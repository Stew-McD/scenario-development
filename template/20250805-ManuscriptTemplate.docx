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AAEB6" w14:textId="77777777" w:rsidR="009C0070" w:rsidRPr="00E46CA3" w:rsidRDefault="00000000">
      <w:pPr>
        <w:spacing w:before="74" w:line="268" w:lineRule="auto"/>
        <w:ind w:left="34" w:right="384" w:hanging="11"/>
        <w:rPr>
          <w:sz w:val="34"/>
          <w:lang w:val="en-GB"/>
        </w:rPr>
      </w:pPr>
      <w:r w:rsidRPr="00E46CA3">
        <w:rPr>
          <w:w w:val="105"/>
          <w:sz w:val="34"/>
          <w:lang w:val="en-GB"/>
        </w:rPr>
        <w:t>T-reX:</w:t>
      </w:r>
      <w:r w:rsidRPr="00E46CA3">
        <w:rPr>
          <w:spacing w:val="-17"/>
          <w:w w:val="105"/>
          <w:sz w:val="34"/>
          <w:lang w:val="en-GB"/>
        </w:rPr>
        <w:t xml:space="preserve"> </w:t>
      </w:r>
      <w:r w:rsidRPr="00E46CA3">
        <w:rPr>
          <w:w w:val="105"/>
          <w:sz w:val="34"/>
          <w:lang w:val="en-GB"/>
        </w:rPr>
        <w:t>Quantifying</w:t>
      </w:r>
      <w:r w:rsidRPr="00E46CA3">
        <w:rPr>
          <w:spacing w:val="-16"/>
          <w:w w:val="105"/>
          <w:sz w:val="34"/>
          <w:lang w:val="en-GB"/>
        </w:rPr>
        <w:t xml:space="preserve"> </w:t>
      </w:r>
      <w:r w:rsidRPr="00E46CA3">
        <w:rPr>
          <w:w w:val="105"/>
          <w:sz w:val="34"/>
          <w:lang w:val="en-GB"/>
        </w:rPr>
        <w:t>waste</w:t>
      </w:r>
      <w:r w:rsidRPr="00E46CA3">
        <w:rPr>
          <w:spacing w:val="-16"/>
          <w:w w:val="105"/>
          <w:sz w:val="34"/>
          <w:lang w:val="en-GB"/>
        </w:rPr>
        <w:t xml:space="preserve"> </w:t>
      </w:r>
      <w:r w:rsidRPr="00E46CA3">
        <w:rPr>
          <w:w w:val="105"/>
          <w:sz w:val="34"/>
          <w:lang w:val="en-GB"/>
        </w:rPr>
        <w:t>and</w:t>
      </w:r>
      <w:r w:rsidRPr="00E46CA3">
        <w:rPr>
          <w:spacing w:val="-16"/>
          <w:w w:val="105"/>
          <w:sz w:val="34"/>
          <w:lang w:val="en-GB"/>
        </w:rPr>
        <w:t xml:space="preserve"> </w:t>
      </w:r>
      <w:r w:rsidRPr="00E46CA3">
        <w:rPr>
          <w:w w:val="105"/>
          <w:sz w:val="34"/>
          <w:lang w:val="en-GB"/>
        </w:rPr>
        <w:t>material</w:t>
      </w:r>
      <w:r w:rsidRPr="00E46CA3">
        <w:rPr>
          <w:spacing w:val="-16"/>
          <w:w w:val="105"/>
          <w:sz w:val="34"/>
          <w:lang w:val="en-GB"/>
        </w:rPr>
        <w:t xml:space="preserve"> </w:t>
      </w:r>
      <w:r w:rsidRPr="00E46CA3">
        <w:rPr>
          <w:w w:val="105"/>
          <w:sz w:val="34"/>
          <w:lang w:val="en-GB"/>
        </w:rPr>
        <w:t>footprints</w:t>
      </w:r>
      <w:r w:rsidRPr="00E46CA3">
        <w:rPr>
          <w:spacing w:val="-16"/>
          <w:w w:val="105"/>
          <w:sz w:val="34"/>
          <w:lang w:val="en-GB"/>
        </w:rPr>
        <w:t xml:space="preserve"> </w:t>
      </w:r>
      <w:r w:rsidRPr="00E46CA3">
        <w:rPr>
          <w:w w:val="105"/>
          <w:sz w:val="34"/>
          <w:lang w:val="en-GB"/>
        </w:rPr>
        <w:t>in</w:t>
      </w:r>
      <w:r w:rsidRPr="00E46CA3">
        <w:rPr>
          <w:spacing w:val="-16"/>
          <w:w w:val="105"/>
          <w:sz w:val="34"/>
          <w:lang w:val="en-GB"/>
        </w:rPr>
        <w:t xml:space="preserve"> </w:t>
      </w:r>
      <w:r w:rsidRPr="00E46CA3">
        <w:rPr>
          <w:w w:val="105"/>
          <w:sz w:val="34"/>
          <w:lang w:val="en-GB"/>
        </w:rPr>
        <w:t>current</w:t>
      </w:r>
      <w:r w:rsidRPr="00E46CA3">
        <w:rPr>
          <w:spacing w:val="-17"/>
          <w:w w:val="105"/>
          <w:sz w:val="34"/>
          <w:lang w:val="en-GB"/>
        </w:rPr>
        <w:t xml:space="preserve"> </w:t>
      </w:r>
      <w:r w:rsidRPr="00E46CA3">
        <w:rPr>
          <w:w w:val="105"/>
          <w:sz w:val="34"/>
          <w:lang w:val="en-GB"/>
        </w:rPr>
        <w:t>and future</w:t>
      </w:r>
      <w:r w:rsidRPr="00E46CA3">
        <w:rPr>
          <w:spacing w:val="-23"/>
          <w:w w:val="105"/>
          <w:sz w:val="34"/>
          <w:lang w:val="en-GB"/>
        </w:rPr>
        <w:t xml:space="preserve"> </w:t>
      </w:r>
      <w:r w:rsidRPr="00E46CA3">
        <w:rPr>
          <w:w w:val="105"/>
          <w:sz w:val="34"/>
          <w:lang w:val="en-GB"/>
        </w:rPr>
        <w:t>Life</w:t>
      </w:r>
      <w:r w:rsidRPr="00E46CA3">
        <w:rPr>
          <w:spacing w:val="-22"/>
          <w:w w:val="105"/>
          <w:sz w:val="34"/>
          <w:lang w:val="en-GB"/>
        </w:rPr>
        <w:t xml:space="preserve"> </w:t>
      </w:r>
      <w:r w:rsidRPr="00E46CA3">
        <w:rPr>
          <w:w w:val="105"/>
          <w:sz w:val="34"/>
          <w:lang w:val="en-GB"/>
        </w:rPr>
        <w:t>Cycle</w:t>
      </w:r>
      <w:r w:rsidRPr="00E46CA3">
        <w:rPr>
          <w:spacing w:val="-22"/>
          <w:w w:val="105"/>
          <w:sz w:val="34"/>
          <w:lang w:val="en-GB"/>
        </w:rPr>
        <w:t xml:space="preserve"> </w:t>
      </w:r>
      <w:r w:rsidRPr="00E46CA3">
        <w:rPr>
          <w:w w:val="105"/>
          <w:sz w:val="34"/>
          <w:lang w:val="en-GB"/>
        </w:rPr>
        <w:t>Assessment</w:t>
      </w:r>
      <w:r w:rsidRPr="00E46CA3">
        <w:rPr>
          <w:spacing w:val="-23"/>
          <w:w w:val="105"/>
          <w:sz w:val="34"/>
          <w:lang w:val="en-GB"/>
        </w:rPr>
        <w:t xml:space="preserve"> </w:t>
      </w:r>
      <w:r w:rsidRPr="00E46CA3">
        <w:rPr>
          <w:w w:val="105"/>
          <w:sz w:val="34"/>
          <w:lang w:val="en-GB"/>
        </w:rPr>
        <w:t>(LCA)</w:t>
      </w:r>
      <w:r w:rsidRPr="00E46CA3">
        <w:rPr>
          <w:spacing w:val="-22"/>
          <w:w w:val="105"/>
          <w:sz w:val="34"/>
          <w:lang w:val="en-GB"/>
        </w:rPr>
        <w:t xml:space="preserve"> </w:t>
      </w:r>
      <w:r w:rsidRPr="00E46CA3">
        <w:rPr>
          <w:w w:val="105"/>
          <w:sz w:val="34"/>
          <w:lang w:val="en-GB"/>
        </w:rPr>
        <w:t>databases</w:t>
      </w:r>
    </w:p>
    <w:p w14:paraId="394D5FD9" w14:textId="79533522" w:rsidR="009C0070" w:rsidRPr="00E46CA3" w:rsidRDefault="00000000">
      <w:pPr>
        <w:spacing w:before="174"/>
        <w:ind w:left="34"/>
        <w:rPr>
          <w:i/>
          <w:sz w:val="24"/>
          <w:lang w:val="es-419"/>
        </w:rPr>
      </w:pPr>
      <w:r w:rsidRPr="00E46CA3">
        <w:rPr>
          <w:color w:val="7F7F7F"/>
          <w:sz w:val="24"/>
          <w:lang w:val="es-419"/>
        </w:rPr>
        <w:t>Stewart</w:t>
      </w:r>
      <w:r w:rsidRPr="00E46CA3">
        <w:rPr>
          <w:color w:val="7F7F7F"/>
          <w:spacing w:val="-5"/>
          <w:sz w:val="24"/>
          <w:lang w:val="es-419"/>
        </w:rPr>
        <w:t xml:space="preserve"> </w:t>
      </w:r>
      <w:r w:rsidRPr="00E46CA3">
        <w:rPr>
          <w:color w:val="7F7F7F"/>
          <w:sz w:val="24"/>
          <w:lang w:val="es-419"/>
        </w:rPr>
        <w:t>Charles</w:t>
      </w:r>
      <w:r w:rsidRPr="00E46CA3">
        <w:rPr>
          <w:color w:val="7F7F7F"/>
          <w:spacing w:val="-4"/>
          <w:sz w:val="24"/>
          <w:lang w:val="es-419"/>
        </w:rPr>
        <w:t xml:space="preserve"> </w:t>
      </w:r>
      <w:r w:rsidRPr="00E46CA3">
        <w:rPr>
          <w:sz w:val="24"/>
          <w:lang w:val="es-419"/>
        </w:rPr>
        <w:t>McDowall</w:t>
      </w:r>
      <w:r w:rsidRPr="00E46CA3">
        <w:rPr>
          <w:i/>
          <w:sz w:val="24"/>
          <w:vertAlign w:val="superscript"/>
          <w:lang w:val="es-419"/>
        </w:rPr>
        <w:t>a</w:t>
      </w:r>
      <w:r w:rsidRPr="00E46CA3">
        <w:rPr>
          <w:sz w:val="24"/>
          <w:vertAlign w:val="superscript"/>
          <w:lang w:val="es-419"/>
        </w:rPr>
        <w:t>,&lt;</w:t>
      </w:r>
      <w:r w:rsidRPr="00E46CA3">
        <w:rPr>
          <w:sz w:val="24"/>
          <w:lang w:val="es-419"/>
        </w:rPr>
        <w:t>,</w:t>
      </w:r>
      <w:r w:rsidRPr="00E46CA3">
        <w:rPr>
          <w:spacing w:val="52"/>
          <w:sz w:val="24"/>
          <w:lang w:val="es-419"/>
        </w:rPr>
        <w:t xml:space="preserve"> </w:t>
      </w:r>
      <w:r w:rsidRPr="00E46CA3">
        <w:rPr>
          <w:color w:val="7F7F7F"/>
          <w:sz w:val="24"/>
          <w:lang w:val="es-419"/>
        </w:rPr>
        <w:t>Elizabeth</w:t>
      </w:r>
      <w:r w:rsidRPr="00E46CA3">
        <w:rPr>
          <w:color w:val="7F7F7F"/>
          <w:spacing w:val="-4"/>
          <w:sz w:val="24"/>
          <w:lang w:val="es-419"/>
        </w:rPr>
        <w:t xml:space="preserve"> </w:t>
      </w:r>
      <w:r w:rsidRPr="00E46CA3">
        <w:rPr>
          <w:sz w:val="24"/>
          <w:lang w:val="es-419"/>
        </w:rPr>
        <w:t>Lanphear</w:t>
      </w:r>
      <w:r w:rsidRPr="00E46CA3">
        <w:rPr>
          <w:i/>
          <w:sz w:val="24"/>
          <w:vertAlign w:val="superscript"/>
          <w:lang w:val="es-419"/>
        </w:rPr>
        <w:t>a</w:t>
      </w:r>
      <w:r w:rsidRPr="00E46CA3">
        <w:rPr>
          <w:sz w:val="24"/>
          <w:lang w:val="es-419"/>
        </w:rPr>
        <w:t>,</w:t>
      </w:r>
      <w:r w:rsidRPr="00E46CA3">
        <w:rPr>
          <w:spacing w:val="52"/>
          <w:sz w:val="24"/>
          <w:lang w:val="es-419"/>
        </w:rPr>
        <w:t xml:space="preserve"> </w:t>
      </w:r>
      <w:r w:rsidRPr="00E46CA3">
        <w:rPr>
          <w:color w:val="7F7F7F"/>
          <w:sz w:val="24"/>
          <w:lang w:val="es-419"/>
        </w:rPr>
        <w:t>Stefano</w:t>
      </w:r>
      <w:r w:rsidRPr="00E46CA3">
        <w:rPr>
          <w:color w:val="7F7F7F"/>
          <w:spacing w:val="-5"/>
          <w:sz w:val="24"/>
          <w:lang w:val="es-419"/>
        </w:rPr>
        <w:t xml:space="preserve"> </w:t>
      </w:r>
      <w:r w:rsidRPr="00E46CA3">
        <w:rPr>
          <w:sz w:val="24"/>
          <w:lang w:val="es-419"/>
        </w:rPr>
        <w:t>Cucurachi</w:t>
      </w:r>
      <w:r w:rsidRPr="00E46CA3">
        <w:rPr>
          <w:i/>
          <w:sz w:val="24"/>
          <w:vertAlign w:val="superscript"/>
          <w:lang w:val="es-419"/>
        </w:rPr>
        <w:t>a</w:t>
      </w:r>
      <w:r w:rsidRPr="00E46CA3">
        <w:rPr>
          <w:i/>
          <w:spacing w:val="5"/>
          <w:sz w:val="24"/>
          <w:lang w:val="es-419"/>
        </w:rPr>
        <w:t xml:space="preserve"> </w:t>
      </w:r>
      <w:r w:rsidRPr="00E46CA3">
        <w:rPr>
          <w:sz w:val="24"/>
          <w:lang w:val="es-419"/>
        </w:rPr>
        <w:t>and</w:t>
      </w:r>
      <w:r w:rsidRPr="00E46CA3">
        <w:rPr>
          <w:spacing w:val="53"/>
          <w:sz w:val="24"/>
          <w:lang w:val="es-419"/>
        </w:rPr>
        <w:t xml:space="preserve"> </w:t>
      </w:r>
      <w:r w:rsidRPr="00E46CA3">
        <w:rPr>
          <w:color w:val="7F7F7F"/>
          <w:sz w:val="24"/>
          <w:lang w:val="es-419"/>
        </w:rPr>
        <w:t>Carlos</w:t>
      </w:r>
      <w:r w:rsidRPr="00E46CA3">
        <w:rPr>
          <w:color w:val="7F7F7F"/>
          <w:spacing w:val="-5"/>
          <w:sz w:val="24"/>
          <w:lang w:val="es-419"/>
        </w:rPr>
        <w:t xml:space="preserve"> </w:t>
      </w:r>
      <w:r w:rsidRPr="00E46CA3">
        <w:rPr>
          <w:color w:val="7F7F7F"/>
          <w:sz w:val="24"/>
          <w:lang w:val="es-419"/>
        </w:rPr>
        <w:t>Felipe</w:t>
      </w:r>
      <w:r w:rsidRPr="00E46CA3">
        <w:rPr>
          <w:color w:val="7F7F7F"/>
          <w:spacing w:val="-5"/>
          <w:sz w:val="24"/>
          <w:lang w:val="es-419"/>
        </w:rPr>
        <w:t xml:space="preserve"> </w:t>
      </w:r>
      <w:r w:rsidRPr="00E46CA3">
        <w:rPr>
          <w:spacing w:val="-2"/>
          <w:sz w:val="24"/>
          <w:lang w:val="es-419"/>
        </w:rPr>
        <w:t>Blanco</w:t>
      </w:r>
      <w:r w:rsidRPr="00E46CA3">
        <w:rPr>
          <w:i/>
          <w:spacing w:val="-2"/>
          <w:sz w:val="24"/>
          <w:vertAlign w:val="superscript"/>
          <w:lang w:val="es-419"/>
        </w:rPr>
        <w:t>a</w:t>
      </w:r>
      <w:r w:rsidR="00E46CA3" w:rsidRPr="00E46CA3">
        <w:rPr>
          <w:i/>
          <w:spacing w:val="-2"/>
          <w:sz w:val="24"/>
          <w:vertAlign w:val="superscript"/>
          <w:lang w:val="es-419"/>
        </w:rPr>
        <w:t>,</w:t>
      </w:r>
      <w:r w:rsidR="00E46CA3">
        <w:rPr>
          <w:i/>
          <w:spacing w:val="-2"/>
          <w:sz w:val="24"/>
          <w:vertAlign w:val="superscript"/>
          <w:lang w:val="es-419"/>
        </w:rPr>
        <w:t>b</w:t>
      </w:r>
    </w:p>
    <w:p w14:paraId="6862D8AD" w14:textId="712BAD22" w:rsidR="009C0070" w:rsidRDefault="00000000">
      <w:pPr>
        <w:spacing w:before="205"/>
        <w:ind w:left="34"/>
        <w:rPr>
          <w:i/>
          <w:spacing w:val="-4"/>
          <w:sz w:val="16"/>
          <w:lang w:val="en-GB"/>
        </w:rPr>
      </w:pPr>
      <w:r w:rsidRPr="00E46CA3">
        <w:rPr>
          <w:i/>
          <w:spacing w:val="-4"/>
          <w:position w:val="6"/>
          <w:sz w:val="12"/>
          <w:lang w:val="en-GB"/>
        </w:rPr>
        <w:t>a</w:t>
      </w:r>
      <w:r w:rsidRPr="00E46CA3">
        <w:rPr>
          <w:i/>
          <w:spacing w:val="-4"/>
          <w:sz w:val="16"/>
          <w:lang w:val="en-GB"/>
        </w:rPr>
        <w:t>Institute</w:t>
      </w:r>
      <w:r w:rsidRPr="00E46CA3">
        <w:rPr>
          <w:i/>
          <w:spacing w:val="-3"/>
          <w:sz w:val="16"/>
          <w:lang w:val="en-GB"/>
        </w:rPr>
        <w:t xml:space="preserve"> </w:t>
      </w:r>
      <w:r w:rsidRPr="00E46CA3">
        <w:rPr>
          <w:i/>
          <w:spacing w:val="-4"/>
          <w:sz w:val="16"/>
          <w:lang w:val="en-GB"/>
        </w:rPr>
        <w:t>of</w:t>
      </w:r>
      <w:r w:rsidRPr="00E46CA3">
        <w:rPr>
          <w:i/>
          <w:spacing w:val="-2"/>
          <w:sz w:val="16"/>
          <w:lang w:val="en-GB"/>
        </w:rPr>
        <w:t xml:space="preserve"> </w:t>
      </w:r>
      <w:r w:rsidRPr="00E46CA3">
        <w:rPr>
          <w:i/>
          <w:spacing w:val="-4"/>
          <w:sz w:val="16"/>
          <w:lang w:val="en-GB"/>
        </w:rPr>
        <w:t>Environmental</w:t>
      </w:r>
      <w:r w:rsidRPr="00E46CA3">
        <w:rPr>
          <w:i/>
          <w:spacing w:val="-3"/>
          <w:sz w:val="16"/>
          <w:lang w:val="en-GB"/>
        </w:rPr>
        <w:t xml:space="preserve"> </w:t>
      </w:r>
      <w:r w:rsidRPr="00E46CA3">
        <w:rPr>
          <w:i/>
          <w:spacing w:val="-4"/>
          <w:sz w:val="16"/>
          <w:lang w:val="en-GB"/>
        </w:rPr>
        <w:t>Sciences</w:t>
      </w:r>
      <w:r w:rsidRPr="00E46CA3">
        <w:rPr>
          <w:i/>
          <w:spacing w:val="-2"/>
          <w:sz w:val="16"/>
          <w:lang w:val="en-GB"/>
        </w:rPr>
        <w:t xml:space="preserve"> </w:t>
      </w:r>
      <w:r w:rsidRPr="00E46CA3">
        <w:rPr>
          <w:i/>
          <w:spacing w:val="-4"/>
          <w:sz w:val="16"/>
          <w:lang w:val="en-GB"/>
        </w:rPr>
        <w:t>(CML),</w:t>
      </w:r>
      <w:r w:rsidRPr="00E46CA3">
        <w:rPr>
          <w:i/>
          <w:spacing w:val="-2"/>
          <w:sz w:val="16"/>
          <w:lang w:val="en-GB"/>
        </w:rPr>
        <w:t xml:space="preserve"> </w:t>
      </w:r>
      <w:r w:rsidRPr="00E46CA3">
        <w:rPr>
          <w:i/>
          <w:spacing w:val="-4"/>
          <w:sz w:val="16"/>
          <w:lang w:val="en-GB"/>
        </w:rPr>
        <w:t>Leiden</w:t>
      </w:r>
      <w:r w:rsidRPr="00E46CA3">
        <w:rPr>
          <w:i/>
          <w:spacing w:val="-3"/>
          <w:sz w:val="16"/>
          <w:lang w:val="en-GB"/>
        </w:rPr>
        <w:t xml:space="preserve"> </w:t>
      </w:r>
      <w:r w:rsidRPr="00E46CA3">
        <w:rPr>
          <w:i/>
          <w:spacing w:val="-4"/>
          <w:sz w:val="16"/>
          <w:lang w:val="en-GB"/>
        </w:rPr>
        <w:t>University,</w:t>
      </w:r>
      <w:r w:rsidRPr="00E46CA3">
        <w:rPr>
          <w:i/>
          <w:spacing w:val="-2"/>
          <w:sz w:val="16"/>
          <w:lang w:val="en-GB"/>
        </w:rPr>
        <w:t xml:space="preserve"> </w:t>
      </w:r>
      <w:r w:rsidRPr="00E46CA3">
        <w:rPr>
          <w:i/>
          <w:spacing w:val="-4"/>
          <w:sz w:val="16"/>
          <w:lang w:val="en-GB"/>
        </w:rPr>
        <w:t>P.O.</w:t>
      </w:r>
      <w:r w:rsidRPr="00E46CA3">
        <w:rPr>
          <w:i/>
          <w:spacing w:val="-3"/>
          <w:sz w:val="16"/>
          <w:lang w:val="en-GB"/>
        </w:rPr>
        <w:t xml:space="preserve"> </w:t>
      </w:r>
      <w:r w:rsidRPr="00E46CA3">
        <w:rPr>
          <w:i/>
          <w:spacing w:val="-4"/>
          <w:sz w:val="16"/>
          <w:lang w:val="en-GB"/>
        </w:rPr>
        <w:t>Box</w:t>
      </w:r>
      <w:r w:rsidRPr="00E46CA3">
        <w:rPr>
          <w:i/>
          <w:spacing w:val="-2"/>
          <w:sz w:val="16"/>
          <w:lang w:val="en-GB"/>
        </w:rPr>
        <w:t xml:space="preserve"> </w:t>
      </w:r>
      <w:r w:rsidRPr="00E46CA3">
        <w:rPr>
          <w:i/>
          <w:spacing w:val="-4"/>
          <w:sz w:val="16"/>
          <w:lang w:val="en-GB"/>
        </w:rPr>
        <w:t>9518,</w:t>
      </w:r>
      <w:r w:rsidRPr="00E46CA3">
        <w:rPr>
          <w:i/>
          <w:spacing w:val="-2"/>
          <w:sz w:val="16"/>
          <w:lang w:val="en-GB"/>
        </w:rPr>
        <w:t xml:space="preserve"> </w:t>
      </w:r>
      <w:r w:rsidRPr="00E46CA3">
        <w:rPr>
          <w:i/>
          <w:spacing w:val="-4"/>
          <w:sz w:val="16"/>
          <w:lang w:val="en-GB"/>
        </w:rPr>
        <w:t>Leiden,</w:t>
      </w:r>
      <w:r w:rsidRPr="00E46CA3">
        <w:rPr>
          <w:i/>
          <w:spacing w:val="-3"/>
          <w:sz w:val="16"/>
          <w:lang w:val="en-GB"/>
        </w:rPr>
        <w:t xml:space="preserve"> </w:t>
      </w:r>
      <w:r w:rsidRPr="00E46CA3">
        <w:rPr>
          <w:i/>
          <w:spacing w:val="-4"/>
          <w:sz w:val="16"/>
          <w:lang w:val="en-GB"/>
        </w:rPr>
        <w:t>2300RA,</w:t>
      </w:r>
      <w:r w:rsidRPr="00E46CA3">
        <w:rPr>
          <w:i/>
          <w:spacing w:val="-2"/>
          <w:sz w:val="16"/>
          <w:lang w:val="en-GB"/>
        </w:rPr>
        <w:t xml:space="preserve"> </w:t>
      </w:r>
      <w:r w:rsidRPr="00E46CA3">
        <w:rPr>
          <w:i/>
          <w:spacing w:val="-4"/>
          <w:sz w:val="16"/>
          <w:lang w:val="en-GB"/>
        </w:rPr>
        <w:t>South</w:t>
      </w:r>
      <w:r w:rsidRPr="00E46CA3">
        <w:rPr>
          <w:i/>
          <w:spacing w:val="-2"/>
          <w:sz w:val="16"/>
          <w:lang w:val="en-GB"/>
        </w:rPr>
        <w:t xml:space="preserve"> </w:t>
      </w:r>
      <w:r w:rsidRPr="00E46CA3">
        <w:rPr>
          <w:i/>
          <w:spacing w:val="-4"/>
          <w:sz w:val="16"/>
          <w:lang w:val="en-GB"/>
        </w:rPr>
        <w:t>Holland,</w:t>
      </w:r>
      <w:r w:rsidRPr="00E46CA3">
        <w:rPr>
          <w:i/>
          <w:spacing w:val="-3"/>
          <w:sz w:val="16"/>
          <w:lang w:val="en-GB"/>
        </w:rPr>
        <w:t xml:space="preserve"> </w:t>
      </w:r>
      <w:r w:rsidRPr="00E46CA3">
        <w:rPr>
          <w:i/>
          <w:spacing w:val="-4"/>
          <w:sz w:val="16"/>
          <w:lang w:val="en-GB"/>
        </w:rPr>
        <w:t>The</w:t>
      </w:r>
      <w:r w:rsidRPr="00E46CA3">
        <w:rPr>
          <w:i/>
          <w:spacing w:val="-2"/>
          <w:sz w:val="16"/>
          <w:lang w:val="en-GB"/>
        </w:rPr>
        <w:t xml:space="preserve"> </w:t>
      </w:r>
      <w:r w:rsidRPr="00E46CA3">
        <w:rPr>
          <w:i/>
          <w:spacing w:val="-4"/>
          <w:sz w:val="16"/>
          <w:lang w:val="en-GB"/>
        </w:rPr>
        <w:t>Netherlands</w:t>
      </w:r>
    </w:p>
    <w:p w14:paraId="54F502A5" w14:textId="2117B274" w:rsidR="00E46CA3" w:rsidRPr="00E46CA3" w:rsidRDefault="00E46CA3" w:rsidP="00E46CA3">
      <w:pPr>
        <w:spacing w:before="205"/>
        <w:ind w:left="34"/>
        <w:rPr>
          <w:i/>
          <w:sz w:val="16"/>
          <w:lang w:val="en-GB"/>
        </w:rPr>
      </w:pPr>
      <w:r>
        <w:rPr>
          <w:i/>
          <w:spacing w:val="-4"/>
          <w:position w:val="6"/>
          <w:sz w:val="12"/>
          <w:lang w:val="en-GB"/>
        </w:rPr>
        <w:t>b</w:t>
      </w:r>
      <w:r>
        <w:rPr>
          <w:i/>
          <w:spacing w:val="-4"/>
          <w:sz w:val="16"/>
          <w:lang w:val="en-GB"/>
        </w:rPr>
        <w:t>Netherlands Organisation for Applied Scientific Research (TNO)</w:t>
      </w:r>
      <w:r w:rsidRPr="00E46CA3">
        <w:rPr>
          <w:i/>
          <w:spacing w:val="-4"/>
          <w:sz w:val="16"/>
          <w:lang w:val="en-GB"/>
        </w:rPr>
        <w:t>,</w:t>
      </w:r>
      <w:r w:rsidRPr="00E46CA3">
        <w:rPr>
          <w:i/>
          <w:spacing w:val="-3"/>
          <w:sz w:val="16"/>
          <w:lang w:val="en-GB"/>
        </w:rPr>
        <w:t xml:space="preserve"> Princetonlaan 6</w:t>
      </w:r>
      <w:r>
        <w:rPr>
          <w:i/>
          <w:spacing w:val="-3"/>
          <w:sz w:val="16"/>
          <w:lang w:val="en-GB"/>
        </w:rPr>
        <w:t xml:space="preserve">, </w:t>
      </w:r>
      <w:r w:rsidRPr="00E46CA3">
        <w:rPr>
          <w:i/>
          <w:spacing w:val="-3"/>
          <w:sz w:val="16"/>
          <w:lang w:val="en-GB"/>
        </w:rPr>
        <w:t>3584 CB</w:t>
      </w:r>
      <w:r>
        <w:rPr>
          <w:i/>
          <w:spacing w:val="-3"/>
          <w:sz w:val="16"/>
          <w:lang w:val="en-GB"/>
        </w:rPr>
        <w:t>,</w:t>
      </w:r>
      <w:r w:rsidRPr="00E46CA3">
        <w:rPr>
          <w:i/>
          <w:spacing w:val="-3"/>
          <w:sz w:val="16"/>
          <w:lang w:val="en-GB"/>
        </w:rPr>
        <w:t xml:space="preserve"> Utrecht</w:t>
      </w:r>
      <w:r>
        <w:rPr>
          <w:i/>
          <w:spacing w:val="-3"/>
          <w:sz w:val="16"/>
          <w:lang w:val="en-GB"/>
        </w:rPr>
        <w:t xml:space="preserve">, </w:t>
      </w:r>
      <w:r w:rsidRPr="00E46CA3">
        <w:rPr>
          <w:i/>
          <w:spacing w:val="-4"/>
          <w:sz w:val="16"/>
          <w:lang w:val="en-GB"/>
        </w:rPr>
        <w:t>The</w:t>
      </w:r>
      <w:r w:rsidRPr="00E46CA3">
        <w:rPr>
          <w:i/>
          <w:spacing w:val="-2"/>
          <w:sz w:val="16"/>
          <w:lang w:val="en-GB"/>
        </w:rPr>
        <w:t xml:space="preserve"> </w:t>
      </w:r>
      <w:r w:rsidRPr="00E46CA3">
        <w:rPr>
          <w:i/>
          <w:spacing w:val="-4"/>
          <w:sz w:val="16"/>
          <w:lang w:val="en-GB"/>
        </w:rPr>
        <w:t>Netherlands</w:t>
      </w:r>
    </w:p>
    <w:p w14:paraId="331F64AD" w14:textId="77777777" w:rsidR="009C0070" w:rsidRPr="00E46CA3" w:rsidRDefault="00000000">
      <w:pPr>
        <w:pStyle w:val="BodyText"/>
        <w:spacing w:before="3"/>
        <w:rPr>
          <w:i/>
          <w:sz w:val="15"/>
          <w:lang w:val="en-GB"/>
        </w:rPr>
      </w:pPr>
      <w:r w:rsidRPr="00E46CA3">
        <w:rPr>
          <w:i/>
          <w:noProof/>
          <w:sz w:val="15"/>
          <w:lang w:val="en-GB"/>
        </w:rPr>
        <mc:AlternateContent>
          <mc:Choice Requires="wps">
            <w:drawing>
              <wp:anchor distT="0" distB="0" distL="0" distR="0" simplePos="0" relativeHeight="251710464" behindDoc="1" locked="0" layoutInCell="1" allowOverlap="1" wp14:anchorId="045D3977" wp14:editId="0772352B">
                <wp:simplePos x="0" y="0"/>
                <wp:positionH relativeFrom="page">
                  <wp:posOffset>651600</wp:posOffset>
                </wp:positionH>
                <wp:positionV relativeFrom="paragraph">
                  <wp:posOffset>127285</wp:posOffset>
                </wp:positionV>
                <wp:extent cx="625729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9" y="0"/>
                              </a:lnTo>
                            </a:path>
                          </a:pathLst>
                        </a:custGeom>
                        <a:ln w="5060">
                          <a:solidFill>
                            <a:srgbClr val="7F7F7F"/>
                          </a:solidFill>
                          <a:prstDash val="solid"/>
                        </a:ln>
                      </wps:spPr>
                      <wps:bodyPr wrap="square" lIns="0" tIns="0" rIns="0" bIns="0" rtlCol="0">
                        <a:prstTxWarp prst="textNoShape">
                          <a:avLst/>
                        </a:prstTxWarp>
                        <a:noAutofit/>
                      </wps:bodyPr>
                    </wps:wsp>
                  </a:graphicData>
                </a:graphic>
              </wp:anchor>
            </w:drawing>
          </mc:Choice>
          <mc:Fallback>
            <w:pict>
              <v:shape w14:anchorId="67B65EC8" id="Graphic 7" o:spid="_x0000_s1026" style="position:absolute;margin-left:51.3pt;margin-top:10pt;width:492.7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625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" path="m,l6256799,e" filled="f" strokecolor="#7f7f7f" strokeweight=".14056mm">
                <v:path arrowok="t"/>
                <w10:wrap type="topAndBottom" anchorx="page"/>
              </v:shape>
            </w:pict>
          </mc:Fallback>
        </mc:AlternateContent>
      </w:r>
    </w:p>
    <w:p w14:paraId="5666160A" w14:textId="77777777" w:rsidR="009C0070" w:rsidRPr="00E46CA3" w:rsidRDefault="009C0070">
      <w:pPr>
        <w:pStyle w:val="BodyText"/>
        <w:spacing w:before="1"/>
        <w:rPr>
          <w:i/>
          <w:sz w:val="6"/>
          <w:lang w:val="en-GB"/>
        </w:rPr>
      </w:pPr>
    </w:p>
    <w:p w14:paraId="25686BA1" w14:textId="77777777" w:rsidR="009C0070" w:rsidRPr="00E46CA3" w:rsidRDefault="009C0070">
      <w:pPr>
        <w:pStyle w:val="BodyText"/>
        <w:rPr>
          <w:i/>
          <w:sz w:val="6"/>
          <w:lang w:val="en-GB"/>
        </w:rPr>
        <w:sectPr w:rsidR="009C0070" w:rsidRPr="00E46CA3" w:rsidSect="00C33120">
          <w:headerReference w:type="default" r:id="rId7"/>
          <w:footerReference w:type="default" r:id="rId8"/>
          <w:pgSz w:w="11910" w:h="15880"/>
          <w:pgMar w:top="1008" w:right="1008" w:bottom="1008" w:left="994" w:header="0" w:footer="517" w:gutter="0"/>
          <w:pgNumType w:start="1"/>
          <w:cols w:space="720"/>
        </w:sectPr>
      </w:pPr>
    </w:p>
    <w:p w14:paraId="28265724" w14:textId="4961AA11" w:rsidR="009C0070" w:rsidRPr="00E46CA3" w:rsidRDefault="00000000" w:rsidP="00C33120">
      <w:pPr>
        <w:pStyle w:val="Heading1"/>
        <w:tabs>
          <w:tab w:val="left" w:pos="328"/>
        </w:tabs>
        <w:spacing w:before="78"/>
        <w:ind w:left="34"/>
        <w:rPr>
          <w:spacing w:val="-2"/>
          <w:lang w:val="en-GB"/>
        </w:rPr>
      </w:pPr>
      <w:r w:rsidRPr="00E46CA3">
        <w:rPr>
          <w:spacing w:val="-2"/>
          <w:lang w:val="en-GB"/>
        </w:rPr>
        <w:lastRenderedPageBreak/>
        <w:t>Abstract</w:t>
      </w:r>
    </w:p>
    <w:p w14:paraId="458DD310" w14:textId="7DC00D2D" w:rsidR="00C33120" w:rsidRPr="00E46CA3" w:rsidRDefault="00C33120" w:rsidP="00C33120">
      <w:pPr>
        <w:pStyle w:val="BodyText"/>
        <w:spacing w:before="70"/>
        <w:ind w:left="27"/>
        <w:rPr>
          <w:lang w:val="en-GB"/>
        </w:rPr>
      </w:pPr>
      <w:r w:rsidRPr="00E46CA3">
        <w:rPr>
          <w:lang w:val="en-GB"/>
        </w:rPr>
        <w:t>The quintessential principle of the circular economy is to minimise material consumption and waste generation. Thus, identifying and quantifying waste and material flows is critical.</w:t>
      </w:r>
      <w:r w:rsidR="00FA48A2" w:rsidRPr="00E46CA3">
        <w:rPr>
          <w:lang w:val="en-GB"/>
        </w:rPr>
        <w:t xml:space="preserve"> </w:t>
      </w:r>
      <w:r w:rsidRPr="00E46CA3">
        <w:rPr>
          <w:lang w:val="en-GB"/>
        </w:rPr>
        <w:t>Life Cycle Assessment (LCA) is a powerful quantitative method for this, especially given its capacity to expose the details of an activity’s entire life cycle, often guiding the implementation of circular principles to where they could be most effective.</w:t>
      </w:r>
      <w:r w:rsidR="00FA48A2" w:rsidRPr="00E46CA3">
        <w:rPr>
          <w:lang w:val="en-GB"/>
        </w:rPr>
        <w:t xml:space="preserve"> </w:t>
      </w:r>
      <w:r w:rsidRPr="00E46CA3">
        <w:rPr>
          <w:lang w:val="en-GB"/>
        </w:rPr>
        <w:t xml:space="preserve">Pursuant to these goals the authors have developed ‘T-reX’, an analytical tool for LCA, written in Python. T-reX extends on the existing computational ecosystem </w:t>
      </w:r>
      <w:r w:rsidRPr="00E46CA3">
        <w:rPr>
          <w:lang w:val="en-GB"/>
        </w:rPr>
        <w:t>centred</w:t>
      </w:r>
      <w:r w:rsidRPr="00E46CA3">
        <w:rPr>
          <w:lang w:val="en-GB"/>
        </w:rPr>
        <w:t xml:space="preserve"> on </w:t>
      </w:r>
      <w:r w:rsidR="00834F9B" w:rsidRPr="00E46CA3">
        <w:rPr>
          <w:lang w:val="en-GB"/>
        </w:rPr>
        <w:t>Brightway</w:t>
      </w:r>
      <w:r w:rsidRPr="00E46CA3">
        <w:rPr>
          <w:lang w:val="en-GB"/>
        </w:rPr>
        <w:t xml:space="preserve"> and Premise and can facilitate the quantification of user-defined supply chain demands for activities in current and prospective scenarios. T-reX streamlines database manipulation for LCA practitioners, integrating methods to aggregate and analyse demand inventories that could expose hotspots of hidden risk.</w:t>
      </w:r>
      <w:r w:rsidR="00FA48A2" w:rsidRPr="00E46CA3">
        <w:rPr>
          <w:lang w:val="en-GB"/>
        </w:rPr>
        <w:t xml:space="preserve"> </w:t>
      </w:r>
      <w:r w:rsidRPr="00E46CA3">
        <w:rPr>
          <w:lang w:val="en-GB"/>
        </w:rPr>
        <w:t>With a simple case study using lithium-ion batteries, we demonstrate some of T-reX’s potential by detailing and exploring aspects of their waste and material footprints. Since such footprints are often linked to negative externalities, T-reX could support sustainable decision-making and contribute to the development of the circular economy by promoting the understanding of our material consumption and waste generation.</w:t>
      </w:r>
    </w:p>
    <w:p w14:paraId="6CE6F5A2" w14:textId="77777777" w:rsidR="00C33120" w:rsidRPr="00E46CA3" w:rsidRDefault="00C33120" w:rsidP="00C33120">
      <w:pPr>
        <w:pStyle w:val="BodyText"/>
        <w:spacing w:before="70"/>
        <w:ind w:left="27"/>
        <w:rPr>
          <w:lang w:val="en-GB"/>
        </w:rPr>
      </w:pPr>
      <w:r w:rsidRPr="00E46CA3">
        <w:rPr>
          <w:lang w:val="en-GB"/>
        </w:rPr>
        <w:t xml:space="preserve"> </w:t>
      </w:r>
    </w:p>
    <w:p w14:paraId="31FACD99" w14:textId="77777777" w:rsidR="00C33120" w:rsidRPr="00E46CA3" w:rsidRDefault="00C33120">
      <w:pPr>
        <w:rPr>
          <w:b/>
          <w:bCs/>
          <w:spacing w:val="-2"/>
          <w:sz w:val="24"/>
          <w:szCs w:val="24"/>
          <w:lang w:val="en-GB"/>
        </w:rPr>
      </w:pPr>
      <w:r w:rsidRPr="00E46CA3">
        <w:rPr>
          <w:spacing w:val="-2"/>
          <w:lang w:val="en-GB"/>
        </w:rPr>
        <w:br w:type="page"/>
      </w:r>
    </w:p>
    <w:p w14:paraId="70DBE64B" w14:textId="77777777" w:rsidR="00C33120" w:rsidRPr="00E46CA3" w:rsidRDefault="00C33120" w:rsidP="00C33120">
      <w:pPr>
        <w:spacing w:before="105" w:line="251" w:lineRule="exact"/>
        <w:ind w:left="34"/>
        <w:rPr>
          <w:rFonts w:ascii="Arial Black"/>
          <w:sz w:val="18"/>
          <w:lang w:val="en-GB"/>
        </w:rPr>
      </w:pPr>
      <w:r w:rsidRPr="00E46CA3">
        <w:rPr>
          <w:rFonts w:ascii="Arial Black"/>
          <w:spacing w:val="-2"/>
          <w:w w:val="85"/>
          <w:sz w:val="18"/>
          <w:lang w:val="en-GB"/>
        </w:rPr>
        <w:lastRenderedPageBreak/>
        <w:t>Table</w:t>
      </w:r>
      <w:r w:rsidRPr="00E46CA3">
        <w:rPr>
          <w:rFonts w:ascii="Arial Black"/>
          <w:spacing w:val="-4"/>
          <w:w w:val="95"/>
          <w:sz w:val="18"/>
          <w:lang w:val="en-GB"/>
        </w:rPr>
        <w:t xml:space="preserve"> </w:t>
      </w:r>
      <w:r w:rsidRPr="00E46CA3">
        <w:rPr>
          <w:rFonts w:ascii="Arial Black"/>
          <w:spacing w:val="-12"/>
          <w:w w:val="95"/>
          <w:sz w:val="18"/>
          <w:lang w:val="en-GB"/>
        </w:rPr>
        <w:t>1</w:t>
      </w:r>
    </w:p>
    <w:p w14:paraId="3F1ED138" w14:textId="77777777" w:rsidR="00C33120" w:rsidRDefault="00C33120" w:rsidP="00E46CA3">
      <w:pPr>
        <w:rPr>
          <w:i/>
          <w:iCs/>
          <w:lang w:val="en-GB"/>
        </w:rPr>
      </w:pPr>
      <w:r w:rsidRPr="00E46CA3">
        <w:rPr>
          <w:i/>
          <w:iCs/>
          <w:lang w:val="en-GB"/>
        </w:rPr>
        <w:t>List</w:t>
      </w:r>
      <w:r w:rsidRPr="00E46CA3">
        <w:rPr>
          <w:i/>
          <w:iCs/>
          <w:spacing w:val="7"/>
          <w:lang w:val="en-GB"/>
        </w:rPr>
        <w:t xml:space="preserve"> </w:t>
      </w:r>
      <w:r w:rsidRPr="00E46CA3">
        <w:rPr>
          <w:i/>
          <w:iCs/>
          <w:lang w:val="en-GB"/>
        </w:rPr>
        <w:t>of</w:t>
      </w:r>
      <w:r w:rsidRPr="00E46CA3">
        <w:rPr>
          <w:i/>
          <w:iCs/>
          <w:spacing w:val="10"/>
          <w:lang w:val="en-GB"/>
        </w:rPr>
        <w:t xml:space="preserve"> </w:t>
      </w:r>
      <w:r w:rsidRPr="00E46CA3">
        <w:rPr>
          <w:i/>
          <w:iCs/>
          <w:lang w:val="en-GB"/>
        </w:rPr>
        <w:t>abbreviations</w:t>
      </w:r>
    </w:p>
    <w:p w14:paraId="61D31CC6" w14:textId="77777777" w:rsidR="00E46CA3" w:rsidRPr="00E46CA3" w:rsidRDefault="00E46CA3" w:rsidP="00E46CA3">
      <w:pPr>
        <w:rPr>
          <w:i/>
          <w:iCs/>
          <w:lang w:val="en-GB"/>
        </w:rPr>
      </w:pPr>
    </w:p>
    <w:p w14:paraId="7D45B68C" w14:textId="77777777" w:rsidR="00E46CA3" w:rsidRDefault="00C33120" w:rsidP="00E46CA3">
      <w:pPr>
        <w:pStyle w:val="BodyText"/>
        <w:tabs>
          <w:tab w:val="left" w:pos="1170"/>
        </w:tabs>
        <w:rPr>
          <w:lang w:val="en-GB"/>
        </w:rPr>
      </w:pPr>
      <w:r w:rsidRPr="00E46CA3">
        <w:rPr>
          <w:lang w:val="en-GB"/>
        </w:rPr>
        <w:t>CCS</w:t>
      </w:r>
      <w:r w:rsidRPr="00E46CA3">
        <w:rPr>
          <w:lang w:val="en-GB"/>
        </w:rPr>
        <w:tab/>
        <w:t>Carbon Capture and Storage</w:t>
      </w:r>
    </w:p>
    <w:p w14:paraId="793ADDCA" w14:textId="76791E01" w:rsidR="00C33120" w:rsidRPr="00E46CA3" w:rsidRDefault="00C33120" w:rsidP="00E46CA3">
      <w:pPr>
        <w:pStyle w:val="BodyText"/>
        <w:tabs>
          <w:tab w:val="left" w:pos="1170"/>
        </w:tabs>
        <w:rPr>
          <w:lang w:val="en-GB"/>
        </w:rPr>
      </w:pPr>
      <w:r w:rsidRPr="00E46CA3">
        <w:rPr>
          <w:lang w:val="en-GB"/>
        </w:rPr>
        <w:t>CF</w:t>
      </w:r>
      <w:r w:rsidRPr="00E46CA3">
        <w:rPr>
          <w:lang w:val="en-GB"/>
        </w:rPr>
        <w:tab/>
        <w:t>Carbon Footprint</w:t>
      </w:r>
    </w:p>
    <w:p w14:paraId="625B8764" w14:textId="77777777" w:rsidR="00C33120" w:rsidRPr="00E46CA3" w:rsidRDefault="00C33120" w:rsidP="00E46CA3">
      <w:pPr>
        <w:pStyle w:val="BodyText"/>
        <w:tabs>
          <w:tab w:val="left" w:pos="1170"/>
        </w:tabs>
        <w:rPr>
          <w:lang w:val="en-GB"/>
        </w:rPr>
      </w:pPr>
      <w:r w:rsidRPr="00E46CA3">
        <w:rPr>
          <w:lang w:val="en-GB"/>
        </w:rPr>
        <w:t>EF</w:t>
      </w:r>
      <w:r w:rsidRPr="00E46CA3">
        <w:rPr>
          <w:lang w:val="en-GB"/>
        </w:rPr>
        <w:tab/>
        <w:t>Ecological Footprint</w:t>
      </w:r>
    </w:p>
    <w:p w14:paraId="3B6B4DD7" w14:textId="77777777" w:rsidR="00E46CA3" w:rsidRDefault="00C33120" w:rsidP="00E46CA3">
      <w:pPr>
        <w:pStyle w:val="BodyText"/>
        <w:tabs>
          <w:tab w:val="left" w:pos="1170"/>
        </w:tabs>
        <w:rPr>
          <w:lang w:val="en-GB"/>
        </w:rPr>
      </w:pPr>
      <w:r w:rsidRPr="00E46CA3">
        <w:rPr>
          <w:lang w:val="en-GB"/>
        </w:rPr>
        <w:t>CML</w:t>
      </w:r>
      <w:r w:rsidRPr="00E46CA3">
        <w:rPr>
          <w:lang w:val="en-GB"/>
        </w:rPr>
        <w:tab/>
        <w:t xml:space="preserve">Centrum voor Milieuwetenschappen (Centre for Environmental Science) </w:t>
      </w:r>
    </w:p>
    <w:p w14:paraId="6C65EEA7" w14:textId="0AB42139" w:rsidR="00C33120" w:rsidRPr="00E46CA3" w:rsidRDefault="00C33120" w:rsidP="00E46CA3">
      <w:pPr>
        <w:pStyle w:val="BodyText"/>
        <w:tabs>
          <w:tab w:val="left" w:pos="1170"/>
        </w:tabs>
        <w:rPr>
          <w:lang w:val="en-GB"/>
        </w:rPr>
      </w:pPr>
      <w:r w:rsidRPr="00E46CA3">
        <w:rPr>
          <w:lang w:val="en-GB"/>
        </w:rPr>
        <w:t>CRM</w:t>
      </w:r>
      <w:r w:rsidRPr="00E46CA3">
        <w:rPr>
          <w:lang w:val="en-GB"/>
        </w:rPr>
        <w:tab/>
        <w:t>Critical Raw Material</w:t>
      </w:r>
    </w:p>
    <w:p w14:paraId="3384372B" w14:textId="77777777" w:rsidR="00E46CA3" w:rsidRDefault="00C33120" w:rsidP="00E46CA3">
      <w:pPr>
        <w:pStyle w:val="BodyText"/>
        <w:tabs>
          <w:tab w:val="left" w:pos="1170"/>
        </w:tabs>
        <w:rPr>
          <w:lang w:val="en-GB"/>
        </w:rPr>
      </w:pPr>
      <w:r w:rsidRPr="00E46CA3">
        <w:rPr>
          <w:lang w:val="en-GB"/>
        </w:rPr>
        <w:t>CPC</w:t>
      </w:r>
      <w:r w:rsidRPr="00E46CA3">
        <w:rPr>
          <w:lang w:val="en-GB"/>
        </w:rPr>
        <w:tab/>
        <w:t xml:space="preserve">Cooperative Patent Classification </w:t>
      </w:r>
    </w:p>
    <w:p w14:paraId="1D816904" w14:textId="1F810407" w:rsidR="00C33120" w:rsidRPr="00E46CA3" w:rsidRDefault="00C33120" w:rsidP="00E46CA3">
      <w:pPr>
        <w:pStyle w:val="BodyText"/>
        <w:tabs>
          <w:tab w:val="left" w:pos="1170"/>
        </w:tabs>
        <w:rPr>
          <w:lang w:val="en-GB"/>
        </w:rPr>
      </w:pPr>
      <w:r w:rsidRPr="00E46CA3">
        <w:rPr>
          <w:lang w:val="en-GB"/>
        </w:rPr>
        <w:t>CSI</w:t>
      </w:r>
      <w:r w:rsidRPr="00E46CA3">
        <w:rPr>
          <w:lang w:val="en-GB"/>
        </w:rPr>
        <w:tab/>
        <w:t>Crustal Scarcity Indicator</w:t>
      </w:r>
    </w:p>
    <w:p w14:paraId="08A68B1C" w14:textId="77777777" w:rsidR="00C33120" w:rsidRPr="00E46CA3" w:rsidRDefault="00C33120" w:rsidP="00E46CA3">
      <w:pPr>
        <w:pStyle w:val="BodyText"/>
        <w:tabs>
          <w:tab w:val="left" w:pos="1170"/>
        </w:tabs>
        <w:rPr>
          <w:lang w:val="en-GB"/>
        </w:rPr>
      </w:pPr>
      <w:r w:rsidRPr="00E46CA3">
        <w:rPr>
          <w:lang w:val="en-GB"/>
        </w:rPr>
        <w:t>CSP</w:t>
      </w:r>
      <w:r w:rsidRPr="00E46CA3">
        <w:rPr>
          <w:lang w:val="en-GB"/>
        </w:rPr>
        <w:tab/>
        <w:t>Crustal Scarcity Potential</w:t>
      </w:r>
    </w:p>
    <w:p w14:paraId="646EF9FE" w14:textId="77777777" w:rsidR="00E46CA3" w:rsidRDefault="00C33120" w:rsidP="00E46CA3">
      <w:pPr>
        <w:pStyle w:val="BodyText"/>
        <w:tabs>
          <w:tab w:val="left" w:pos="1170"/>
        </w:tabs>
        <w:rPr>
          <w:lang w:val="en-GB"/>
        </w:rPr>
      </w:pPr>
      <w:r w:rsidRPr="00E46CA3">
        <w:rPr>
          <w:lang w:val="en-GB"/>
        </w:rPr>
        <w:t>EDIP</w:t>
      </w:r>
      <w:r w:rsidRPr="00E46CA3">
        <w:rPr>
          <w:lang w:val="en-GB"/>
        </w:rPr>
        <w:tab/>
        <w:t xml:space="preserve">Environmental Design of Industrial Products </w:t>
      </w:r>
    </w:p>
    <w:p w14:paraId="1F9DFB08" w14:textId="77777777" w:rsidR="00E46CA3" w:rsidRDefault="00C33120" w:rsidP="00E46CA3">
      <w:pPr>
        <w:pStyle w:val="BodyText"/>
        <w:tabs>
          <w:tab w:val="left" w:pos="1170"/>
        </w:tabs>
        <w:rPr>
          <w:lang w:val="en-GB"/>
        </w:rPr>
      </w:pPr>
      <w:r w:rsidRPr="00E46CA3">
        <w:rPr>
          <w:lang w:val="en-GB"/>
        </w:rPr>
        <w:t>EEIOA</w:t>
      </w:r>
      <w:r w:rsidRPr="00E46CA3">
        <w:rPr>
          <w:lang w:val="en-GB"/>
        </w:rPr>
        <w:tab/>
        <w:t xml:space="preserve">Environmentally Extended Input-Output Analysis </w:t>
      </w:r>
    </w:p>
    <w:p w14:paraId="78335DAD" w14:textId="10797C30" w:rsidR="00C33120" w:rsidRPr="00E46CA3" w:rsidRDefault="00C33120" w:rsidP="00E46CA3">
      <w:pPr>
        <w:pStyle w:val="BodyText"/>
        <w:tabs>
          <w:tab w:val="left" w:pos="1170"/>
        </w:tabs>
        <w:rPr>
          <w:lang w:val="en-GB"/>
        </w:rPr>
      </w:pPr>
      <w:r w:rsidRPr="00E46CA3">
        <w:rPr>
          <w:lang w:val="en-GB"/>
        </w:rPr>
        <w:t>EOL</w:t>
      </w:r>
      <w:r w:rsidRPr="00E46CA3">
        <w:rPr>
          <w:lang w:val="en-GB"/>
        </w:rPr>
        <w:tab/>
        <w:t>End-of-Life</w:t>
      </w:r>
    </w:p>
    <w:p w14:paraId="4D66BB82" w14:textId="77777777" w:rsidR="00E46CA3" w:rsidRDefault="00C33120" w:rsidP="00E46CA3">
      <w:pPr>
        <w:pStyle w:val="BodyText"/>
        <w:tabs>
          <w:tab w:val="left" w:pos="1170"/>
        </w:tabs>
        <w:rPr>
          <w:lang w:val="en-GB"/>
        </w:rPr>
      </w:pPr>
      <w:r w:rsidRPr="00E46CA3">
        <w:rPr>
          <w:lang w:val="en-GB"/>
        </w:rPr>
        <w:t>FOEN</w:t>
      </w:r>
      <w:r w:rsidRPr="00E46CA3">
        <w:rPr>
          <w:lang w:val="en-GB"/>
        </w:rPr>
        <w:tab/>
        <w:t xml:space="preserve">Swiss Federal Oﬀice for the Environment </w:t>
      </w:r>
    </w:p>
    <w:p w14:paraId="659DB200" w14:textId="61A9E298" w:rsidR="00C33120" w:rsidRPr="00E46CA3" w:rsidRDefault="00C33120" w:rsidP="00E46CA3">
      <w:pPr>
        <w:pStyle w:val="BodyText"/>
        <w:tabs>
          <w:tab w:val="left" w:pos="1170"/>
        </w:tabs>
        <w:rPr>
          <w:lang w:val="en-GB"/>
        </w:rPr>
      </w:pPr>
      <w:r w:rsidRPr="00E46CA3">
        <w:rPr>
          <w:lang w:val="en-GB"/>
        </w:rPr>
        <w:t>IAM</w:t>
      </w:r>
      <w:r w:rsidRPr="00E46CA3">
        <w:rPr>
          <w:lang w:val="en-GB"/>
        </w:rPr>
        <w:tab/>
        <w:t>Integrated Assessment Model</w:t>
      </w:r>
    </w:p>
    <w:p w14:paraId="6DC2A973" w14:textId="77777777" w:rsidR="00C33120" w:rsidRPr="00E46CA3" w:rsidRDefault="00C33120" w:rsidP="00E46CA3">
      <w:pPr>
        <w:pStyle w:val="BodyText"/>
        <w:tabs>
          <w:tab w:val="left" w:pos="1170"/>
        </w:tabs>
        <w:rPr>
          <w:lang w:val="en-GB"/>
        </w:rPr>
      </w:pPr>
      <w:r w:rsidRPr="00E46CA3">
        <w:rPr>
          <w:lang w:val="en-GB"/>
        </w:rPr>
        <w:t>IE</w:t>
      </w:r>
      <w:r w:rsidRPr="00E46CA3">
        <w:rPr>
          <w:lang w:val="en-GB"/>
        </w:rPr>
        <w:tab/>
        <w:t>Industrial Ecology</w:t>
      </w:r>
    </w:p>
    <w:p w14:paraId="5FEB9FDB" w14:textId="77777777" w:rsidR="00C33120" w:rsidRPr="00E46CA3" w:rsidRDefault="00C33120" w:rsidP="00E46CA3">
      <w:pPr>
        <w:pStyle w:val="BodyText"/>
        <w:tabs>
          <w:tab w:val="left" w:pos="1170"/>
        </w:tabs>
        <w:rPr>
          <w:lang w:val="en-GB"/>
        </w:rPr>
      </w:pPr>
      <w:r w:rsidRPr="00E46CA3">
        <w:rPr>
          <w:lang w:val="en-GB"/>
        </w:rPr>
        <w:t>LCA</w:t>
      </w:r>
      <w:r w:rsidRPr="00E46CA3">
        <w:rPr>
          <w:lang w:val="en-GB"/>
        </w:rPr>
        <w:tab/>
        <w:t>Life Cycle Assessment</w:t>
      </w:r>
    </w:p>
    <w:p w14:paraId="6D6070CB" w14:textId="77777777" w:rsidR="00C33120" w:rsidRPr="00E46CA3" w:rsidRDefault="00C33120" w:rsidP="00E46CA3">
      <w:pPr>
        <w:pStyle w:val="BodyText"/>
        <w:tabs>
          <w:tab w:val="left" w:pos="1170"/>
        </w:tabs>
        <w:rPr>
          <w:lang w:val="en-GB"/>
        </w:rPr>
      </w:pPr>
      <w:r w:rsidRPr="00E46CA3">
        <w:rPr>
          <w:lang w:val="en-GB"/>
        </w:rPr>
        <w:t>LCI</w:t>
      </w:r>
      <w:r w:rsidRPr="00E46CA3">
        <w:rPr>
          <w:lang w:val="en-GB"/>
        </w:rPr>
        <w:tab/>
        <w:t>Life Cycle Inventory</w:t>
      </w:r>
    </w:p>
    <w:p w14:paraId="35503910" w14:textId="77777777" w:rsidR="00E46CA3" w:rsidRDefault="00C33120" w:rsidP="00E46CA3">
      <w:pPr>
        <w:pStyle w:val="BodyText"/>
        <w:tabs>
          <w:tab w:val="left" w:pos="1170"/>
        </w:tabs>
        <w:rPr>
          <w:lang w:val="en-GB"/>
        </w:rPr>
      </w:pPr>
      <w:r w:rsidRPr="00E46CA3">
        <w:rPr>
          <w:lang w:val="en-GB"/>
        </w:rPr>
        <w:t>LCIA</w:t>
      </w:r>
      <w:r w:rsidRPr="00E46CA3">
        <w:rPr>
          <w:lang w:val="en-GB"/>
        </w:rPr>
        <w:tab/>
        <w:t xml:space="preserve">Life Cycle Impact Assessment </w:t>
      </w:r>
    </w:p>
    <w:p w14:paraId="27D40C97" w14:textId="56271B54" w:rsidR="00C33120" w:rsidRPr="00E46CA3" w:rsidRDefault="00C33120" w:rsidP="00E46CA3">
      <w:pPr>
        <w:pStyle w:val="BodyText"/>
        <w:tabs>
          <w:tab w:val="left" w:pos="1170"/>
        </w:tabs>
        <w:rPr>
          <w:lang w:val="en-GB"/>
        </w:rPr>
      </w:pPr>
      <w:r w:rsidRPr="00E46CA3">
        <w:rPr>
          <w:lang w:val="en-GB"/>
        </w:rPr>
        <w:t>LFP</w:t>
      </w:r>
      <w:r w:rsidRPr="00E46CA3">
        <w:rPr>
          <w:lang w:val="en-GB"/>
        </w:rPr>
        <w:tab/>
        <w:t>Lithium Iron Phosphate</w:t>
      </w:r>
    </w:p>
    <w:p w14:paraId="0CF3C59D" w14:textId="77777777" w:rsidR="00C33120" w:rsidRPr="00E46CA3" w:rsidRDefault="00C33120" w:rsidP="00E46CA3">
      <w:pPr>
        <w:pStyle w:val="BodyText"/>
        <w:tabs>
          <w:tab w:val="left" w:pos="1170"/>
        </w:tabs>
        <w:rPr>
          <w:lang w:val="en-GB"/>
        </w:rPr>
      </w:pPr>
      <w:r w:rsidRPr="00E46CA3">
        <w:rPr>
          <w:lang w:val="en-GB"/>
        </w:rPr>
        <w:t>Li-ion</w:t>
      </w:r>
      <w:r w:rsidRPr="00E46CA3">
        <w:rPr>
          <w:lang w:val="en-GB"/>
        </w:rPr>
        <w:tab/>
        <w:t>Lithium-ion</w:t>
      </w:r>
    </w:p>
    <w:p w14:paraId="3F9F1CF8" w14:textId="77777777" w:rsidR="00E46CA3" w:rsidRDefault="00C33120" w:rsidP="00E46CA3">
      <w:pPr>
        <w:pStyle w:val="BodyText"/>
        <w:tabs>
          <w:tab w:val="left" w:pos="1170"/>
        </w:tabs>
        <w:rPr>
          <w:lang w:val="en-GB"/>
        </w:rPr>
      </w:pPr>
      <w:r w:rsidRPr="00E46CA3">
        <w:rPr>
          <w:lang w:val="en-GB"/>
        </w:rPr>
        <w:t>LiMn2O4</w:t>
      </w:r>
      <w:r w:rsidRPr="00E46CA3">
        <w:rPr>
          <w:lang w:val="en-GB"/>
        </w:rPr>
        <w:tab/>
        <w:t xml:space="preserve">Lithium Manganese Oxide </w:t>
      </w:r>
    </w:p>
    <w:p w14:paraId="7EF0D9D2" w14:textId="29BC809F" w:rsidR="00C33120" w:rsidRPr="00E46CA3" w:rsidRDefault="00C33120" w:rsidP="00E46CA3">
      <w:pPr>
        <w:pStyle w:val="BodyText"/>
        <w:tabs>
          <w:tab w:val="left" w:pos="1170"/>
        </w:tabs>
        <w:rPr>
          <w:lang w:val="en-GB"/>
        </w:rPr>
      </w:pPr>
      <w:r w:rsidRPr="00E46CA3">
        <w:rPr>
          <w:lang w:val="en-GB"/>
        </w:rPr>
        <w:t>MF</w:t>
      </w:r>
      <w:r w:rsidRPr="00E46CA3">
        <w:rPr>
          <w:lang w:val="en-GB"/>
        </w:rPr>
        <w:tab/>
        <w:t>Material Footprint</w:t>
      </w:r>
    </w:p>
    <w:p w14:paraId="78E1398F" w14:textId="77777777" w:rsidR="00C33120" w:rsidRPr="00E46CA3" w:rsidRDefault="00C33120" w:rsidP="00E46CA3">
      <w:pPr>
        <w:pStyle w:val="BodyText"/>
        <w:tabs>
          <w:tab w:val="left" w:pos="1170"/>
        </w:tabs>
        <w:rPr>
          <w:lang w:val="en-GB"/>
        </w:rPr>
      </w:pPr>
      <w:r w:rsidRPr="00E46CA3">
        <w:rPr>
          <w:lang w:val="en-GB"/>
        </w:rPr>
        <w:t>MFA</w:t>
      </w:r>
      <w:r w:rsidRPr="00E46CA3">
        <w:rPr>
          <w:lang w:val="en-GB"/>
        </w:rPr>
        <w:tab/>
        <w:t>Material Flow Analysis</w:t>
      </w:r>
    </w:p>
    <w:p w14:paraId="63517535" w14:textId="402F0918" w:rsidR="00E46CA3" w:rsidRDefault="00C33120" w:rsidP="00E46CA3">
      <w:pPr>
        <w:pStyle w:val="BodyText"/>
        <w:tabs>
          <w:tab w:val="left" w:pos="1170"/>
        </w:tabs>
        <w:rPr>
          <w:lang w:val="en-GB"/>
        </w:rPr>
      </w:pPr>
      <w:r w:rsidRPr="00E46CA3">
        <w:rPr>
          <w:lang w:val="en-GB"/>
        </w:rPr>
        <w:t>NCA</w:t>
      </w:r>
      <w:r w:rsidRPr="00E46CA3">
        <w:rPr>
          <w:lang w:val="en-GB"/>
        </w:rPr>
        <w:tab/>
        <w:t xml:space="preserve">Nickel Cobalt </w:t>
      </w:r>
      <w:r w:rsidR="00E46CA3" w:rsidRPr="00E46CA3">
        <w:rPr>
          <w:lang w:val="en-GB"/>
        </w:rPr>
        <w:t>Aluminium</w:t>
      </w:r>
      <w:r w:rsidRPr="00E46CA3">
        <w:rPr>
          <w:lang w:val="en-GB"/>
        </w:rPr>
        <w:t xml:space="preserve"> </w:t>
      </w:r>
    </w:p>
    <w:p w14:paraId="71B6FF25" w14:textId="77777777" w:rsidR="00E46CA3" w:rsidRDefault="00C33120" w:rsidP="00E46CA3">
      <w:pPr>
        <w:pStyle w:val="BodyText"/>
        <w:tabs>
          <w:tab w:val="left" w:pos="1170"/>
        </w:tabs>
        <w:rPr>
          <w:lang w:val="en-GB"/>
        </w:rPr>
      </w:pPr>
      <w:r w:rsidRPr="00E46CA3">
        <w:rPr>
          <w:lang w:val="en-GB"/>
        </w:rPr>
        <w:t>NMC</w:t>
      </w:r>
      <w:r w:rsidRPr="00E46CA3">
        <w:rPr>
          <w:lang w:val="en-GB"/>
        </w:rPr>
        <w:tab/>
        <w:t xml:space="preserve">Nickel Manganese Cobalt </w:t>
      </w:r>
    </w:p>
    <w:p w14:paraId="736A0EEB" w14:textId="470A504A" w:rsidR="00C33120" w:rsidRPr="00E46CA3" w:rsidRDefault="00C33120" w:rsidP="00E46CA3">
      <w:pPr>
        <w:pStyle w:val="BodyText"/>
        <w:tabs>
          <w:tab w:val="left" w:pos="1170"/>
        </w:tabs>
        <w:rPr>
          <w:lang w:val="en-GB"/>
        </w:rPr>
      </w:pPr>
      <w:r w:rsidRPr="00E46CA3">
        <w:rPr>
          <w:lang w:val="en-GB"/>
        </w:rPr>
        <w:t>PWF</w:t>
      </w:r>
      <w:r w:rsidRPr="00E46CA3">
        <w:rPr>
          <w:lang w:val="en-GB"/>
        </w:rPr>
        <w:tab/>
        <w:t>Product Waste Footprint</w:t>
      </w:r>
    </w:p>
    <w:p w14:paraId="554D037F" w14:textId="77777777" w:rsidR="00E46CA3" w:rsidRDefault="00C33120" w:rsidP="00E46CA3">
      <w:pPr>
        <w:pStyle w:val="BodyText"/>
        <w:tabs>
          <w:tab w:val="left" w:pos="1170"/>
        </w:tabs>
        <w:rPr>
          <w:lang w:val="en-GB"/>
        </w:rPr>
      </w:pPr>
      <w:r w:rsidRPr="00E46CA3">
        <w:rPr>
          <w:lang w:val="en-GB"/>
        </w:rPr>
        <w:t>RCP</w:t>
      </w:r>
      <w:r w:rsidRPr="00E46CA3">
        <w:rPr>
          <w:lang w:val="en-GB"/>
        </w:rPr>
        <w:tab/>
        <w:t xml:space="preserve">Representative Concentration Pathway </w:t>
      </w:r>
    </w:p>
    <w:p w14:paraId="46CB43D5" w14:textId="14672D99" w:rsidR="00C33120" w:rsidRPr="00E46CA3" w:rsidRDefault="00C33120" w:rsidP="00E46CA3">
      <w:pPr>
        <w:pStyle w:val="BodyText"/>
        <w:tabs>
          <w:tab w:val="left" w:pos="1170"/>
        </w:tabs>
        <w:rPr>
          <w:lang w:val="en-GB"/>
        </w:rPr>
      </w:pPr>
      <w:r w:rsidRPr="00E46CA3">
        <w:rPr>
          <w:lang w:val="en-GB"/>
        </w:rPr>
        <w:t>ReCiPe</w:t>
      </w:r>
      <w:r w:rsidRPr="00E46CA3">
        <w:rPr>
          <w:lang w:val="en-GB"/>
        </w:rPr>
        <w:tab/>
        <w:t>A standard LCIA method set</w:t>
      </w:r>
    </w:p>
    <w:p w14:paraId="46BB13E0" w14:textId="77777777" w:rsidR="00E46CA3" w:rsidRDefault="00C33120" w:rsidP="00E46CA3">
      <w:pPr>
        <w:pStyle w:val="BodyText"/>
        <w:tabs>
          <w:tab w:val="left" w:pos="1170"/>
        </w:tabs>
        <w:rPr>
          <w:lang w:val="en-GB"/>
        </w:rPr>
      </w:pPr>
      <w:r w:rsidRPr="00E46CA3">
        <w:rPr>
          <w:lang w:val="en-GB"/>
        </w:rPr>
        <w:t>SDG</w:t>
      </w:r>
      <w:r w:rsidRPr="00E46CA3">
        <w:rPr>
          <w:lang w:val="en-GB"/>
        </w:rPr>
        <w:tab/>
        <w:t xml:space="preserve">Sustainable Development Goals </w:t>
      </w:r>
    </w:p>
    <w:p w14:paraId="7EF622F5" w14:textId="068C12D4" w:rsidR="00C33120" w:rsidRPr="00E46CA3" w:rsidRDefault="00C33120" w:rsidP="00E46CA3">
      <w:pPr>
        <w:pStyle w:val="BodyText"/>
        <w:tabs>
          <w:tab w:val="left" w:pos="1170"/>
        </w:tabs>
        <w:rPr>
          <w:lang w:val="en-GB"/>
        </w:rPr>
      </w:pPr>
      <w:r w:rsidRPr="00E46CA3">
        <w:rPr>
          <w:lang w:val="en-GB"/>
        </w:rPr>
        <w:t>SSPs</w:t>
      </w:r>
      <w:r w:rsidRPr="00E46CA3">
        <w:rPr>
          <w:lang w:val="en-GB"/>
        </w:rPr>
        <w:tab/>
        <w:t>Shared Socioeconomic Pathways</w:t>
      </w:r>
    </w:p>
    <w:p w14:paraId="43A81660" w14:textId="77777777" w:rsidR="00C33120" w:rsidRPr="00E46CA3" w:rsidRDefault="00C33120" w:rsidP="00E46CA3">
      <w:pPr>
        <w:pStyle w:val="BodyText"/>
        <w:tabs>
          <w:tab w:val="left" w:pos="1170"/>
        </w:tabs>
        <w:rPr>
          <w:lang w:val="en-GB"/>
        </w:rPr>
      </w:pPr>
      <w:r w:rsidRPr="00E46CA3">
        <w:rPr>
          <w:lang w:val="en-GB"/>
        </w:rPr>
        <w:t>T-reX</w:t>
      </w:r>
      <w:r w:rsidRPr="00E46CA3">
        <w:rPr>
          <w:lang w:val="en-GB"/>
        </w:rPr>
        <w:tab/>
        <w:t>The Tool for analysing re-X in LCA</w:t>
      </w:r>
    </w:p>
    <w:p w14:paraId="31527E70" w14:textId="77777777" w:rsidR="00E46CA3" w:rsidRDefault="00C33120" w:rsidP="00E46CA3">
      <w:pPr>
        <w:pStyle w:val="BodyText"/>
        <w:tabs>
          <w:tab w:val="left" w:pos="1170"/>
        </w:tabs>
        <w:rPr>
          <w:lang w:val="en-GB"/>
        </w:rPr>
      </w:pPr>
      <w:r w:rsidRPr="00E46CA3">
        <w:rPr>
          <w:lang w:val="en-GB"/>
        </w:rPr>
        <w:t>UBP</w:t>
      </w:r>
      <w:r w:rsidRPr="00E46CA3">
        <w:rPr>
          <w:lang w:val="en-GB"/>
        </w:rPr>
        <w:tab/>
        <w:t xml:space="preserve">Umweltbelastungspünkte (Environmental Impact Points) </w:t>
      </w:r>
    </w:p>
    <w:p w14:paraId="226F4701" w14:textId="11F64F72" w:rsidR="00C33120" w:rsidRPr="00E46CA3" w:rsidRDefault="00C33120" w:rsidP="00E46CA3">
      <w:pPr>
        <w:pStyle w:val="BodyText"/>
        <w:tabs>
          <w:tab w:val="left" w:pos="1170"/>
        </w:tabs>
        <w:rPr>
          <w:lang w:val="en-GB"/>
        </w:rPr>
      </w:pPr>
      <w:r w:rsidRPr="00E46CA3">
        <w:rPr>
          <w:lang w:val="en-GB"/>
        </w:rPr>
        <w:t>UN</w:t>
      </w:r>
      <w:r w:rsidRPr="00E46CA3">
        <w:rPr>
          <w:lang w:val="en-GB"/>
        </w:rPr>
        <w:tab/>
        <w:t>United Nations</w:t>
      </w:r>
    </w:p>
    <w:p w14:paraId="2203BAF2" w14:textId="77777777" w:rsidR="00C33120" w:rsidRPr="00E46CA3" w:rsidRDefault="00C33120" w:rsidP="00E46CA3">
      <w:pPr>
        <w:pStyle w:val="BodyText"/>
        <w:tabs>
          <w:tab w:val="left" w:pos="1170"/>
        </w:tabs>
        <w:rPr>
          <w:lang w:val="en-GB"/>
        </w:rPr>
      </w:pPr>
      <w:r w:rsidRPr="00E46CA3">
        <w:rPr>
          <w:lang w:val="en-GB"/>
        </w:rPr>
        <w:t>WF</w:t>
      </w:r>
      <w:r w:rsidRPr="00E46CA3">
        <w:rPr>
          <w:lang w:val="en-GB"/>
        </w:rPr>
        <w:tab/>
        <w:t>Waste Footprint</w:t>
      </w:r>
    </w:p>
    <w:p w14:paraId="042797A1" w14:textId="77777777" w:rsidR="00C33120" w:rsidRPr="00E46CA3" w:rsidRDefault="00C33120" w:rsidP="00C33120">
      <w:pPr>
        <w:rPr>
          <w:lang w:val="en-GB"/>
        </w:rPr>
      </w:pPr>
      <w:r w:rsidRPr="00E46CA3">
        <w:rPr>
          <w:lang w:val="en-GB"/>
        </w:rPr>
        <w:t xml:space="preserve"> </w:t>
      </w:r>
    </w:p>
    <w:p w14:paraId="7DF0BA6D" w14:textId="77777777" w:rsidR="00C33120" w:rsidRPr="00E46CA3" w:rsidRDefault="00C33120" w:rsidP="00C33120">
      <w:pPr>
        <w:rPr>
          <w:lang w:val="en-GB"/>
        </w:rPr>
      </w:pPr>
    </w:p>
    <w:p w14:paraId="172CD79E" w14:textId="77777777" w:rsidR="00C33120" w:rsidRPr="00E46CA3" w:rsidRDefault="00C33120" w:rsidP="00C33120">
      <w:pPr>
        <w:rPr>
          <w:lang w:val="en-GB"/>
        </w:rPr>
      </w:pPr>
      <w:r w:rsidRPr="00E46CA3">
        <w:rPr>
          <w:lang w:val="en-GB"/>
        </w:rPr>
        <w:t xml:space="preserve"> </w:t>
      </w:r>
    </w:p>
    <w:p w14:paraId="2E589128" w14:textId="77777777" w:rsidR="00C33120" w:rsidRPr="00E46CA3" w:rsidRDefault="00C33120" w:rsidP="00C33120">
      <w:pPr>
        <w:rPr>
          <w:lang w:val="en-GB"/>
        </w:rPr>
      </w:pPr>
    </w:p>
    <w:p w14:paraId="6C46A2D3" w14:textId="77777777" w:rsidR="00C33120" w:rsidRPr="00E46CA3" w:rsidRDefault="00C33120" w:rsidP="00C33120">
      <w:pPr>
        <w:rPr>
          <w:lang w:val="en-GB"/>
        </w:rPr>
      </w:pPr>
    </w:p>
    <w:p w14:paraId="011C27C8" w14:textId="6BD31A8D" w:rsidR="009C0070" w:rsidRPr="00E46CA3" w:rsidRDefault="00000000">
      <w:pPr>
        <w:pStyle w:val="Heading1"/>
        <w:numPr>
          <w:ilvl w:val="0"/>
          <w:numId w:val="3"/>
        </w:numPr>
        <w:tabs>
          <w:tab w:val="left" w:pos="328"/>
        </w:tabs>
        <w:spacing w:before="78"/>
        <w:ind w:left="328" w:hanging="294"/>
        <w:rPr>
          <w:lang w:val="en-GB"/>
        </w:rPr>
      </w:pPr>
      <w:r w:rsidRPr="00E46CA3">
        <w:rPr>
          <w:spacing w:val="-2"/>
          <w:lang w:val="en-GB"/>
        </w:rPr>
        <w:lastRenderedPageBreak/>
        <w:t>Introduction</w:t>
      </w:r>
    </w:p>
    <w:p w14:paraId="302EDDBA" w14:textId="77777777" w:rsidR="009C0070" w:rsidRPr="00E46CA3" w:rsidRDefault="00000000">
      <w:pPr>
        <w:pStyle w:val="Heading2"/>
        <w:numPr>
          <w:ilvl w:val="1"/>
          <w:numId w:val="3"/>
        </w:numPr>
        <w:tabs>
          <w:tab w:val="left" w:pos="464"/>
        </w:tabs>
        <w:ind w:left="464" w:hanging="430"/>
        <w:rPr>
          <w:lang w:val="en-GB"/>
        </w:rPr>
      </w:pPr>
      <w:r w:rsidRPr="00E46CA3">
        <w:rPr>
          <w:spacing w:val="-4"/>
          <w:lang w:val="en-GB"/>
        </w:rPr>
        <w:t>Introduction</w:t>
      </w:r>
      <w:r w:rsidRPr="00E46CA3">
        <w:rPr>
          <w:lang w:val="en-GB"/>
        </w:rPr>
        <w:t xml:space="preserve"> </w:t>
      </w:r>
      <w:r w:rsidRPr="00E46CA3">
        <w:rPr>
          <w:spacing w:val="-4"/>
          <w:lang w:val="en-GB"/>
        </w:rPr>
        <w:t>to</w:t>
      </w:r>
      <w:r w:rsidRPr="00E46CA3">
        <w:rPr>
          <w:lang w:val="en-GB"/>
        </w:rPr>
        <w:t xml:space="preserve"> </w:t>
      </w:r>
      <w:r w:rsidRPr="00E46CA3">
        <w:rPr>
          <w:spacing w:val="-4"/>
          <w:lang w:val="en-GB"/>
        </w:rPr>
        <w:t>T-</w:t>
      </w:r>
      <w:r w:rsidRPr="00E46CA3">
        <w:rPr>
          <w:spacing w:val="-5"/>
          <w:lang w:val="en-GB"/>
        </w:rPr>
        <w:t>reX</w:t>
      </w:r>
    </w:p>
    <w:p w14:paraId="320578CD" w14:textId="616D061B" w:rsidR="008D3193" w:rsidRPr="00E46CA3" w:rsidRDefault="008D3193" w:rsidP="008D3193">
      <w:pPr>
        <w:pStyle w:val="BodyText"/>
        <w:spacing w:line="249" w:lineRule="auto"/>
        <w:ind w:left="18" w:firstLine="314"/>
        <w:rPr>
          <w:lang w:val="en-GB"/>
        </w:rPr>
      </w:pPr>
      <w:r w:rsidRPr="00E46CA3">
        <w:rPr>
          <w:lang w:val="en-GB"/>
        </w:rPr>
        <w:t>The development of a circular economy has become a central focus in the pursuit of sustainability objectives toward curtailment of our environmental footprint within planetary boundaries (European Commission, 2019, 2020; Government of the Netherlands, 2023, 2016; Pardo and Schweitzer, 2018; Ellen MacArthur Foundation, 2015).</w:t>
      </w:r>
      <w:r w:rsidR="00FA48A2" w:rsidRPr="00E46CA3">
        <w:rPr>
          <w:lang w:val="en-GB"/>
        </w:rPr>
        <w:t xml:space="preserve"> </w:t>
      </w:r>
      <w:r w:rsidRPr="00E46CA3">
        <w:rPr>
          <w:lang w:val="en-GB"/>
        </w:rPr>
        <w:t>Fundamental to this development is a decrease in primary material consumption and a reduction of life cycle waste through the implementation of ‘re-X’v strategies (e.g., refuse, rethink, design for—and implementation of— repair, remanufacturing and recycling) (Reike et al., 2018; European Commission, 2022; Alfieri et al., 2022; Parker et al., 2015). In addition to circular economy goals, contemporary geopolitical tensions in an ever more globalised world have highlighted the vulnerability of many advanced economies to intentional supply disruptions—wrought as an act of competition or even outright hostility (Carrara et al., 2023; Hartley et al., 2024; Berry, 2023).</w:t>
      </w:r>
    </w:p>
    <w:p w14:paraId="52A77E6A" w14:textId="43091D0A" w:rsidR="008D3193" w:rsidRPr="00E46CA3" w:rsidRDefault="008D3193" w:rsidP="008D3193">
      <w:pPr>
        <w:pStyle w:val="BodyText"/>
        <w:spacing w:line="249" w:lineRule="auto"/>
        <w:ind w:left="18" w:firstLine="314"/>
        <w:rPr>
          <w:lang w:val="en-GB"/>
        </w:rPr>
      </w:pPr>
      <w:r w:rsidRPr="00E46CA3">
        <w:rPr>
          <w:lang w:val="en-GB"/>
        </w:rPr>
        <w:t>The concept of the ‘footprint’ as an environmental sustainability indicator began with the Ecological Footprint (EF) (Wackernagel, 1994) and after being popularised by the Carbon Footprint (CF) (Čuček et al., 2015) the ‘footprint family’ has adopted many additional metrics— albeit without yet coalescing into a coherent or consistent framework (Giampietro and Saltelli, 2014; Vanham et al., 2019; Ridoutt and Pfister, 2013). More recently, the footprint collection has been extended to include the Material Footprint (MF) (Wiedmann et al., 2013), which is often encountered in the ‘macro methods’ of Industrial Ecology (IE), such as environmentally Extended Input-Output Analysis (EEIOA) (Lenzen et al., 2021) and Material Flow Analysis (MFA) (Schaffartzik et al., 2013). Whether at the level of products, entire industries, nations, or even continents, the material footprint aims to quantify the total material consumed in supply chains. It has been shown that the MF can be ‘highly representative of damage to human health and biodiversity’ (Steinmann et al., 2017) and indeed, this metric was recently beatified by the United Nations (UN), becoming the ‘core official indicator’ for targets 8.4 and 12.2 of the Sustainable Development Goals (SDGs) (Lenzen et al., 2021).</w:t>
      </w:r>
    </w:p>
    <w:p w14:paraId="5AFD9F9D" w14:textId="4AA21B51" w:rsidR="009C0070" w:rsidRPr="00E46CA3" w:rsidRDefault="00000000" w:rsidP="00F61435">
      <w:pPr>
        <w:pStyle w:val="BodyText"/>
        <w:spacing w:line="249" w:lineRule="auto"/>
        <w:ind w:left="18" w:right="8" w:firstLine="305"/>
        <w:rPr>
          <w:lang w:val="en-GB"/>
        </w:rPr>
      </w:pPr>
      <w:r w:rsidRPr="00E46CA3">
        <w:rPr>
          <w:lang w:val="en-GB"/>
        </w:rPr>
        <w:t>Though steadily emerging (</w:t>
      </w:r>
      <w:hyperlink w:anchor="_bookmark55" w:history="1">
        <w:r w:rsidRPr="00E46CA3">
          <w:rPr>
            <w:color w:val="2F4F4F"/>
            <w:lang w:val="en-GB"/>
          </w:rPr>
          <w:t>Laurenti et al.</w:t>
        </w:r>
      </w:hyperlink>
      <w:r w:rsidRPr="00E46CA3">
        <w:rPr>
          <w:lang w:val="en-GB"/>
        </w:rPr>
        <w:t xml:space="preserve">, </w:t>
      </w:r>
      <w:hyperlink w:anchor="_bookmark55" w:history="1">
        <w:r w:rsidRPr="00E46CA3">
          <w:rPr>
            <w:color w:val="2F4F4F"/>
            <w:lang w:val="en-GB"/>
          </w:rPr>
          <w:t>2016</w:t>
        </w:r>
      </w:hyperlink>
      <w:r w:rsidRPr="00E46CA3">
        <w:rPr>
          <w:lang w:val="en-GB"/>
        </w:rPr>
        <w:t xml:space="preserve">; </w:t>
      </w:r>
      <w:hyperlink w:anchor="_bookmark34" w:history="1">
        <w:r w:rsidRPr="00E46CA3">
          <w:rPr>
            <w:color w:val="2F4F4F"/>
            <w:lang w:val="en-GB"/>
          </w:rPr>
          <w:t>De</w:t>
        </w:r>
      </w:hyperlink>
      <w:hyperlink w:anchor="_bookmark34" w:history="1">
        <w:r w:rsidRPr="00E46CA3">
          <w:rPr>
            <w:color w:val="2F4F4F"/>
            <w:lang w:val="en-GB"/>
          </w:rPr>
          <w:t>mirer</w:t>
        </w:r>
      </w:hyperlink>
      <w:r w:rsidRPr="00E46CA3">
        <w:rPr>
          <w:lang w:val="en-GB"/>
        </w:rPr>
        <w:t>,</w:t>
      </w:r>
      <w:r w:rsidRPr="00E46CA3">
        <w:rPr>
          <w:spacing w:val="-3"/>
          <w:lang w:val="en-GB"/>
        </w:rPr>
        <w:t xml:space="preserve"> </w:t>
      </w:r>
      <w:hyperlink w:anchor="_bookmark34" w:history="1">
        <w:r w:rsidRPr="00E46CA3">
          <w:rPr>
            <w:color w:val="2F4F4F"/>
            <w:lang w:val="en-GB"/>
          </w:rPr>
          <w:t>2019</w:t>
        </w:r>
      </w:hyperlink>
      <w:r w:rsidRPr="00E46CA3">
        <w:rPr>
          <w:lang w:val="en-GB"/>
        </w:rPr>
        <w:t>;</w:t>
      </w:r>
      <w:r w:rsidRPr="00E46CA3">
        <w:rPr>
          <w:spacing w:val="-3"/>
          <w:lang w:val="en-GB"/>
        </w:rPr>
        <w:t xml:space="preserve"> </w:t>
      </w:r>
      <w:hyperlink w:anchor="_bookmark56" w:history="1">
        <w:r w:rsidRPr="00E46CA3">
          <w:rPr>
            <w:color w:val="2F4F4F"/>
            <w:lang w:val="en-GB"/>
          </w:rPr>
          <w:t>Guillotreau</w:t>
        </w:r>
        <w:r w:rsidRPr="00E46CA3">
          <w:rPr>
            <w:color w:val="2F4F4F"/>
            <w:spacing w:val="-3"/>
            <w:lang w:val="en-GB"/>
          </w:rPr>
          <w:t xml:space="preserve"> </w:t>
        </w:r>
        <w:r w:rsidRPr="00E46CA3">
          <w:rPr>
            <w:color w:val="2F4F4F"/>
            <w:lang w:val="en-GB"/>
          </w:rPr>
          <w:t>et</w:t>
        </w:r>
        <w:r w:rsidRPr="00E46CA3">
          <w:rPr>
            <w:color w:val="2F4F4F"/>
            <w:spacing w:val="-3"/>
            <w:lang w:val="en-GB"/>
          </w:rPr>
          <w:t xml:space="preserve"> </w:t>
        </w:r>
        <w:r w:rsidRPr="00E46CA3">
          <w:rPr>
            <w:color w:val="2F4F4F"/>
            <w:lang w:val="en-GB"/>
          </w:rPr>
          <w:t>al.</w:t>
        </w:r>
      </w:hyperlink>
      <w:r w:rsidRPr="00E46CA3">
        <w:rPr>
          <w:lang w:val="en-GB"/>
        </w:rPr>
        <w:t>,</w:t>
      </w:r>
      <w:r w:rsidRPr="00E46CA3">
        <w:rPr>
          <w:spacing w:val="-3"/>
          <w:lang w:val="en-GB"/>
        </w:rPr>
        <w:t xml:space="preserve"> </w:t>
      </w:r>
      <w:hyperlink w:anchor="_bookmark56" w:history="1">
        <w:r w:rsidRPr="00E46CA3">
          <w:rPr>
            <w:color w:val="2F4F4F"/>
            <w:lang w:val="en-GB"/>
          </w:rPr>
          <w:t>2023</w:t>
        </w:r>
      </w:hyperlink>
      <w:r w:rsidRPr="00E46CA3">
        <w:rPr>
          <w:lang w:val="en-GB"/>
        </w:rPr>
        <w:t>),</w:t>
      </w:r>
      <w:r w:rsidRPr="00E46CA3">
        <w:rPr>
          <w:spacing w:val="-3"/>
          <w:lang w:val="en-GB"/>
        </w:rPr>
        <w:t xml:space="preserve"> </w:t>
      </w:r>
      <w:r w:rsidRPr="00E46CA3">
        <w:rPr>
          <w:lang w:val="en-GB"/>
        </w:rPr>
        <w:t>the</w:t>
      </w:r>
      <w:r w:rsidRPr="00E46CA3">
        <w:rPr>
          <w:spacing w:val="-3"/>
          <w:lang w:val="en-GB"/>
        </w:rPr>
        <w:t xml:space="preserve"> </w:t>
      </w:r>
      <w:r w:rsidRPr="00E46CA3">
        <w:rPr>
          <w:lang w:val="en-GB"/>
        </w:rPr>
        <w:t>‘Waste</w:t>
      </w:r>
      <w:r w:rsidRPr="00E46CA3">
        <w:rPr>
          <w:spacing w:val="-3"/>
          <w:lang w:val="en-GB"/>
        </w:rPr>
        <w:t xml:space="preserve"> </w:t>
      </w:r>
      <w:r w:rsidRPr="00E46CA3">
        <w:rPr>
          <w:lang w:val="en-GB"/>
        </w:rPr>
        <w:t>Footprint’ (WF)</w:t>
      </w:r>
      <w:r w:rsidRPr="00E46CA3">
        <w:rPr>
          <w:spacing w:val="-4"/>
          <w:lang w:val="en-GB"/>
        </w:rPr>
        <w:t xml:space="preserve"> </w:t>
      </w:r>
      <w:r w:rsidRPr="00E46CA3">
        <w:rPr>
          <w:lang w:val="en-GB"/>
        </w:rPr>
        <w:t>metric</w:t>
      </w:r>
      <w:r w:rsidRPr="00E46CA3">
        <w:rPr>
          <w:spacing w:val="-4"/>
          <w:lang w:val="en-GB"/>
        </w:rPr>
        <w:t xml:space="preserve"> </w:t>
      </w:r>
      <w:r w:rsidRPr="00E46CA3">
        <w:rPr>
          <w:lang w:val="en-GB"/>
        </w:rPr>
        <w:t>is</w:t>
      </w:r>
      <w:r w:rsidRPr="00E46CA3">
        <w:rPr>
          <w:spacing w:val="-4"/>
          <w:lang w:val="en-GB"/>
        </w:rPr>
        <w:t xml:space="preserve"> </w:t>
      </w:r>
      <w:r w:rsidRPr="00E46CA3">
        <w:rPr>
          <w:lang w:val="en-GB"/>
        </w:rPr>
        <w:t>less</w:t>
      </w:r>
      <w:r w:rsidRPr="00E46CA3">
        <w:rPr>
          <w:spacing w:val="-4"/>
          <w:lang w:val="en-GB"/>
        </w:rPr>
        <w:t xml:space="preserve"> </w:t>
      </w:r>
      <w:r w:rsidRPr="00E46CA3">
        <w:rPr>
          <w:lang w:val="en-GB"/>
        </w:rPr>
        <w:t>well-developed.</w:t>
      </w:r>
      <w:r w:rsidRPr="00E46CA3">
        <w:rPr>
          <w:spacing w:val="-4"/>
          <w:lang w:val="en-GB"/>
        </w:rPr>
        <w:t xml:space="preserve"> </w:t>
      </w:r>
      <w:r w:rsidRPr="00E46CA3">
        <w:rPr>
          <w:lang w:val="en-GB"/>
        </w:rPr>
        <w:t>While</w:t>
      </w:r>
      <w:r w:rsidRPr="00E46CA3">
        <w:rPr>
          <w:spacing w:val="-4"/>
          <w:lang w:val="en-GB"/>
        </w:rPr>
        <w:t xml:space="preserve"> </w:t>
      </w:r>
      <w:r w:rsidRPr="00E46CA3">
        <w:rPr>
          <w:lang w:val="en-GB"/>
        </w:rPr>
        <w:t>it</w:t>
      </w:r>
      <w:r w:rsidRPr="00E46CA3">
        <w:rPr>
          <w:spacing w:val="-4"/>
          <w:lang w:val="en-GB"/>
        </w:rPr>
        <w:t xml:space="preserve"> </w:t>
      </w:r>
      <w:r w:rsidRPr="00E46CA3">
        <w:rPr>
          <w:lang w:val="en-GB"/>
        </w:rPr>
        <w:t>seems</w:t>
      </w:r>
      <w:r w:rsidRPr="00E46CA3">
        <w:rPr>
          <w:spacing w:val="-4"/>
          <w:lang w:val="en-GB"/>
        </w:rPr>
        <w:t xml:space="preserve"> </w:t>
      </w:r>
      <w:r w:rsidRPr="00E46CA3">
        <w:rPr>
          <w:lang w:val="en-GB"/>
        </w:rPr>
        <w:t>obvious that reducing life cycle waste is critical to the development of</w:t>
      </w:r>
      <w:r w:rsidRPr="00E46CA3">
        <w:rPr>
          <w:spacing w:val="-13"/>
          <w:lang w:val="en-GB"/>
        </w:rPr>
        <w:t xml:space="preserve"> </w:t>
      </w:r>
      <w:r w:rsidRPr="00E46CA3">
        <w:rPr>
          <w:lang w:val="en-GB"/>
        </w:rPr>
        <w:t>the</w:t>
      </w:r>
      <w:r w:rsidRPr="00E46CA3">
        <w:rPr>
          <w:spacing w:val="-12"/>
          <w:lang w:val="en-GB"/>
        </w:rPr>
        <w:t xml:space="preserve"> </w:t>
      </w:r>
      <w:r w:rsidRPr="00E46CA3">
        <w:rPr>
          <w:lang w:val="en-GB"/>
        </w:rPr>
        <w:t>circular</w:t>
      </w:r>
      <w:r w:rsidRPr="00E46CA3">
        <w:rPr>
          <w:spacing w:val="-13"/>
          <w:lang w:val="en-GB"/>
        </w:rPr>
        <w:t xml:space="preserve"> </w:t>
      </w:r>
      <w:r w:rsidRPr="00E46CA3">
        <w:rPr>
          <w:lang w:val="en-GB"/>
        </w:rPr>
        <w:t>economy</w:t>
      </w:r>
      <w:r w:rsidRPr="00E46CA3">
        <w:rPr>
          <w:spacing w:val="-12"/>
          <w:lang w:val="en-GB"/>
        </w:rPr>
        <w:t xml:space="preserve"> </w:t>
      </w:r>
      <w:r w:rsidRPr="00E46CA3">
        <w:rPr>
          <w:lang w:val="en-GB"/>
        </w:rPr>
        <w:t>(</w:t>
      </w:r>
      <w:hyperlink w:anchor="_bookmark80" w:history="1">
        <w:r w:rsidRPr="00E46CA3">
          <w:rPr>
            <w:color w:val="2F4F4F"/>
            <w:lang w:val="en-GB"/>
          </w:rPr>
          <w:t>Towa</w:t>
        </w:r>
        <w:r w:rsidRPr="00E46CA3">
          <w:rPr>
            <w:color w:val="2F4F4F"/>
            <w:spacing w:val="-13"/>
            <w:lang w:val="en-GB"/>
          </w:rPr>
          <w:t xml:space="preserve"> </w:t>
        </w:r>
        <w:r w:rsidRPr="00E46CA3">
          <w:rPr>
            <w:color w:val="2F4F4F"/>
            <w:lang w:val="en-GB"/>
          </w:rPr>
          <w:t>et</w:t>
        </w:r>
        <w:r w:rsidRPr="00E46CA3">
          <w:rPr>
            <w:color w:val="2F4F4F"/>
            <w:spacing w:val="-12"/>
            <w:lang w:val="en-GB"/>
          </w:rPr>
          <w:t xml:space="preserve"> </w:t>
        </w:r>
        <w:r w:rsidRPr="00E46CA3">
          <w:rPr>
            <w:color w:val="2F4F4F"/>
            <w:lang w:val="en-GB"/>
          </w:rPr>
          <w:t>al.</w:t>
        </w:r>
      </w:hyperlink>
      <w:r w:rsidRPr="00E46CA3">
        <w:rPr>
          <w:lang w:val="en-GB"/>
        </w:rPr>
        <w:t>,</w:t>
      </w:r>
      <w:r w:rsidRPr="00E46CA3">
        <w:rPr>
          <w:spacing w:val="-13"/>
          <w:lang w:val="en-GB"/>
        </w:rPr>
        <w:t xml:space="preserve"> </w:t>
      </w:r>
      <w:hyperlink w:anchor="_bookmark80" w:history="1">
        <w:r w:rsidRPr="00E46CA3">
          <w:rPr>
            <w:color w:val="2F4F4F"/>
            <w:lang w:val="en-GB"/>
          </w:rPr>
          <w:t>2020</w:t>
        </w:r>
      </w:hyperlink>
      <w:r w:rsidRPr="00E46CA3">
        <w:rPr>
          <w:lang w:val="en-GB"/>
        </w:rPr>
        <w:t>;</w:t>
      </w:r>
      <w:r w:rsidRPr="00E46CA3">
        <w:rPr>
          <w:spacing w:val="-12"/>
          <w:lang w:val="en-GB"/>
        </w:rPr>
        <w:t xml:space="preserve"> </w:t>
      </w:r>
      <w:hyperlink w:anchor="_bookmark39" w:history="1">
        <w:r w:rsidRPr="00E46CA3">
          <w:rPr>
            <w:color w:val="2F4F4F"/>
            <w:lang w:val="en-GB"/>
          </w:rPr>
          <w:t>Ellen</w:t>
        </w:r>
        <w:r w:rsidRPr="00E46CA3">
          <w:rPr>
            <w:color w:val="2F4F4F"/>
            <w:spacing w:val="-13"/>
            <w:lang w:val="en-GB"/>
          </w:rPr>
          <w:t xml:space="preserve"> </w:t>
        </w:r>
        <w:r w:rsidRPr="00E46CA3">
          <w:rPr>
            <w:color w:val="2F4F4F"/>
            <w:lang w:val="en-GB"/>
          </w:rPr>
          <w:t>MacArthur</w:t>
        </w:r>
      </w:hyperlink>
      <w:r w:rsidRPr="00E46CA3">
        <w:rPr>
          <w:color w:val="2F4F4F"/>
          <w:lang w:val="en-GB"/>
        </w:rPr>
        <w:t xml:space="preserve"> </w:t>
      </w:r>
      <w:hyperlink w:anchor="_bookmark39" w:history="1">
        <w:r w:rsidRPr="00E46CA3">
          <w:rPr>
            <w:color w:val="2F4F4F"/>
            <w:lang w:val="en-GB"/>
          </w:rPr>
          <w:t>Foundation</w:t>
        </w:r>
      </w:hyperlink>
      <w:r w:rsidRPr="00E46CA3">
        <w:rPr>
          <w:lang w:val="en-GB"/>
        </w:rPr>
        <w:t xml:space="preserve">, </w:t>
      </w:r>
      <w:hyperlink w:anchor="_bookmark39" w:history="1">
        <w:r w:rsidRPr="00E46CA3">
          <w:rPr>
            <w:color w:val="2F4F4F"/>
            <w:lang w:val="en-GB"/>
          </w:rPr>
          <w:t>2015</w:t>
        </w:r>
      </w:hyperlink>
      <w:r w:rsidRPr="00E46CA3">
        <w:rPr>
          <w:lang w:val="en-GB"/>
        </w:rPr>
        <w:t>), the WF remains largely overlooked— especially in LCA models where waste itself is seldom apportioned any inherent environmental significance aside from the emissions related to its treatment (</w:t>
      </w:r>
      <w:hyperlink w:anchor="_bookmark53" w:history="1">
        <w:r w:rsidRPr="00E46CA3">
          <w:rPr>
            <w:color w:val="2F4F4F"/>
            <w:lang w:val="en-GB"/>
          </w:rPr>
          <w:t>Laurenti et al.</w:t>
        </w:r>
      </w:hyperlink>
      <w:r w:rsidRPr="00E46CA3">
        <w:rPr>
          <w:lang w:val="en-GB"/>
        </w:rPr>
        <w:t xml:space="preserve">, </w:t>
      </w:r>
      <w:hyperlink w:anchor="_bookmark53" w:history="1">
        <w:r w:rsidRPr="00E46CA3">
          <w:rPr>
            <w:color w:val="2F4F4F"/>
            <w:lang w:val="en-GB"/>
          </w:rPr>
          <w:t>2023</w:t>
        </w:r>
      </w:hyperlink>
      <w:r w:rsidRPr="00E46CA3">
        <w:rPr>
          <w:lang w:val="en-GB"/>
        </w:rPr>
        <w:t>).</w:t>
      </w:r>
      <w:r w:rsidRPr="00E46CA3">
        <w:rPr>
          <w:spacing w:val="-2"/>
          <w:lang w:val="en-GB"/>
        </w:rPr>
        <w:t xml:space="preserve"> </w:t>
      </w:r>
      <w:r w:rsidRPr="00E46CA3">
        <w:rPr>
          <w:lang w:val="en-GB"/>
        </w:rPr>
        <w:t>Such</w:t>
      </w:r>
      <w:r w:rsidRPr="00E46CA3">
        <w:rPr>
          <w:spacing w:val="-2"/>
          <w:lang w:val="en-GB"/>
        </w:rPr>
        <w:t xml:space="preserve"> </w:t>
      </w:r>
      <w:r w:rsidRPr="00E46CA3">
        <w:rPr>
          <w:lang w:val="en-GB"/>
        </w:rPr>
        <w:t>neglect</w:t>
      </w:r>
      <w:r w:rsidRPr="00E46CA3">
        <w:rPr>
          <w:spacing w:val="-2"/>
          <w:lang w:val="en-GB"/>
        </w:rPr>
        <w:t xml:space="preserve"> </w:t>
      </w:r>
      <w:r w:rsidRPr="00E46CA3">
        <w:rPr>
          <w:lang w:val="en-GB"/>
        </w:rPr>
        <w:t>strikes</w:t>
      </w:r>
      <w:r w:rsidRPr="00E46CA3">
        <w:rPr>
          <w:spacing w:val="-2"/>
          <w:lang w:val="en-GB"/>
        </w:rPr>
        <w:t xml:space="preserve"> </w:t>
      </w:r>
      <w:r w:rsidRPr="00E46CA3">
        <w:rPr>
          <w:lang w:val="en-GB"/>
        </w:rPr>
        <w:t>the</w:t>
      </w:r>
      <w:r w:rsidRPr="00E46CA3">
        <w:rPr>
          <w:spacing w:val="-2"/>
          <w:lang w:val="en-GB"/>
        </w:rPr>
        <w:t xml:space="preserve"> </w:t>
      </w:r>
      <w:r w:rsidRPr="00E46CA3">
        <w:rPr>
          <w:lang w:val="en-GB"/>
        </w:rPr>
        <w:t>authors</w:t>
      </w:r>
      <w:r w:rsidRPr="00E46CA3">
        <w:rPr>
          <w:spacing w:val="-2"/>
          <w:lang w:val="en-GB"/>
        </w:rPr>
        <w:t xml:space="preserve"> </w:t>
      </w:r>
      <w:r w:rsidRPr="00E46CA3">
        <w:rPr>
          <w:lang w:val="en-GB"/>
        </w:rPr>
        <w:t>as</w:t>
      </w:r>
      <w:r w:rsidRPr="00E46CA3">
        <w:rPr>
          <w:spacing w:val="-2"/>
          <w:lang w:val="en-GB"/>
        </w:rPr>
        <w:t xml:space="preserve"> </w:t>
      </w:r>
      <w:r w:rsidRPr="00E46CA3">
        <w:rPr>
          <w:lang w:val="en-GB"/>
        </w:rPr>
        <w:t>unjustified,</w:t>
      </w:r>
      <w:r w:rsidRPr="00E46CA3">
        <w:rPr>
          <w:spacing w:val="-2"/>
          <w:lang w:val="en-GB"/>
        </w:rPr>
        <w:t xml:space="preserve"> </w:t>
      </w:r>
      <w:r w:rsidRPr="00E46CA3">
        <w:rPr>
          <w:lang w:val="en-GB"/>
        </w:rPr>
        <w:t>given that</w:t>
      </w:r>
      <w:r w:rsidRPr="00E46CA3">
        <w:rPr>
          <w:spacing w:val="40"/>
          <w:lang w:val="en-GB"/>
        </w:rPr>
        <w:t xml:space="preserve"> </w:t>
      </w:r>
      <w:r w:rsidRPr="00E46CA3">
        <w:rPr>
          <w:lang w:val="en-GB"/>
        </w:rPr>
        <w:t>it</w:t>
      </w:r>
      <w:r w:rsidRPr="00E46CA3">
        <w:rPr>
          <w:spacing w:val="40"/>
          <w:lang w:val="en-GB"/>
        </w:rPr>
        <w:t xml:space="preserve"> </w:t>
      </w:r>
      <w:r w:rsidRPr="00E46CA3">
        <w:rPr>
          <w:lang w:val="en-GB"/>
        </w:rPr>
        <w:t>has</w:t>
      </w:r>
      <w:r w:rsidRPr="00E46CA3">
        <w:rPr>
          <w:spacing w:val="40"/>
          <w:lang w:val="en-GB"/>
        </w:rPr>
        <w:t xml:space="preserve"> </w:t>
      </w:r>
      <w:r w:rsidRPr="00E46CA3">
        <w:rPr>
          <w:lang w:val="en-GB"/>
        </w:rPr>
        <w:t>been</w:t>
      </w:r>
      <w:r w:rsidRPr="00E46CA3">
        <w:rPr>
          <w:spacing w:val="40"/>
          <w:lang w:val="en-GB"/>
        </w:rPr>
        <w:t xml:space="preserve"> </w:t>
      </w:r>
      <w:r w:rsidRPr="00E46CA3">
        <w:rPr>
          <w:lang w:val="en-GB"/>
        </w:rPr>
        <w:t>repeatedly</w:t>
      </w:r>
      <w:r w:rsidRPr="00E46CA3">
        <w:rPr>
          <w:spacing w:val="40"/>
          <w:lang w:val="en-GB"/>
        </w:rPr>
        <w:t xml:space="preserve"> </w:t>
      </w:r>
      <w:r w:rsidRPr="00E46CA3">
        <w:rPr>
          <w:lang w:val="en-GB"/>
        </w:rPr>
        <w:t>demonstrated</w:t>
      </w:r>
      <w:r w:rsidRPr="00E46CA3">
        <w:rPr>
          <w:spacing w:val="40"/>
          <w:lang w:val="en-GB"/>
        </w:rPr>
        <w:t xml:space="preserve"> </w:t>
      </w:r>
      <w:r w:rsidRPr="00E46CA3">
        <w:rPr>
          <w:lang w:val="en-GB"/>
        </w:rPr>
        <w:t>that</w:t>
      </w:r>
      <w:r w:rsidRPr="00E46CA3">
        <w:rPr>
          <w:spacing w:val="40"/>
          <w:lang w:val="en-GB"/>
        </w:rPr>
        <w:t xml:space="preserve"> </w:t>
      </w:r>
      <w:r w:rsidRPr="00E46CA3">
        <w:rPr>
          <w:lang w:val="en-GB"/>
        </w:rPr>
        <w:t>WFs</w:t>
      </w:r>
      <w:r w:rsidRPr="00E46CA3">
        <w:rPr>
          <w:spacing w:val="40"/>
          <w:lang w:val="en-GB"/>
        </w:rPr>
        <w:t xml:space="preserve"> </w:t>
      </w:r>
      <w:r w:rsidRPr="00E46CA3">
        <w:rPr>
          <w:lang w:val="en-GB"/>
        </w:rPr>
        <w:t>have a strong association with environmental damage (</w:t>
      </w:r>
      <w:hyperlink w:anchor="_bookmark53" w:history="1">
        <w:r w:rsidRPr="00E46CA3">
          <w:rPr>
            <w:color w:val="2F4F4F"/>
            <w:lang w:val="en-GB"/>
          </w:rPr>
          <w:t>Laurenti</w:t>
        </w:r>
      </w:hyperlink>
      <w:r w:rsidRPr="00E46CA3">
        <w:rPr>
          <w:color w:val="2F4F4F"/>
          <w:lang w:val="en-GB"/>
        </w:rPr>
        <w:t xml:space="preserve"> </w:t>
      </w:r>
      <w:hyperlink w:anchor="_bookmark53" w:history="1">
        <w:r w:rsidRPr="00E46CA3">
          <w:rPr>
            <w:color w:val="2F4F4F"/>
            <w:spacing w:val="-4"/>
            <w:lang w:val="en-GB"/>
          </w:rPr>
          <w:t>et</w:t>
        </w:r>
        <w:r w:rsidRPr="00E46CA3">
          <w:rPr>
            <w:color w:val="2F4F4F"/>
            <w:spacing w:val="-8"/>
            <w:lang w:val="en-GB"/>
          </w:rPr>
          <w:t xml:space="preserve"> </w:t>
        </w:r>
        <w:r w:rsidRPr="00E46CA3">
          <w:rPr>
            <w:color w:val="2F4F4F"/>
            <w:spacing w:val="-4"/>
            <w:lang w:val="en-GB"/>
          </w:rPr>
          <w:t>al.</w:t>
        </w:r>
      </w:hyperlink>
      <w:r w:rsidRPr="00E46CA3">
        <w:rPr>
          <w:spacing w:val="-4"/>
          <w:lang w:val="en-GB"/>
        </w:rPr>
        <w:t>,</w:t>
      </w:r>
      <w:r w:rsidRPr="00E46CA3">
        <w:rPr>
          <w:spacing w:val="-7"/>
          <w:lang w:val="en-GB"/>
        </w:rPr>
        <w:t xml:space="preserve"> </w:t>
      </w:r>
      <w:hyperlink w:anchor="_bookmark53" w:history="1">
        <w:r w:rsidRPr="00E46CA3">
          <w:rPr>
            <w:color w:val="2F4F4F"/>
            <w:spacing w:val="-4"/>
            <w:lang w:val="en-GB"/>
          </w:rPr>
          <w:t>2023</w:t>
        </w:r>
      </w:hyperlink>
      <w:r w:rsidRPr="00E46CA3">
        <w:rPr>
          <w:spacing w:val="-4"/>
          <w:lang w:val="en-GB"/>
        </w:rPr>
        <w:t>;</w:t>
      </w:r>
      <w:r w:rsidRPr="00E46CA3">
        <w:rPr>
          <w:spacing w:val="-7"/>
          <w:lang w:val="en-GB"/>
        </w:rPr>
        <w:t xml:space="preserve"> </w:t>
      </w:r>
      <w:hyperlink w:anchor="_bookmark35" w:history="1">
        <w:r w:rsidRPr="00E46CA3">
          <w:rPr>
            <w:color w:val="2F4F4F"/>
            <w:spacing w:val="-4"/>
            <w:lang w:val="en-GB"/>
          </w:rPr>
          <w:t>Doka</w:t>
        </w:r>
      </w:hyperlink>
      <w:r w:rsidRPr="00E46CA3">
        <w:rPr>
          <w:spacing w:val="-4"/>
          <w:lang w:val="en-GB"/>
        </w:rPr>
        <w:t>,</w:t>
      </w:r>
      <w:r w:rsidRPr="00E46CA3">
        <w:rPr>
          <w:spacing w:val="-7"/>
          <w:lang w:val="en-GB"/>
        </w:rPr>
        <w:t xml:space="preserve"> </w:t>
      </w:r>
      <w:hyperlink w:anchor="_bookmark35" w:history="1">
        <w:r w:rsidRPr="00E46CA3">
          <w:rPr>
            <w:color w:val="2F4F4F"/>
            <w:spacing w:val="-4"/>
            <w:lang w:val="en-GB"/>
          </w:rPr>
          <w:t>2024</w:t>
        </w:r>
      </w:hyperlink>
      <w:r w:rsidRPr="00E46CA3">
        <w:rPr>
          <w:spacing w:val="-4"/>
          <w:lang w:val="en-GB"/>
        </w:rPr>
        <w:t>;</w:t>
      </w:r>
      <w:r w:rsidRPr="00E46CA3">
        <w:rPr>
          <w:spacing w:val="-7"/>
          <w:lang w:val="en-GB"/>
        </w:rPr>
        <w:t xml:space="preserve"> </w:t>
      </w:r>
      <w:hyperlink w:anchor="_bookmark84" w:history="1">
        <w:r w:rsidRPr="00E46CA3">
          <w:rPr>
            <w:color w:val="2F4F4F"/>
            <w:spacing w:val="-4"/>
            <w:lang w:val="en-GB"/>
          </w:rPr>
          <w:t>Ridoutt</w:t>
        </w:r>
        <w:r w:rsidRPr="00E46CA3">
          <w:rPr>
            <w:color w:val="2F4F4F"/>
            <w:spacing w:val="-8"/>
            <w:lang w:val="en-GB"/>
          </w:rPr>
          <w:t xml:space="preserve"> </w:t>
        </w:r>
        <w:r w:rsidRPr="00E46CA3">
          <w:rPr>
            <w:color w:val="2F4F4F"/>
            <w:spacing w:val="-4"/>
            <w:lang w:val="en-GB"/>
          </w:rPr>
          <w:t>et</w:t>
        </w:r>
        <w:r w:rsidRPr="00E46CA3">
          <w:rPr>
            <w:color w:val="2F4F4F"/>
            <w:spacing w:val="-7"/>
            <w:lang w:val="en-GB"/>
          </w:rPr>
          <w:t xml:space="preserve"> </w:t>
        </w:r>
        <w:r w:rsidRPr="00E46CA3">
          <w:rPr>
            <w:color w:val="2F4F4F"/>
            <w:spacing w:val="-4"/>
            <w:lang w:val="en-GB"/>
          </w:rPr>
          <w:t>al.</w:t>
        </w:r>
      </w:hyperlink>
      <w:r w:rsidRPr="00E46CA3">
        <w:rPr>
          <w:spacing w:val="-4"/>
          <w:lang w:val="en-GB"/>
        </w:rPr>
        <w:t>,</w:t>
      </w:r>
      <w:r w:rsidRPr="00E46CA3">
        <w:rPr>
          <w:spacing w:val="-7"/>
          <w:lang w:val="en-GB"/>
        </w:rPr>
        <w:t xml:space="preserve"> </w:t>
      </w:r>
      <w:hyperlink w:anchor="_bookmark84" w:history="1">
        <w:r w:rsidRPr="00E46CA3">
          <w:rPr>
            <w:color w:val="2F4F4F"/>
            <w:spacing w:val="-4"/>
            <w:lang w:val="en-GB"/>
          </w:rPr>
          <w:t>2010</w:t>
        </w:r>
      </w:hyperlink>
      <w:r w:rsidRPr="00E46CA3">
        <w:rPr>
          <w:spacing w:val="-4"/>
          <w:lang w:val="en-GB"/>
        </w:rPr>
        <w:t>;</w:t>
      </w:r>
      <w:r w:rsidRPr="00E46CA3">
        <w:rPr>
          <w:spacing w:val="-7"/>
          <w:lang w:val="en-GB"/>
        </w:rPr>
        <w:t xml:space="preserve"> </w:t>
      </w:r>
      <w:hyperlink w:anchor="_bookmark48" w:history="1">
        <w:r w:rsidRPr="00E46CA3">
          <w:rPr>
            <w:color w:val="2F4F4F"/>
            <w:spacing w:val="-4"/>
            <w:lang w:val="en-GB"/>
          </w:rPr>
          <w:t>Jiao</w:t>
        </w:r>
        <w:r w:rsidRPr="00E46CA3">
          <w:rPr>
            <w:color w:val="2F4F4F"/>
            <w:spacing w:val="-8"/>
            <w:lang w:val="en-GB"/>
          </w:rPr>
          <w:t xml:space="preserve"> </w:t>
        </w:r>
        <w:r w:rsidRPr="00E46CA3">
          <w:rPr>
            <w:color w:val="2F4F4F"/>
            <w:spacing w:val="-4"/>
            <w:lang w:val="en-GB"/>
          </w:rPr>
          <w:t>et</w:t>
        </w:r>
        <w:r w:rsidRPr="00E46CA3">
          <w:rPr>
            <w:color w:val="2F4F4F"/>
            <w:spacing w:val="-7"/>
            <w:lang w:val="en-GB"/>
          </w:rPr>
          <w:t xml:space="preserve"> </w:t>
        </w:r>
        <w:r w:rsidRPr="00E46CA3">
          <w:rPr>
            <w:color w:val="2F4F4F"/>
            <w:spacing w:val="-4"/>
            <w:lang w:val="en-GB"/>
          </w:rPr>
          <w:t>al.</w:t>
        </w:r>
      </w:hyperlink>
      <w:r w:rsidRPr="00E46CA3">
        <w:rPr>
          <w:spacing w:val="-4"/>
          <w:lang w:val="en-GB"/>
        </w:rPr>
        <w:t>,</w:t>
      </w:r>
      <w:r w:rsidRPr="00E46CA3">
        <w:rPr>
          <w:spacing w:val="-7"/>
          <w:lang w:val="en-GB"/>
        </w:rPr>
        <w:t xml:space="preserve"> </w:t>
      </w:r>
      <w:hyperlink w:anchor="_bookmark48" w:history="1">
        <w:r w:rsidRPr="00E46CA3">
          <w:rPr>
            <w:color w:val="2F4F4F"/>
            <w:spacing w:val="-4"/>
            <w:lang w:val="en-GB"/>
          </w:rPr>
          <w:t>2013</w:t>
        </w:r>
      </w:hyperlink>
      <w:r w:rsidRPr="00E46CA3">
        <w:rPr>
          <w:spacing w:val="-4"/>
          <w:lang w:val="en-GB"/>
        </w:rPr>
        <w:t xml:space="preserve">). </w:t>
      </w:r>
      <w:r w:rsidRPr="00E46CA3">
        <w:rPr>
          <w:lang w:val="en-GB"/>
        </w:rPr>
        <w:t>Additionally, it has been shown that the most vulnerable communities suffer disproportionately from the social and</w:t>
      </w:r>
      <w:r w:rsidR="00C33120" w:rsidRPr="00E46CA3">
        <w:rPr>
          <w:lang w:val="en-GB"/>
        </w:rPr>
        <w:t xml:space="preserve"> </w:t>
      </w:r>
      <w:r w:rsidRPr="00E46CA3">
        <w:rPr>
          <w:lang w:val="en-GB"/>
        </w:rPr>
        <w:t>ecological</w:t>
      </w:r>
      <w:r w:rsidRPr="00E46CA3">
        <w:rPr>
          <w:spacing w:val="-3"/>
          <w:lang w:val="en-GB"/>
        </w:rPr>
        <w:t xml:space="preserve"> </w:t>
      </w:r>
      <w:r w:rsidRPr="00E46CA3">
        <w:rPr>
          <w:lang w:val="en-GB"/>
        </w:rPr>
        <w:t>impacts</w:t>
      </w:r>
      <w:r w:rsidRPr="00E46CA3">
        <w:rPr>
          <w:spacing w:val="-3"/>
          <w:lang w:val="en-GB"/>
        </w:rPr>
        <w:t xml:space="preserve"> </w:t>
      </w:r>
      <w:r w:rsidRPr="00E46CA3">
        <w:rPr>
          <w:lang w:val="en-GB"/>
        </w:rPr>
        <w:t>created</w:t>
      </w:r>
      <w:r w:rsidRPr="00E46CA3">
        <w:rPr>
          <w:spacing w:val="-3"/>
          <w:lang w:val="en-GB"/>
        </w:rPr>
        <w:t xml:space="preserve"> </w:t>
      </w:r>
      <w:r w:rsidRPr="00E46CA3">
        <w:rPr>
          <w:lang w:val="en-GB"/>
        </w:rPr>
        <w:t>by</w:t>
      </w:r>
      <w:r w:rsidRPr="00E46CA3">
        <w:rPr>
          <w:spacing w:val="-3"/>
          <w:lang w:val="en-GB"/>
        </w:rPr>
        <w:t xml:space="preserve"> </w:t>
      </w:r>
      <w:r w:rsidRPr="00E46CA3">
        <w:rPr>
          <w:lang w:val="en-GB"/>
        </w:rPr>
        <w:t>wasteful</w:t>
      </w:r>
      <w:r w:rsidRPr="00E46CA3">
        <w:rPr>
          <w:spacing w:val="-3"/>
          <w:lang w:val="en-GB"/>
        </w:rPr>
        <w:t xml:space="preserve"> </w:t>
      </w:r>
      <w:r w:rsidRPr="00E46CA3">
        <w:rPr>
          <w:lang w:val="en-GB"/>
        </w:rPr>
        <w:t>behaviours</w:t>
      </w:r>
      <w:r w:rsidRPr="00E46CA3">
        <w:rPr>
          <w:spacing w:val="-3"/>
          <w:lang w:val="en-GB"/>
        </w:rPr>
        <w:t xml:space="preserve"> </w:t>
      </w:r>
      <w:r w:rsidRPr="00E46CA3">
        <w:rPr>
          <w:lang w:val="en-GB"/>
        </w:rPr>
        <w:t>and</w:t>
      </w:r>
      <w:r w:rsidRPr="00E46CA3">
        <w:rPr>
          <w:spacing w:val="-3"/>
          <w:lang w:val="en-GB"/>
        </w:rPr>
        <w:t xml:space="preserve"> </w:t>
      </w:r>
      <w:r w:rsidRPr="00E46CA3">
        <w:rPr>
          <w:lang w:val="en-GB"/>
        </w:rPr>
        <w:t>substandard</w:t>
      </w:r>
      <w:r w:rsidRPr="00E46CA3">
        <w:rPr>
          <w:spacing w:val="-1"/>
          <w:lang w:val="en-GB"/>
        </w:rPr>
        <w:t xml:space="preserve"> </w:t>
      </w:r>
      <w:r w:rsidRPr="00E46CA3">
        <w:rPr>
          <w:lang w:val="en-GB"/>
        </w:rPr>
        <w:t>end-of-life</w:t>
      </w:r>
      <w:r w:rsidRPr="00E46CA3">
        <w:rPr>
          <w:spacing w:val="-1"/>
          <w:lang w:val="en-GB"/>
        </w:rPr>
        <w:t xml:space="preserve"> </w:t>
      </w:r>
      <w:r w:rsidRPr="00E46CA3">
        <w:rPr>
          <w:lang w:val="en-GB"/>
        </w:rPr>
        <w:t>treatment</w:t>
      </w:r>
      <w:r w:rsidRPr="00E46CA3">
        <w:rPr>
          <w:spacing w:val="-1"/>
          <w:lang w:val="en-GB"/>
        </w:rPr>
        <w:t xml:space="preserve"> </w:t>
      </w:r>
      <w:r w:rsidRPr="00E46CA3">
        <w:rPr>
          <w:lang w:val="en-GB"/>
        </w:rPr>
        <w:t>(</w:t>
      </w:r>
      <w:hyperlink w:anchor="_bookmark72" w:history="1">
        <w:r w:rsidRPr="00E46CA3">
          <w:rPr>
            <w:color w:val="2F4F4F"/>
            <w:lang w:val="en-GB"/>
          </w:rPr>
          <w:t>N.</w:t>
        </w:r>
        <w:r w:rsidRPr="00E46CA3">
          <w:rPr>
            <w:color w:val="2F4F4F"/>
            <w:spacing w:val="-1"/>
            <w:lang w:val="en-GB"/>
          </w:rPr>
          <w:t xml:space="preserve"> </w:t>
        </w:r>
        <w:r w:rsidRPr="00E46CA3">
          <w:rPr>
            <w:color w:val="2F4F4F"/>
            <w:lang w:val="en-GB"/>
          </w:rPr>
          <w:t>Pellow</w:t>
        </w:r>
      </w:hyperlink>
      <w:r w:rsidRPr="00E46CA3">
        <w:rPr>
          <w:lang w:val="en-GB"/>
        </w:rPr>
        <w:t>,</w:t>
      </w:r>
      <w:r w:rsidRPr="00E46CA3">
        <w:rPr>
          <w:spacing w:val="-1"/>
          <w:lang w:val="en-GB"/>
        </w:rPr>
        <w:t xml:space="preserve"> </w:t>
      </w:r>
      <w:hyperlink w:anchor="_bookmark72" w:history="1">
        <w:r w:rsidRPr="00E46CA3">
          <w:rPr>
            <w:color w:val="2F4F4F"/>
            <w:lang w:val="en-GB"/>
          </w:rPr>
          <w:t>2023</w:t>
        </w:r>
      </w:hyperlink>
      <w:r w:rsidRPr="00E46CA3">
        <w:rPr>
          <w:lang w:val="en-GB"/>
        </w:rPr>
        <w:t>;</w:t>
      </w:r>
      <w:r w:rsidRPr="00E46CA3">
        <w:rPr>
          <w:spacing w:val="-1"/>
          <w:lang w:val="en-GB"/>
        </w:rPr>
        <w:t xml:space="preserve"> </w:t>
      </w:r>
      <w:hyperlink w:anchor="_bookmark20" w:history="1">
        <w:r w:rsidRPr="00E46CA3">
          <w:rPr>
            <w:color w:val="2F4F4F"/>
            <w:lang w:val="en-GB"/>
          </w:rPr>
          <w:t>Akese</w:t>
        </w:r>
        <w:r w:rsidRPr="00E46CA3">
          <w:rPr>
            <w:color w:val="2F4F4F"/>
            <w:spacing w:val="-1"/>
            <w:lang w:val="en-GB"/>
          </w:rPr>
          <w:t xml:space="preserve"> </w:t>
        </w:r>
        <w:r w:rsidRPr="00E46CA3">
          <w:rPr>
            <w:color w:val="2F4F4F"/>
            <w:lang w:val="en-GB"/>
          </w:rPr>
          <w:t>and</w:t>
        </w:r>
      </w:hyperlink>
      <w:r w:rsidRPr="00E46CA3">
        <w:rPr>
          <w:color w:val="2F4F4F"/>
          <w:lang w:val="en-GB"/>
        </w:rPr>
        <w:t xml:space="preserve"> </w:t>
      </w:r>
      <w:hyperlink w:anchor="_bookmark20" w:history="1">
        <w:r w:rsidRPr="00E46CA3">
          <w:rPr>
            <w:color w:val="2F4F4F"/>
            <w:lang w:val="en-GB"/>
          </w:rPr>
          <w:t>Little</w:t>
        </w:r>
      </w:hyperlink>
      <w:r w:rsidRPr="00E46CA3">
        <w:rPr>
          <w:lang w:val="en-GB"/>
        </w:rPr>
        <w:t xml:space="preserve">, </w:t>
      </w:r>
      <w:hyperlink w:anchor="_bookmark20" w:history="1">
        <w:r w:rsidRPr="00E46CA3">
          <w:rPr>
            <w:color w:val="2F4F4F"/>
            <w:lang w:val="en-GB"/>
          </w:rPr>
          <w:t>2018</w:t>
        </w:r>
      </w:hyperlink>
      <w:r w:rsidRPr="00E46CA3">
        <w:rPr>
          <w:lang w:val="en-GB"/>
        </w:rPr>
        <w:t>).</w:t>
      </w:r>
    </w:p>
    <w:p w14:paraId="4EE132EF" w14:textId="79776243" w:rsidR="009C0070" w:rsidRPr="00E46CA3" w:rsidDel="00174CB9" w:rsidRDefault="00BA44FC">
      <w:pPr>
        <w:pStyle w:val="BodyText"/>
        <w:spacing w:line="249" w:lineRule="auto"/>
        <w:ind w:left="34" w:firstLine="298"/>
        <w:rPr>
          <w:del w:id="0" w:author="Blanco Rocha, C.F. (Carlos Felipe)" w:date="2025-06-04T11:41:00Z" w16du:dateUtc="2025-06-04T09:41:00Z"/>
          <w:lang w:val="en-GB"/>
        </w:rPr>
      </w:pPr>
      <w:r>
        <w:rPr>
          <w:lang w:val="en-GB"/>
        </w:rPr>
        <w:t xml:space="preserve">To date, </w:t>
      </w:r>
      <w:del w:id="1" w:author="Blanco Rocha, C.F. (Carlos Felipe)" w:date="2025-06-04T11:41:00Z" w16du:dateUtc="2025-06-04T09:41:00Z">
        <w:r w:rsidR="00000000" w:rsidRPr="00E46CA3" w:rsidDel="00174CB9">
          <w:rPr>
            <w:lang w:val="en-GB"/>
          </w:rPr>
          <w:delText>WF</w:delText>
        </w:r>
        <w:r w:rsidR="00000000" w:rsidRPr="00E46CA3" w:rsidDel="00174CB9">
          <w:rPr>
            <w:spacing w:val="40"/>
            <w:lang w:val="en-GB"/>
          </w:rPr>
          <w:delText xml:space="preserve"> </w:delText>
        </w:r>
        <w:r w:rsidR="00000000" w:rsidRPr="00E46CA3" w:rsidDel="00174CB9">
          <w:rPr>
            <w:lang w:val="en-GB"/>
          </w:rPr>
          <w:delText>and</w:delText>
        </w:r>
        <w:r w:rsidR="00000000" w:rsidRPr="00E46CA3" w:rsidDel="00174CB9">
          <w:rPr>
            <w:spacing w:val="40"/>
            <w:lang w:val="en-GB"/>
          </w:rPr>
          <w:delText xml:space="preserve"> </w:delText>
        </w:r>
        <w:r w:rsidR="00000000" w:rsidRPr="00E46CA3" w:rsidDel="00174CB9">
          <w:rPr>
            <w:lang w:val="en-GB"/>
          </w:rPr>
          <w:delText>MF,</w:delText>
        </w:r>
        <w:r w:rsidR="00000000" w:rsidRPr="00E46CA3" w:rsidDel="00174CB9">
          <w:rPr>
            <w:spacing w:val="40"/>
            <w:lang w:val="en-GB"/>
          </w:rPr>
          <w:delText xml:space="preserve"> </w:delText>
        </w:r>
        <w:r w:rsidR="00000000" w:rsidRPr="00E46CA3" w:rsidDel="00174CB9">
          <w:rPr>
            <w:lang w:val="en-GB"/>
          </w:rPr>
          <w:delText>the</w:delText>
        </w:r>
        <w:r w:rsidR="00000000" w:rsidRPr="00E46CA3" w:rsidDel="00174CB9">
          <w:rPr>
            <w:spacing w:val="40"/>
            <w:lang w:val="en-GB"/>
          </w:rPr>
          <w:delText xml:space="preserve"> </w:delText>
        </w:r>
        <w:r w:rsidR="00000000" w:rsidRPr="00E46CA3" w:rsidDel="00174CB9">
          <w:rPr>
            <w:lang w:val="en-GB"/>
          </w:rPr>
          <w:delText>two</w:delText>
        </w:r>
        <w:r w:rsidR="00000000" w:rsidRPr="00E46CA3" w:rsidDel="00174CB9">
          <w:rPr>
            <w:spacing w:val="40"/>
            <w:lang w:val="en-GB"/>
          </w:rPr>
          <w:delText xml:space="preserve"> </w:delText>
        </w:r>
        <w:r w:rsidR="00000000" w:rsidRPr="00E46CA3" w:rsidDel="00174CB9">
          <w:rPr>
            <w:lang w:val="en-GB"/>
          </w:rPr>
          <w:delText>metrics</w:delText>
        </w:r>
        <w:r w:rsidR="00000000" w:rsidRPr="00E46CA3" w:rsidDel="00174CB9">
          <w:rPr>
            <w:spacing w:val="40"/>
            <w:lang w:val="en-GB"/>
          </w:rPr>
          <w:delText xml:space="preserve"> </w:delText>
        </w:r>
        <w:r w:rsidR="00000000" w:rsidRPr="00E46CA3" w:rsidDel="00174CB9">
          <w:rPr>
            <w:lang w:val="en-GB"/>
          </w:rPr>
          <w:delText>of</w:delText>
        </w:r>
        <w:r w:rsidR="00000000" w:rsidRPr="00E46CA3" w:rsidDel="00174CB9">
          <w:rPr>
            <w:spacing w:val="40"/>
            <w:lang w:val="en-GB"/>
          </w:rPr>
          <w:delText xml:space="preserve"> </w:delText>
        </w:r>
        <w:r w:rsidR="00000000" w:rsidRPr="00E46CA3" w:rsidDel="00174CB9">
          <w:rPr>
            <w:lang w:val="en-GB"/>
          </w:rPr>
          <w:delText>focus</w:delText>
        </w:r>
        <w:r w:rsidR="00000000" w:rsidRPr="00E46CA3" w:rsidDel="00174CB9">
          <w:rPr>
            <w:spacing w:val="40"/>
            <w:lang w:val="en-GB"/>
          </w:rPr>
          <w:delText xml:space="preserve"> </w:delText>
        </w:r>
        <w:r w:rsidR="00000000" w:rsidRPr="00E46CA3" w:rsidDel="00174CB9">
          <w:rPr>
            <w:lang w:val="en-GB"/>
          </w:rPr>
          <w:delText>in</w:delText>
        </w:r>
        <w:r w:rsidR="00000000" w:rsidRPr="00E46CA3" w:rsidDel="00174CB9">
          <w:rPr>
            <w:spacing w:val="40"/>
            <w:lang w:val="en-GB"/>
          </w:rPr>
          <w:delText xml:space="preserve"> </w:delText>
        </w:r>
        <w:r w:rsidR="00000000" w:rsidRPr="00E46CA3" w:rsidDel="00174CB9">
          <w:rPr>
            <w:lang w:val="en-GB"/>
          </w:rPr>
          <w:delText>the</w:delText>
        </w:r>
        <w:r w:rsidR="00000000" w:rsidRPr="00E46CA3" w:rsidDel="00174CB9">
          <w:rPr>
            <w:spacing w:val="40"/>
            <w:lang w:val="en-GB"/>
          </w:rPr>
          <w:delText xml:space="preserve"> </w:delText>
        </w:r>
        <w:r w:rsidR="00000000" w:rsidRPr="00E46CA3" w:rsidDel="00174CB9">
          <w:rPr>
            <w:lang w:val="en-GB"/>
          </w:rPr>
          <w:delText>study, can</w:delText>
        </w:r>
        <w:r w:rsidR="00000000" w:rsidRPr="00E46CA3" w:rsidDel="00174CB9">
          <w:rPr>
            <w:spacing w:val="-4"/>
            <w:lang w:val="en-GB"/>
          </w:rPr>
          <w:delText xml:space="preserve"> </w:delText>
        </w:r>
        <w:r w:rsidR="00000000" w:rsidRPr="00E46CA3" w:rsidDel="00174CB9">
          <w:rPr>
            <w:lang w:val="en-GB"/>
          </w:rPr>
          <w:delText>provide</w:delText>
        </w:r>
        <w:r w:rsidR="00000000" w:rsidRPr="00E46CA3" w:rsidDel="00174CB9">
          <w:rPr>
            <w:spacing w:val="-4"/>
            <w:lang w:val="en-GB"/>
          </w:rPr>
          <w:delText xml:space="preserve"> </w:delText>
        </w:r>
        <w:r w:rsidR="00000000" w:rsidRPr="00E46CA3" w:rsidDel="00174CB9">
          <w:rPr>
            <w:lang w:val="en-GB"/>
          </w:rPr>
          <w:delText>a</w:delText>
        </w:r>
        <w:r w:rsidR="00000000" w:rsidRPr="00E46CA3" w:rsidDel="00174CB9">
          <w:rPr>
            <w:spacing w:val="-4"/>
            <w:lang w:val="en-GB"/>
          </w:rPr>
          <w:delText xml:space="preserve"> </w:delText>
        </w:r>
        <w:r w:rsidR="00000000" w:rsidRPr="00E46CA3" w:rsidDel="00174CB9">
          <w:rPr>
            <w:lang w:val="en-GB"/>
          </w:rPr>
          <w:delText>comprehensive</w:delText>
        </w:r>
        <w:r w:rsidR="00000000" w:rsidRPr="00E46CA3" w:rsidDel="00174CB9">
          <w:rPr>
            <w:spacing w:val="-4"/>
            <w:lang w:val="en-GB"/>
          </w:rPr>
          <w:delText xml:space="preserve"> </w:delText>
        </w:r>
        <w:r w:rsidR="00000000" w:rsidRPr="00E46CA3" w:rsidDel="00174CB9">
          <w:rPr>
            <w:lang w:val="en-GB"/>
          </w:rPr>
          <w:delText>assessment</w:delText>
        </w:r>
        <w:r w:rsidR="00000000" w:rsidRPr="00E46CA3" w:rsidDel="00174CB9">
          <w:rPr>
            <w:spacing w:val="-4"/>
            <w:lang w:val="en-GB"/>
          </w:rPr>
          <w:delText xml:space="preserve"> </w:delText>
        </w:r>
        <w:r w:rsidR="00000000" w:rsidRPr="00E46CA3" w:rsidDel="00174CB9">
          <w:rPr>
            <w:lang w:val="en-GB"/>
          </w:rPr>
          <w:delText>of</w:delText>
        </w:r>
        <w:r w:rsidR="00000000" w:rsidRPr="00E46CA3" w:rsidDel="00174CB9">
          <w:rPr>
            <w:spacing w:val="-4"/>
            <w:lang w:val="en-GB"/>
          </w:rPr>
          <w:delText xml:space="preserve"> </w:delText>
        </w:r>
      </w:del>
      <w:del w:id="2" w:author="Blanco Rocha, C.F. (Carlos Felipe)" w:date="2025-06-04T11:23:00Z" w16du:dateUtc="2025-06-04T09:23:00Z">
        <w:r w:rsidR="00000000" w:rsidRPr="00E46CA3" w:rsidDel="00876827">
          <w:rPr>
            <w:lang w:val="en-GB"/>
          </w:rPr>
          <w:delText>potential</w:delText>
        </w:r>
        <w:r w:rsidR="00000000" w:rsidRPr="00E46CA3" w:rsidDel="00876827">
          <w:rPr>
            <w:spacing w:val="-4"/>
            <w:lang w:val="en-GB"/>
          </w:rPr>
          <w:delText xml:space="preserve"> </w:delText>
        </w:r>
      </w:del>
      <w:del w:id="3" w:author="Blanco Rocha, C.F. (Carlos Felipe)" w:date="2025-06-04T11:41:00Z" w16du:dateUtc="2025-06-04T09:41:00Z">
        <w:r w:rsidR="00000000" w:rsidRPr="00E46CA3" w:rsidDel="00174CB9">
          <w:rPr>
            <w:lang w:val="en-GB"/>
          </w:rPr>
          <w:delText>environmental impact</w:delText>
        </w:r>
      </w:del>
      <w:del w:id="4" w:author="Blanco Rocha, C.F. (Carlos Felipe)" w:date="2025-06-04T11:32:00Z" w16du:dateUtc="2025-06-04T09:32:00Z">
        <w:r w:rsidR="00000000" w:rsidRPr="00E46CA3" w:rsidDel="0050565A">
          <w:rPr>
            <w:lang w:val="en-GB"/>
          </w:rPr>
          <w:delText>s across the supply chain,</w:delText>
        </w:r>
      </w:del>
      <w:del w:id="5" w:author="Blanco Rocha, C.F. (Carlos Felipe)" w:date="2025-06-04T11:41:00Z" w16du:dateUtc="2025-06-04T09:41:00Z">
        <w:r w:rsidR="00000000" w:rsidRPr="00E46CA3" w:rsidDel="00174CB9">
          <w:rPr>
            <w:lang w:val="en-GB"/>
          </w:rPr>
          <w:delText xml:space="preserve"> </w:delText>
        </w:r>
      </w:del>
      <w:del w:id="6" w:author="Blanco Rocha, C.F. (Carlos Felipe)" w:date="2025-06-04T11:32:00Z" w16du:dateUtc="2025-06-04T09:32:00Z">
        <w:r w:rsidR="00000000" w:rsidRPr="00E46CA3" w:rsidDel="0050565A">
          <w:rPr>
            <w:lang w:val="en-GB"/>
          </w:rPr>
          <w:delText xml:space="preserve">encapsulating </w:delText>
        </w:r>
      </w:del>
      <w:del w:id="7" w:author="Blanco Rocha, C.F. (Carlos Felipe)" w:date="2025-06-04T11:41:00Z" w16du:dateUtc="2025-06-04T09:41:00Z">
        <w:r w:rsidR="00000000" w:rsidRPr="00E46CA3" w:rsidDel="00174CB9">
          <w:rPr>
            <w:lang w:val="en-GB"/>
          </w:rPr>
          <w:delText xml:space="preserve">both resource use and </w:delText>
        </w:r>
      </w:del>
      <w:del w:id="8" w:author="Blanco Rocha, C.F. (Carlos Felipe)" w:date="2025-06-04T11:32:00Z" w16du:dateUtc="2025-06-04T09:32:00Z">
        <w:r w:rsidR="00000000" w:rsidRPr="00E46CA3" w:rsidDel="0050565A">
          <w:rPr>
            <w:lang w:val="en-GB"/>
          </w:rPr>
          <w:delText>pollution/</w:delText>
        </w:r>
      </w:del>
      <w:del w:id="9" w:author="Blanco Rocha, C.F. (Carlos Felipe)" w:date="2025-06-04T11:41:00Z" w16du:dateUtc="2025-06-04T09:41:00Z">
        <w:r w:rsidR="00000000" w:rsidRPr="00E46CA3" w:rsidDel="00174CB9">
          <w:rPr>
            <w:lang w:val="en-GB"/>
          </w:rPr>
          <w:delText>waste generation</w:delText>
        </w:r>
      </w:del>
      <w:del w:id="10" w:author="Blanco Rocha, C.F. (Carlos Felipe)" w:date="2025-06-04T11:33:00Z" w16du:dateUtc="2025-06-04T09:33:00Z">
        <w:r w:rsidR="00000000" w:rsidRPr="00E46CA3" w:rsidDel="0050565A">
          <w:rPr>
            <w:lang w:val="en-GB"/>
          </w:rPr>
          <w:delText>, while offering insights at diverse scales, from individual activities to global systems,</w:delText>
        </w:r>
        <w:r w:rsidR="00FA48A2" w:rsidRPr="00E46CA3" w:rsidDel="0050565A">
          <w:rPr>
            <w:lang w:val="en-GB"/>
          </w:rPr>
          <w:delText xml:space="preserve"> </w:delText>
        </w:r>
        <w:r w:rsidR="00000000" w:rsidRPr="00E46CA3" w:rsidDel="0050565A">
          <w:rPr>
            <w:lang w:val="en-GB"/>
          </w:rPr>
          <w:delText>facilitating communication with a diverse range of stakeholders</w:delText>
        </w:r>
      </w:del>
      <w:del w:id="11" w:author="Blanco Rocha, C.F. (Carlos Felipe)" w:date="2025-06-04T11:35:00Z" w16du:dateUtc="2025-06-04T09:35:00Z">
        <w:r w:rsidR="00000000" w:rsidRPr="00E46CA3" w:rsidDel="0050565A">
          <w:rPr>
            <w:lang w:val="en-GB"/>
          </w:rPr>
          <w:delText>.</w:delText>
        </w:r>
      </w:del>
      <w:del w:id="12" w:author="Blanco Rocha, C.F. (Carlos Felipe)" w:date="2025-06-04T11:39:00Z" w16du:dateUtc="2025-06-04T09:39:00Z">
        <w:r w:rsidR="00000000" w:rsidRPr="00E46CA3" w:rsidDel="00174CB9">
          <w:rPr>
            <w:lang w:val="en-GB"/>
          </w:rPr>
          <w:delText xml:space="preserve"> </w:delText>
        </w:r>
      </w:del>
      <w:del w:id="13" w:author="Blanco Rocha, C.F. (Carlos Felipe)" w:date="2025-06-04T11:41:00Z" w16du:dateUtc="2025-06-04T09:41:00Z">
        <w:r w:rsidR="00000000" w:rsidRPr="00E46CA3" w:rsidDel="00174CB9">
          <w:rPr>
            <w:lang w:val="en-GB"/>
          </w:rPr>
          <w:delText>Thus, to reduce the negative externalities of human consumption and improve supply chain resilience, it is essential to uncover, disaggregate,</w:delText>
        </w:r>
        <w:r w:rsidR="00000000" w:rsidRPr="00E46CA3" w:rsidDel="00174CB9">
          <w:rPr>
            <w:spacing w:val="80"/>
            <w:lang w:val="en-GB"/>
          </w:rPr>
          <w:delText xml:space="preserve"> </w:delText>
        </w:r>
        <w:r w:rsidR="00000000" w:rsidRPr="00E46CA3" w:rsidDel="00174CB9">
          <w:rPr>
            <w:lang w:val="en-GB"/>
          </w:rPr>
          <w:delText>and quantify the material and waste footprints of human activities</w:delText>
        </w:r>
        <w:r w:rsidR="00000000" w:rsidRPr="00E46CA3" w:rsidDel="00174CB9">
          <w:rPr>
            <w:spacing w:val="-13"/>
            <w:lang w:val="en-GB"/>
          </w:rPr>
          <w:delText xml:space="preserve"> </w:delText>
        </w:r>
        <w:r w:rsidR="00000000" w:rsidRPr="00E46CA3" w:rsidDel="00174CB9">
          <w:rPr>
            <w:lang w:val="en-GB"/>
          </w:rPr>
          <w:delText>in</w:delText>
        </w:r>
        <w:r w:rsidR="00000000" w:rsidRPr="00E46CA3" w:rsidDel="00174CB9">
          <w:rPr>
            <w:spacing w:val="-12"/>
            <w:lang w:val="en-GB"/>
          </w:rPr>
          <w:delText xml:space="preserve"> </w:delText>
        </w:r>
        <w:r w:rsidR="00000000" w:rsidRPr="00E46CA3" w:rsidDel="00174CB9">
          <w:rPr>
            <w:lang w:val="en-GB"/>
          </w:rPr>
          <w:delText>as</w:delText>
        </w:r>
        <w:r w:rsidR="00000000" w:rsidRPr="00E46CA3" w:rsidDel="00174CB9">
          <w:rPr>
            <w:spacing w:val="-13"/>
            <w:lang w:val="en-GB"/>
          </w:rPr>
          <w:delText xml:space="preserve"> </w:delText>
        </w:r>
        <w:r w:rsidR="00000000" w:rsidRPr="00E46CA3" w:rsidDel="00174CB9">
          <w:rPr>
            <w:lang w:val="en-GB"/>
          </w:rPr>
          <w:delText>much</w:delText>
        </w:r>
        <w:r w:rsidR="00000000" w:rsidRPr="00E46CA3" w:rsidDel="00174CB9">
          <w:rPr>
            <w:spacing w:val="-12"/>
            <w:lang w:val="en-GB"/>
          </w:rPr>
          <w:delText xml:space="preserve"> </w:delText>
        </w:r>
        <w:r w:rsidR="00000000" w:rsidRPr="00E46CA3" w:rsidDel="00174CB9">
          <w:rPr>
            <w:lang w:val="en-GB"/>
          </w:rPr>
          <w:delText>detail</w:delText>
        </w:r>
        <w:r w:rsidR="00000000" w:rsidRPr="00E46CA3" w:rsidDel="00174CB9">
          <w:rPr>
            <w:spacing w:val="-13"/>
            <w:lang w:val="en-GB"/>
          </w:rPr>
          <w:delText xml:space="preserve"> </w:delText>
        </w:r>
        <w:r w:rsidR="00000000" w:rsidRPr="00E46CA3" w:rsidDel="00174CB9">
          <w:rPr>
            <w:lang w:val="en-GB"/>
          </w:rPr>
          <w:delText>as</w:delText>
        </w:r>
        <w:r w:rsidR="00000000" w:rsidRPr="00E46CA3" w:rsidDel="00174CB9">
          <w:rPr>
            <w:spacing w:val="-12"/>
            <w:lang w:val="en-GB"/>
          </w:rPr>
          <w:delText xml:space="preserve"> </w:delText>
        </w:r>
        <w:r w:rsidR="00000000" w:rsidRPr="00E46CA3" w:rsidDel="00174CB9">
          <w:rPr>
            <w:lang w:val="en-GB"/>
          </w:rPr>
          <w:delText>possible</w:delText>
        </w:r>
        <w:r w:rsidR="00000000" w:rsidRPr="00E46CA3" w:rsidDel="00174CB9">
          <w:rPr>
            <w:spacing w:val="-13"/>
            <w:lang w:val="en-GB"/>
          </w:rPr>
          <w:delText xml:space="preserve"> </w:delText>
        </w:r>
        <w:r w:rsidR="00000000" w:rsidRPr="00E46CA3" w:rsidDel="00174CB9">
          <w:rPr>
            <w:lang w:val="en-GB"/>
          </w:rPr>
          <w:delText>(</w:delText>
        </w:r>
        <w:r w:rsidR="00000000" w:rsidRPr="00E46CA3" w:rsidDel="00174CB9">
          <w:rPr>
            <w:lang w:val="en-GB"/>
          </w:rPr>
          <w:fldChar w:fldCharType="begin"/>
        </w:r>
        <w:r w:rsidR="00000000" w:rsidRPr="00E46CA3" w:rsidDel="00174CB9">
          <w:rPr>
            <w:lang w:val="en-GB"/>
          </w:rPr>
          <w:delInstrText>HYPERLINK \l "_bookmark18"</w:delInstrText>
        </w:r>
        <w:r w:rsidR="00000000" w:rsidRPr="00E46CA3" w:rsidDel="00174CB9">
          <w:rPr>
            <w:lang w:val="en-GB"/>
          </w:rPr>
        </w:r>
        <w:r w:rsidR="00000000" w:rsidRPr="00E46CA3" w:rsidDel="00174CB9">
          <w:rPr>
            <w:lang w:val="en-GB"/>
          </w:rPr>
          <w:fldChar w:fldCharType="separate"/>
        </w:r>
        <w:r w:rsidR="00000000" w:rsidRPr="00E46CA3" w:rsidDel="00174CB9">
          <w:rPr>
            <w:color w:val="2F4F4F"/>
            <w:lang w:val="en-GB"/>
          </w:rPr>
          <w:delText>Bisinella</w:delText>
        </w:r>
        <w:r w:rsidR="00000000" w:rsidRPr="00E46CA3" w:rsidDel="00174CB9">
          <w:rPr>
            <w:color w:val="2F4F4F"/>
            <w:spacing w:val="-12"/>
            <w:lang w:val="en-GB"/>
          </w:rPr>
          <w:delText xml:space="preserve"> </w:delText>
        </w:r>
        <w:r w:rsidR="00000000" w:rsidRPr="00E46CA3" w:rsidDel="00174CB9">
          <w:rPr>
            <w:color w:val="2F4F4F"/>
            <w:lang w:val="en-GB"/>
          </w:rPr>
          <w:delText>et</w:delText>
        </w:r>
        <w:r w:rsidR="00000000" w:rsidRPr="00E46CA3" w:rsidDel="00174CB9">
          <w:rPr>
            <w:color w:val="2F4F4F"/>
            <w:spacing w:val="-13"/>
            <w:lang w:val="en-GB"/>
          </w:rPr>
          <w:delText xml:space="preserve"> </w:delText>
        </w:r>
        <w:r w:rsidR="00000000" w:rsidRPr="00E46CA3" w:rsidDel="00174CB9">
          <w:rPr>
            <w:color w:val="2F4F4F"/>
            <w:lang w:val="en-GB"/>
          </w:rPr>
          <w:delText>al.</w:delText>
        </w:r>
        <w:r w:rsidR="00000000" w:rsidRPr="00E46CA3" w:rsidDel="00174CB9">
          <w:rPr>
            <w:lang w:val="en-GB"/>
          </w:rPr>
          <w:fldChar w:fldCharType="end"/>
        </w:r>
        <w:r w:rsidR="00000000" w:rsidRPr="00E46CA3" w:rsidDel="00174CB9">
          <w:rPr>
            <w:lang w:val="en-GB"/>
          </w:rPr>
          <w:delText>,</w:delText>
        </w:r>
        <w:r w:rsidR="00000000" w:rsidRPr="00E46CA3" w:rsidDel="00174CB9">
          <w:rPr>
            <w:spacing w:val="-12"/>
            <w:lang w:val="en-GB"/>
          </w:rPr>
          <w:delText xml:space="preserve"> </w:delText>
        </w:r>
        <w:r w:rsidR="00000000" w:rsidRPr="00E46CA3" w:rsidDel="00174CB9">
          <w:rPr>
            <w:lang w:val="en-GB"/>
          </w:rPr>
          <w:fldChar w:fldCharType="begin"/>
        </w:r>
        <w:r w:rsidR="00000000" w:rsidRPr="00E46CA3" w:rsidDel="00174CB9">
          <w:rPr>
            <w:lang w:val="en-GB"/>
          </w:rPr>
          <w:delInstrText>HYPERLINK \l "_bookmark18"</w:delInstrText>
        </w:r>
        <w:r w:rsidR="00000000" w:rsidRPr="00E46CA3" w:rsidDel="00174CB9">
          <w:rPr>
            <w:lang w:val="en-GB"/>
          </w:rPr>
        </w:r>
        <w:r w:rsidR="00000000" w:rsidRPr="00E46CA3" w:rsidDel="00174CB9">
          <w:rPr>
            <w:lang w:val="en-GB"/>
          </w:rPr>
          <w:fldChar w:fldCharType="separate"/>
        </w:r>
        <w:r w:rsidR="00000000" w:rsidRPr="00E46CA3" w:rsidDel="00174CB9">
          <w:rPr>
            <w:color w:val="2F4F4F"/>
            <w:lang w:val="en-GB"/>
          </w:rPr>
          <w:delText>2024</w:delText>
        </w:r>
        <w:r w:rsidR="00000000" w:rsidRPr="00E46CA3" w:rsidDel="00174CB9">
          <w:rPr>
            <w:lang w:val="en-GB"/>
          </w:rPr>
          <w:fldChar w:fldCharType="end"/>
        </w:r>
        <w:r w:rsidR="00000000" w:rsidRPr="00E46CA3" w:rsidDel="00174CB9">
          <w:rPr>
            <w:lang w:val="en-GB"/>
          </w:rPr>
          <w:delText xml:space="preserve">; </w:delText>
        </w:r>
        <w:r w:rsidR="00000000" w:rsidRPr="00E46CA3" w:rsidDel="00174CB9">
          <w:rPr>
            <w:lang w:val="en-GB"/>
          </w:rPr>
          <w:fldChar w:fldCharType="begin"/>
        </w:r>
        <w:r w:rsidR="00000000" w:rsidRPr="00E46CA3" w:rsidDel="00174CB9">
          <w:rPr>
            <w:lang w:val="en-GB"/>
          </w:rPr>
          <w:delInstrText>HYPERLINK \l "_bookmark80"</w:delInstrText>
        </w:r>
        <w:r w:rsidR="00000000" w:rsidRPr="00E46CA3" w:rsidDel="00174CB9">
          <w:rPr>
            <w:lang w:val="en-GB"/>
          </w:rPr>
        </w:r>
        <w:r w:rsidR="00000000" w:rsidRPr="00E46CA3" w:rsidDel="00174CB9">
          <w:rPr>
            <w:lang w:val="en-GB"/>
          </w:rPr>
          <w:fldChar w:fldCharType="separate"/>
        </w:r>
        <w:r w:rsidR="00000000" w:rsidRPr="00E46CA3" w:rsidDel="00174CB9">
          <w:rPr>
            <w:color w:val="2F4F4F"/>
            <w:lang w:val="en-GB"/>
          </w:rPr>
          <w:delText>Towa et al.</w:delText>
        </w:r>
        <w:r w:rsidR="00000000" w:rsidRPr="00E46CA3" w:rsidDel="00174CB9">
          <w:rPr>
            <w:lang w:val="en-GB"/>
          </w:rPr>
          <w:fldChar w:fldCharType="end"/>
        </w:r>
        <w:r w:rsidR="00000000" w:rsidRPr="00E46CA3" w:rsidDel="00174CB9">
          <w:rPr>
            <w:lang w:val="en-GB"/>
          </w:rPr>
          <w:delText xml:space="preserve">, </w:delText>
        </w:r>
        <w:r w:rsidR="00000000" w:rsidRPr="00E46CA3" w:rsidDel="00174CB9">
          <w:rPr>
            <w:lang w:val="en-GB"/>
          </w:rPr>
          <w:fldChar w:fldCharType="begin"/>
        </w:r>
        <w:r w:rsidR="00000000" w:rsidRPr="00E46CA3" w:rsidDel="00174CB9">
          <w:rPr>
            <w:lang w:val="en-GB"/>
          </w:rPr>
          <w:delInstrText>HYPERLINK \l "_bookmark80"</w:delInstrText>
        </w:r>
        <w:r w:rsidR="00000000" w:rsidRPr="00E46CA3" w:rsidDel="00174CB9">
          <w:rPr>
            <w:lang w:val="en-GB"/>
          </w:rPr>
        </w:r>
        <w:r w:rsidR="00000000" w:rsidRPr="00E46CA3" w:rsidDel="00174CB9">
          <w:rPr>
            <w:lang w:val="en-GB"/>
          </w:rPr>
          <w:fldChar w:fldCharType="separate"/>
        </w:r>
        <w:r w:rsidR="00000000" w:rsidRPr="00E46CA3" w:rsidDel="00174CB9">
          <w:rPr>
            <w:color w:val="2F4F4F"/>
            <w:lang w:val="en-GB"/>
          </w:rPr>
          <w:delText>2020</w:delText>
        </w:r>
        <w:r w:rsidR="00000000" w:rsidRPr="00E46CA3" w:rsidDel="00174CB9">
          <w:rPr>
            <w:lang w:val="en-GB"/>
          </w:rPr>
          <w:fldChar w:fldCharType="end"/>
        </w:r>
        <w:r w:rsidR="00000000" w:rsidRPr="00E46CA3" w:rsidDel="00174CB9">
          <w:rPr>
            <w:lang w:val="en-GB"/>
          </w:rPr>
          <w:delText xml:space="preserve">; </w:delText>
        </w:r>
        <w:r w:rsidR="00000000" w:rsidRPr="00E46CA3" w:rsidDel="00174CB9">
          <w:rPr>
            <w:lang w:val="en-GB"/>
          </w:rPr>
          <w:fldChar w:fldCharType="begin"/>
        </w:r>
        <w:r w:rsidR="00000000" w:rsidRPr="00E46CA3" w:rsidDel="00174CB9">
          <w:rPr>
            <w:lang w:val="en-GB"/>
          </w:rPr>
          <w:delInstrText>HYPERLINK \l "_bookmark14"</w:delInstrText>
        </w:r>
        <w:r w:rsidR="00000000" w:rsidRPr="00E46CA3" w:rsidDel="00174CB9">
          <w:rPr>
            <w:lang w:val="en-GB"/>
          </w:rPr>
        </w:r>
        <w:r w:rsidR="00000000" w:rsidRPr="00E46CA3" w:rsidDel="00174CB9">
          <w:rPr>
            <w:lang w:val="en-GB"/>
          </w:rPr>
          <w:fldChar w:fldCharType="separate"/>
        </w:r>
        <w:r w:rsidR="00000000" w:rsidRPr="00E46CA3" w:rsidDel="00174CB9">
          <w:rPr>
            <w:color w:val="2F4F4F"/>
            <w:lang w:val="en-GB"/>
          </w:rPr>
          <w:delText>Berger et al.</w:delText>
        </w:r>
        <w:r w:rsidR="00000000" w:rsidRPr="00E46CA3" w:rsidDel="00174CB9">
          <w:rPr>
            <w:lang w:val="en-GB"/>
          </w:rPr>
          <w:fldChar w:fldCharType="end"/>
        </w:r>
        <w:r w:rsidR="00000000" w:rsidRPr="00E46CA3" w:rsidDel="00174CB9">
          <w:rPr>
            <w:lang w:val="en-GB"/>
          </w:rPr>
          <w:delText xml:space="preserve">, </w:delText>
        </w:r>
        <w:r w:rsidR="00000000" w:rsidRPr="00E46CA3" w:rsidDel="00174CB9">
          <w:rPr>
            <w:lang w:val="en-GB"/>
          </w:rPr>
          <w:fldChar w:fldCharType="begin"/>
        </w:r>
        <w:r w:rsidR="00000000" w:rsidRPr="00E46CA3" w:rsidDel="00174CB9">
          <w:rPr>
            <w:lang w:val="en-GB"/>
          </w:rPr>
          <w:delInstrText>HYPERLINK \l "_bookmark14"</w:delInstrText>
        </w:r>
        <w:r w:rsidR="00000000" w:rsidRPr="00E46CA3" w:rsidDel="00174CB9">
          <w:rPr>
            <w:lang w:val="en-GB"/>
          </w:rPr>
        </w:r>
        <w:r w:rsidR="00000000" w:rsidRPr="00E46CA3" w:rsidDel="00174CB9">
          <w:rPr>
            <w:lang w:val="en-GB"/>
          </w:rPr>
          <w:fldChar w:fldCharType="separate"/>
        </w:r>
        <w:r w:rsidR="00000000" w:rsidRPr="00E46CA3" w:rsidDel="00174CB9">
          <w:rPr>
            <w:color w:val="2F4F4F"/>
            <w:lang w:val="en-GB"/>
          </w:rPr>
          <w:delText>2020</w:delText>
        </w:r>
        <w:r w:rsidR="00000000" w:rsidRPr="00E46CA3" w:rsidDel="00174CB9">
          <w:rPr>
            <w:lang w:val="en-GB"/>
          </w:rPr>
          <w:fldChar w:fldCharType="end"/>
        </w:r>
        <w:r w:rsidR="00000000" w:rsidRPr="00E46CA3" w:rsidDel="00174CB9">
          <w:rPr>
            <w:lang w:val="en-GB"/>
          </w:rPr>
          <w:delText xml:space="preserve">; </w:delText>
        </w:r>
        <w:r w:rsidR="00000000" w:rsidRPr="00E46CA3" w:rsidDel="00174CB9">
          <w:rPr>
            <w:lang w:val="en-GB"/>
          </w:rPr>
          <w:fldChar w:fldCharType="begin"/>
        </w:r>
        <w:r w:rsidR="00000000" w:rsidRPr="00E46CA3" w:rsidDel="00174CB9">
          <w:rPr>
            <w:lang w:val="en-GB"/>
          </w:rPr>
          <w:delInstrText>HYPERLINK \l "_bookmark63"</w:delInstrText>
        </w:r>
        <w:r w:rsidR="00000000" w:rsidRPr="00E46CA3" w:rsidDel="00174CB9">
          <w:rPr>
            <w:lang w:val="en-GB"/>
          </w:rPr>
        </w:r>
        <w:r w:rsidR="00000000" w:rsidRPr="00E46CA3" w:rsidDel="00174CB9">
          <w:rPr>
            <w:lang w:val="en-GB"/>
          </w:rPr>
          <w:fldChar w:fldCharType="separate"/>
        </w:r>
        <w:r w:rsidR="00000000" w:rsidRPr="00E46CA3" w:rsidDel="00174CB9">
          <w:rPr>
            <w:color w:val="2F4F4F"/>
            <w:lang w:val="en-GB"/>
          </w:rPr>
          <w:delText>Sonderegger et al.</w:delText>
        </w:r>
        <w:r w:rsidR="00000000" w:rsidRPr="00E46CA3" w:rsidDel="00174CB9">
          <w:rPr>
            <w:lang w:val="en-GB"/>
          </w:rPr>
          <w:fldChar w:fldCharType="end"/>
        </w:r>
        <w:r w:rsidR="00000000" w:rsidRPr="00E46CA3" w:rsidDel="00174CB9">
          <w:rPr>
            <w:lang w:val="en-GB"/>
          </w:rPr>
          <w:delText xml:space="preserve">, </w:delText>
        </w:r>
        <w:r w:rsidR="00000000" w:rsidRPr="00E46CA3" w:rsidDel="00174CB9">
          <w:rPr>
            <w:lang w:val="en-GB"/>
          </w:rPr>
          <w:fldChar w:fldCharType="begin"/>
        </w:r>
        <w:r w:rsidR="00000000" w:rsidRPr="00E46CA3" w:rsidDel="00174CB9">
          <w:rPr>
            <w:lang w:val="en-GB"/>
          </w:rPr>
          <w:delInstrText>HYPERLINK \l "_bookmark63"</w:delInstrText>
        </w:r>
        <w:r w:rsidR="00000000" w:rsidRPr="00E46CA3" w:rsidDel="00174CB9">
          <w:rPr>
            <w:lang w:val="en-GB"/>
          </w:rPr>
        </w:r>
        <w:r w:rsidR="00000000" w:rsidRPr="00E46CA3" w:rsidDel="00174CB9">
          <w:rPr>
            <w:lang w:val="en-GB"/>
          </w:rPr>
          <w:fldChar w:fldCharType="separate"/>
        </w:r>
        <w:r w:rsidR="00000000" w:rsidRPr="00E46CA3" w:rsidDel="00174CB9">
          <w:rPr>
            <w:color w:val="2F4F4F"/>
            <w:spacing w:val="-2"/>
            <w:lang w:val="en-GB"/>
          </w:rPr>
          <w:delText>2020</w:delText>
        </w:r>
        <w:r w:rsidR="00000000" w:rsidRPr="00E46CA3" w:rsidDel="00174CB9">
          <w:rPr>
            <w:lang w:val="en-GB"/>
          </w:rPr>
          <w:fldChar w:fldCharType="end"/>
        </w:r>
        <w:r w:rsidR="00000000" w:rsidRPr="00E46CA3" w:rsidDel="00174CB9">
          <w:rPr>
            <w:spacing w:val="-2"/>
            <w:lang w:val="en-GB"/>
          </w:rPr>
          <w:delText>).</w:delText>
        </w:r>
      </w:del>
    </w:p>
    <w:p w14:paraId="357F3BC6" w14:textId="549B07CD" w:rsidR="009C0070" w:rsidRPr="00E46CA3" w:rsidDel="001266F1" w:rsidRDefault="00000000" w:rsidP="00C33120">
      <w:pPr>
        <w:pStyle w:val="BodyText"/>
        <w:spacing w:line="249" w:lineRule="auto"/>
        <w:ind w:left="34" w:right="1" w:firstLine="298"/>
        <w:rPr>
          <w:del w:id="14" w:author="Blanco Rocha, C.F. (Carlos Felipe)" w:date="2025-06-04T12:00:00Z" w16du:dateUtc="2025-06-04T10:00:00Z"/>
          <w:lang w:val="en-GB"/>
        </w:rPr>
      </w:pPr>
      <w:r w:rsidRPr="00E46CA3">
        <w:rPr>
          <w:lang w:val="en-GB"/>
        </w:rPr>
        <w:t xml:space="preserve">Life Cycle Assessment (LCA) </w:t>
      </w:r>
      <w:r w:rsidR="00BA44FC">
        <w:rPr>
          <w:lang w:val="en-GB"/>
        </w:rPr>
        <w:t>has been</w:t>
      </w:r>
      <w:r w:rsidRPr="00E46CA3">
        <w:rPr>
          <w:lang w:val="en-GB"/>
        </w:rPr>
        <w:t xml:space="preserve"> </w:t>
      </w:r>
      <w:del w:id="15" w:author="Blanco Rocha, C.F. (Carlos Felipe)" w:date="2025-06-04T11:51:00Z" w16du:dateUtc="2025-06-04T09:51:00Z">
        <w:r w:rsidRPr="00E46CA3" w:rsidDel="00946176">
          <w:rPr>
            <w:lang w:val="en-GB"/>
          </w:rPr>
          <w:delText>a useful</w:delText>
        </w:r>
      </w:del>
      <w:ins w:id="16" w:author="Blanco Rocha, C.F. (Carlos Felipe)" w:date="2025-06-04T11:51:00Z" w16du:dateUtc="2025-06-04T09:51:00Z">
        <w:r w:rsidR="00946176">
          <w:rPr>
            <w:lang w:val="en-GB"/>
          </w:rPr>
          <w:t>the most widely-used</w:t>
        </w:r>
      </w:ins>
      <w:r w:rsidRPr="00E46CA3">
        <w:rPr>
          <w:lang w:val="en-GB"/>
        </w:rPr>
        <w:t xml:space="preserve"> method for</w:t>
      </w:r>
      <w:r w:rsidRPr="00E46CA3">
        <w:rPr>
          <w:spacing w:val="40"/>
          <w:lang w:val="en-GB"/>
        </w:rPr>
        <w:t xml:space="preserve"> </w:t>
      </w:r>
      <w:del w:id="17" w:author="Blanco Rocha, C.F. (Carlos Felipe)" w:date="2025-06-04T11:58:00Z" w16du:dateUtc="2025-06-04T09:58:00Z">
        <w:r w:rsidRPr="00E46CA3" w:rsidDel="001266F1">
          <w:rPr>
            <w:lang w:val="en-GB"/>
          </w:rPr>
          <w:delText>the holistic estimation of the</w:delText>
        </w:r>
      </w:del>
      <w:ins w:id="18" w:author="Blanco Rocha, C.F. (Carlos Felipe)" w:date="2025-06-04T11:58:00Z" w16du:dateUtc="2025-06-04T09:58:00Z">
        <w:r w:rsidR="001266F1">
          <w:rPr>
            <w:lang w:val="en-GB"/>
          </w:rPr>
          <w:t>assessing</w:t>
        </w:r>
      </w:ins>
      <w:r w:rsidRPr="00E46CA3">
        <w:rPr>
          <w:lang w:val="en-GB"/>
        </w:rPr>
        <w:t xml:space="preserve"> environmental </w:t>
      </w:r>
      <w:del w:id="19" w:author="Blanco Rocha, C.F. (Carlos Felipe)" w:date="2025-06-04T11:58:00Z" w16du:dateUtc="2025-06-04T09:58:00Z">
        <w:r w:rsidRPr="00E46CA3" w:rsidDel="001266F1">
          <w:rPr>
            <w:lang w:val="en-GB"/>
          </w:rPr>
          <w:delText xml:space="preserve">impacts of </w:delText>
        </w:r>
      </w:del>
      <w:ins w:id="20" w:author="Blanco Rocha, C.F. (Carlos Felipe)" w:date="2025-06-04T11:58:00Z" w16du:dateUtc="2025-06-04T09:58:00Z">
        <w:r w:rsidR="001266F1">
          <w:rPr>
            <w:lang w:val="en-GB"/>
          </w:rPr>
          <w:t xml:space="preserve">footprints of </w:t>
        </w:r>
      </w:ins>
      <w:del w:id="21" w:author="Blanco Rocha, C.F. (Carlos Felipe)" w:date="2025-06-04T11:51:00Z" w16du:dateUtc="2025-06-04T09:51:00Z">
        <w:r w:rsidRPr="00E46CA3" w:rsidDel="00946176">
          <w:rPr>
            <w:lang w:val="en-GB"/>
          </w:rPr>
          <w:delText>products</w:delText>
        </w:r>
        <w:r w:rsidRPr="00E46CA3" w:rsidDel="00946176">
          <w:rPr>
            <w:spacing w:val="-11"/>
            <w:lang w:val="en-GB"/>
          </w:rPr>
          <w:delText xml:space="preserve"> </w:delText>
        </w:r>
        <w:r w:rsidRPr="00E46CA3" w:rsidDel="00946176">
          <w:rPr>
            <w:lang w:val="en-GB"/>
          </w:rPr>
          <w:delText>and</w:delText>
        </w:r>
        <w:r w:rsidRPr="00E46CA3" w:rsidDel="00946176">
          <w:rPr>
            <w:spacing w:val="-11"/>
            <w:lang w:val="en-GB"/>
          </w:rPr>
          <w:delText xml:space="preserve"> </w:delText>
        </w:r>
        <w:r w:rsidRPr="00E46CA3" w:rsidDel="00946176">
          <w:rPr>
            <w:lang w:val="en-GB"/>
          </w:rPr>
          <w:delText>processes</w:delText>
        </w:r>
      </w:del>
      <w:ins w:id="22" w:author="Blanco Rocha, C.F. (Carlos Felipe)" w:date="2025-06-04T11:51:00Z" w16du:dateUtc="2025-06-04T09:51:00Z">
        <w:r w:rsidR="00946176">
          <w:rPr>
            <w:lang w:val="en-GB"/>
          </w:rPr>
          <w:t>supply chains</w:t>
        </w:r>
      </w:ins>
      <w:r w:rsidRPr="00E46CA3">
        <w:rPr>
          <w:lang w:val="en-GB"/>
        </w:rPr>
        <w:t>.</w:t>
      </w:r>
      <w:r w:rsidRPr="00E46CA3">
        <w:rPr>
          <w:spacing w:val="-11"/>
          <w:lang w:val="en-GB"/>
        </w:rPr>
        <w:t xml:space="preserve"> </w:t>
      </w:r>
      <w:r w:rsidRPr="00E46CA3">
        <w:rPr>
          <w:lang w:val="en-GB"/>
        </w:rPr>
        <w:t>LCA</w:t>
      </w:r>
      <w:r w:rsidRPr="00E46CA3">
        <w:rPr>
          <w:spacing w:val="-11"/>
          <w:lang w:val="en-GB"/>
        </w:rPr>
        <w:t xml:space="preserve"> </w:t>
      </w:r>
      <w:r w:rsidRPr="00E46CA3">
        <w:rPr>
          <w:lang w:val="en-GB"/>
        </w:rPr>
        <w:t>can</w:t>
      </w:r>
      <w:r w:rsidRPr="00E46CA3">
        <w:rPr>
          <w:spacing w:val="-11"/>
          <w:lang w:val="en-GB"/>
        </w:rPr>
        <w:t xml:space="preserve"> </w:t>
      </w:r>
      <w:r w:rsidRPr="00E46CA3">
        <w:rPr>
          <w:lang w:val="en-GB"/>
        </w:rPr>
        <w:t>comprehensively</w:t>
      </w:r>
      <w:r w:rsidRPr="00E46CA3">
        <w:rPr>
          <w:spacing w:val="-11"/>
          <w:lang w:val="en-GB"/>
        </w:rPr>
        <w:t xml:space="preserve"> </w:t>
      </w:r>
      <w:r w:rsidRPr="00E46CA3">
        <w:rPr>
          <w:lang w:val="en-GB"/>
        </w:rPr>
        <w:t xml:space="preserve">evaluate </w:t>
      </w:r>
      <w:r w:rsidRPr="00E46CA3">
        <w:rPr>
          <w:spacing w:val="-2"/>
          <w:lang w:val="en-GB"/>
        </w:rPr>
        <w:t>impacts</w:t>
      </w:r>
      <w:r w:rsidRPr="00E46CA3">
        <w:rPr>
          <w:spacing w:val="-9"/>
          <w:lang w:val="en-GB"/>
        </w:rPr>
        <w:t xml:space="preserve"> </w:t>
      </w:r>
      <w:r w:rsidRPr="00E46CA3">
        <w:rPr>
          <w:spacing w:val="-2"/>
          <w:lang w:val="en-GB"/>
        </w:rPr>
        <w:t>across</w:t>
      </w:r>
      <w:r w:rsidRPr="00E46CA3">
        <w:rPr>
          <w:spacing w:val="-9"/>
          <w:lang w:val="en-GB"/>
        </w:rPr>
        <w:t xml:space="preserve"> </w:t>
      </w:r>
      <w:r w:rsidRPr="00E46CA3">
        <w:rPr>
          <w:spacing w:val="-2"/>
          <w:lang w:val="en-GB"/>
        </w:rPr>
        <w:t>the</w:t>
      </w:r>
      <w:r w:rsidRPr="00E46CA3">
        <w:rPr>
          <w:spacing w:val="-9"/>
          <w:lang w:val="en-GB"/>
        </w:rPr>
        <w:t xml:space="preserve"> </w:t>
      </w:r>
      <w:r w:rsidRPr="00E46CA3">
        <w:rPr>
          <w:spacing w:val="-2"/>
          <w:lang w:val="en-GB"/>
        </w:rPr>
        <w:t>entire</w:t>
      </w:r>
      <w:r w:rsidRPr="00E46CA3">
        <w:rPr>
          <w:spacing w:val="-10"/>
          <w:lang w:val="en-GB"/>
        </w:rPr>
        <w:t xml:space="preserve"> </w:t>
      </w:r>
      <w:r w:rsidRPr="00E46CA3">
        <w:rPr>
          <w:spacing w:val="-2"/>
          <w:lang w:val="en-GB"/>
        </w:rPr>
        <w:t>life</w:t>
      </w:r>
      <w:r w:rsidRPr="00E46CA3">
        <w:rPr>
          <w:spacing w:val="-9"/>
          <w:lang w:val="en-GB"/>
        </w:rPr>
        <w:t xml:space="preserve"> </w:t>
      </w:r>
      <w:r w:rsidRPr="00E46CA3">
        <w:rPr>
          <w:spacing w:val="-2"/>
          <w:lang w:val="en-GB"/>
        </w:rPr>
        <w:t>cycle</w:t>
      </w:r>
      <w:ins w:id="23" w:author="Blanco Rocha, C.F. (Carlos Felipe)" w:date="2025-06-04T11:51:00Z" w16du:dateUtc="2025-06-04T09:51:00Z">
        <w:r w:rsidR="00946176">
          <w:rPr>
            <w:spacing w:val="-2"/>
            <w:lang w:val="en-GB"/>
          </w:rPr>
          <w:t xml:space="preserve"> of products and services</w:t>
        </w:r>
      </w:ins>
      <w:r w:rsidRPr="00E46CA3">
        <w:rPr>
          <w:spacing w:val="-2"/>
          <w:lang w:val="en-GB"/>
        </w:rPr>
        <w:t>—from</w:t>
      </w:r>
      <w:r w:rsidRPr="00E46CA3">
        <w:rPr>
          <w:spacing w:val="-9"/>
          <w:lang w:val="en-GB"/>
        </w:rPr>
        <w:t xml:space="preserve"> </w:t>
      </w:r>
      <w:r w:rsidRPr="00E46CA3">
        <w:rPr>
          <w:spacing w:val="-2"/>
          <w:lang w:val="en-GB"/>
        </w:rPr>
        <w:t>‘cradle</w:t>
      </w:r>
      <w:r w:rsidRPr="00E46CA3">
        <w:rPr>
          <w:spacing w:val="-9"/>
          <w:lang w:val="en-GB"/>
        </w:rPr>
        <w:t xml:space="preserve"> </w:t>
      </w:r>
      <w:r w:rsidRPr="00E46CA3">
        <w:rPr>
          <w:spacing w:val="-2"/>
          <w:lang w:val="en-GB"/>
        </w:rPr>
        <w:t>to</w:t>
      </w:r>
      <w:r w:rsidRPr="00E46CA3">
        <w:rPr>
          <w:spacing w:val="-9"/>
          <w:lang w:val="en-GB"/>
        </w:rPr>
        <w:t xml:space="preserve"> </w:t>
      </w:r>
      <w:r w:rsidRPr="00E46CA3">
        <w:rPr>
          <w:spacing w:val="-2"/>
          <w:lang w:val="en-GB"/>
        </w:rPr>
        <w:t xml:space="preserve">grave’— </w:t>
      </w:r>
      <w:r w:rsidRPr="00E46CA3">
        <w:rPr>
          <w:lang w:val="en-GB"/>
        </w:rPr>
        <w:t>often identifying critical hotspots and guiding prioritisation of action (</w:t>
      </w:r>
      <w:hyperlink w:anchor="_bookmark31" w:history="1">
        <w:r w:rsidRPr="00E46CA3">
          <w:rPr>
            <w:color w:val="2F4F4F"/>
            <w:lang w:val="en-GB"/>
          </w:rPr>
          <w:t>Guinée et al.</w:t>
        </w:r>
      </w:hyperlink>
      <w:r w:rsidRPr="00E46CA3">
        <w:rPr>
          <w:lang w:val="en-GB"/>
        </w:rPr>
        <w:t xml:space="preserve">, </w:t>
      </w:r>
      <w:hyperlink w:anchor="_bookmark31" w:history="1">
        <w:r w:rsidRPr="00E46CA3">
          <w:rPr>
            <w:color w:val="2F4F4F"/>
            <w:lang w:val="en-GB"/>
          </w:rPr>
          <w:t>2010</w:t>
        </w:r>
      </w:hyperlink>
      <w:r w:rsidRPr="00E46CA3">
        <w:rPr>
          <w:lang w:val="en-GB"/>
        </w:rPr>
        <w:t>). The standard approach</w:t>
      </w:r>
      <w:r w:rsidR="00C33120" w:rsidRPr="00E46CA3">
        <w:rPr>
          <w:lang w:val="en-GB"/>
        </w:rPr>
        <w:t xml:space="preserve"> </w:t>
      </w:r>
      <w:r w:rsidRPr="00E46CA3">
        <w:rPr>
          <w:lang w:val="en-GB"/>
        </w:rPr>
        <w:t>is to apply Life Cycle Impact Assessment (LCIA) methods (such</w:t>
      </w:r>
      <w:r w:rsidRPr="00E46CA3">
        <w:rPr>
          <w:spacing w:val="-5"/>
          <w:lang w:val="en-GB"/>
        </w:rPr>
        <w:t xml:space="preserve"> </w:t>
      </w:r>
      <w:r w:rsidRPr="00E46CA3">
        <w:rPr>
          <w:lang w:val="en-GB"/>
        </w:rPr>
        <w:t>as</w:t>
      </w:r>
      <w:r w:rsidRPr="00E46CA3">
        <w:rPr>
          <w:spacing w:val="-5"/>
          <w:lang w:val="en-GB"/>
        </w:rPr>
        <w:t xml:space="preserve"> </w:t>
      </w:r>
      <w:r w:rsidRPr="00E46CA3">
        <w:rPr>
          <w:lang w:val="en-GB"/>
        </w:rPr>
        <w:t>ReCiPe</w:t>
      </w:r>
      <w:r w:rsidRPr="00E46CA3">
        <w:rPr>
          <w:spacing w:val="-5"/>
          <w:lang w:val="en-GB"/>
        </w:rPr>
        <w:t xml:space="preserve"> </w:t>
      </w:r>
      <w:r w:rsidRPr="00E46CA3">
        <w:rPr>
          <w:lang w:val="en-GB"/>
        </w:rPr>
        <w:t>(</w:t>
      </w:r>
      <w:hyperlink w:anchor="_bookmark43" w:history="1">
        <w:r w:rsidRPr="00E46CA3">
          <w:rPr>
            <w:color w:val="2F4F4F"/>
            <w:lang w:val="en-GB"/>
          </w:rPr>
          <w:t>Huijbregts</w:t>
        </w:r>
        <w:r w:rsidRPr="00E46CA3">
          <w:rPr>
            <w:color w:val="2F4F4F"/>
            <w:spacing w:val="-5"/>
            <w:lang w:val="en-GB"/>
          </w:rPr>
          <w:t xml:space="preserve"> </w:t>
        </w:r>
        <w:r w:rsidRPr="00E46CA3">
          <w:rPr>
            <w:color w:val="2F4F4F"/>
            <w:lang w:val="en-GB"/>
          </w:rPr>
          <w:t>et</w:t>
        </w:r>
        <w:r w:rsidRPr="00E46CA3">
          <w:rPr>
            <w:color w:val="2F4F4F"/>
            <w:spacing w:val="-5"/>
            <w:lang w:val="en-GB"/>
          </w:rPr>
          <w:t xml:space="preserve"> </w:t>
        </w:r>
        <w:r w:rsidRPr="00E46CA3">
          <w:rPr>
            <w:color w:val="2F4F4F"/>
            <w:lang w:val="en-GB"/>
          </w:rPr>
          <w:t>al.</w:t>
        </w:r>
      </w:hyperlink>
      <w:r w:rsidRPr="00E46CA3">
        <w:rPr>
          <w:lang w:val="en-GB"/>
        </w:rPr>
        <w:t>,</w:t>
      </w:r>
      <w:r w:rsidRPr="00E46CA3">
        <w:rPr>
          <w:spacing w:val="-5"/>
          <w:lang w:val="en-GB"/>
        </w:rPr>
        <w:t xml:space="preserve"> </w:t>
      </w:r>
      <w:hyperlink w:anchor="_bookmark43" w:history="1">
        <w:r w:rsidRPr="00E46CA3">
          <w:rPr>
            <w:color w:val="2F4F4F"/>
            <w:lang w:val="en-GB"/>
          </w:rPr>
          <w:t>2016</w:t>
        </w:r>
      </w:hyperlink>
      <w:r w:rsidRPr="00E46CA3">
        <w:rPr>
          <w:lang w:val="en-GB"/>
        </w:rPr>
        <w:t>)</w:t>
      </w:r>
      <w:r w:rsidRPr="00E46CA3">
        <w:rPr>
          <w:spacing w:val="-5"/>
          <w:lang w:val="en-GB"/>
        </w:rPr>
        <w:t xml:space="preserve"> </w:t>
      </w:r>
      <w:r w:rsidRPr="00E46CA3">
        <w:rPr>
          <w:lang w:val="en-GB"/>
        </w:rPr>
        <w:t>and</w:t>
      </w:r>
      <w:r w:rsidRPr="00E46CA3">
        <w:rPr>
          <w:spacing w:val="-5"/>
          <w:lang w:val="en-GB"/>
        </w:rPr>
        <w:t xml:space="preserve"> </w:t>
      </w:r>
      <w:r w:rsidRPr="00E46CA3">
        <w:rPr>
          <w:lang w:val="en-GB"/>
        </w:rPr>
        <w:t>CML</w:t>
      </w:r>
      <w:r w:rsidRPr="00E46CA3">
        <w:rPr>
          <w:spacing w:val="-5"/>
          <w:lang w:val="en-GB"/>
        </w:rPr>
        <w:t xml:space="preserve"> </w:t>
      </w:r>
      <w:r w:rsidRPr="00E46CA3">
        <w:rPr>
          <w:lang w:val="en-GB"/>
        </w:rPr>
        <w:t>(</w:t>
      </w:r>
      <w:hyperlink w:anchor="_bookmark58" w:history="1">
        <w:r w:rsidRPr="00E46CA3">
          <w:rPr>
            <w:color w:val="2F4F4F"/>
            <w:lang w:val="en-GB"/>
          </w:rPr>
          <w:t>Guinée</w:t>
        </w:r>
      </w:hyperlink>
      <w:r w:rsidRPr="00E46CA3">
        <w:rPr>
          <w:color w:val="2F4F4F"/>
          <w:lang w:val="en-GB"/>
        </w:rPr>
        <w:t xml:space="preserve"> </w:t>
      </w:r>
      <w:hyperlink w:anchor="_bookmark58" w:history="1">
        <w:r w:rsidRPr="00E46CA3">
          <w:rPr>
            <w:color w:val="2F4F4F"/>
            <w:lang w:val="en-GB"/>
          </w:rPr>
          <w:t>et al.</w:t>
        </w:r>
      </w:hyperlink>
      <w:r w:rsidRPr="00E46CA3">
        <w:rPr>
          <w:lang w:val="en-GB"/>
        </w:rPr>
        <w:t xml:space="preserve">, </w:t>
      </w:r>
      <w:hyperlink w:anchor="_bookmark58" w:history="1">
        <w:r w:rsidRPr="00E46CA3">
          <w:rPr>
            <w:color w:val="2F4F4F"/>
            <w:lang w:val="en-GB"/>
          </w:rPr>
          <w:t>2002</w:t>
        </w:r>
      </w:hyperlink>
      <w:r w:rsidRPr="00E46CA3">
        <w:rPr>
          <w:lang w:val="en-GB"/>
        </w:rPr>
        <w:t xml:space="preserve">)), which convert </w:t>
      </w:r>
      <w:del w:id="24" w:author="Blanco Rocha, C.F. (Carlos Felipe)" w:date="2025-06-04T11:59:00Z" w16du:dateUtc="2025-06-04T09:59:00Z">
        <w:r w:rsidRPr="00E46CA3" w:rsidDel="001266F1">
          <w:rPr>
            <w:lang w:val="en-GB"/>
          </w:rPr>
          <w:delText xml:space="preserve">the </w:delText>
        </w:r>
      </w:del>
      <w:ins w:id="25" w:author="Blanco Rocha, C.F. (Carlos Felipe)" w:date="2025-06-04T11:58:00Z" w16du:dateUtc="2025-06-04T09:58:00Z">
        <w:r w:rsidR="001266F1">
          <w:rPr>
            <w:lang w:val="en-GB"/>
          </w:rPr>
          <w:t>emissions and resource consumpt</w:t>
        </w:r>
      </w:ins>
      <w:ins w:id="26" w:author="Blanco Rocha, C.F. (Carlos Felipe)" w:date="2025-06-04T11:59:00Z" w16du:dateUtc="2025-06-04T09:59:00Z">
        <w:r w:rsidR="001266F1">
          <w:rPr>
            <w:lang w:val="en-GB"/>
          </w:rPr>
          <w:t xml:space="preserve">ion </w:t>
        </w:r>
      </w:ins>
      <w:r w:rsidRPr="00E46CA3">
        <w:rPr>
          <w:lang w:val="en-GB"/>
        </w:rPr>
        <w:t>inventory data into a set of impact scores based on the sum of the elementary flows (those between the technosphere and biosphere). These scores can then be aggregated into one metric for each impact</w:t>
      </w:r>
      <w:r w:rsidRPr="00E46CA3">
        <w:rPr>
          <w:spacing w:val="40"/>
          <w:lang w:val="en-GB"/>
        </w:rPr>
        <w:t xml:space="preserve"> </w:t>
      </w:r>
      <w:r w:rsidRPr="00E46CA3">
        <w:rPr>
          <w:lang w:val="en-GB"/>
        </w:rPr>
        <w:t>category</w:t>
      </w:r>
      <w:r w:rsidRPr="00E46CA3">
        <w:rPr>
          <w:spacing w:val="40"/>
          <w:lang w:val="en-GB"/>
        </w:rPr>
        <w:t xml:space="preserve"> </w:t>
      </w:r>
      <w:r w:rsidRPr="00E46CA3">
        <w:rPr>
          <w:lang w:val="en-GB"/>
        </w:rPr>
        <w:t>that</w:t>
      </w:r>
      <w:r w:rsidRPr="00E46CA3">
        <w:rPr>
          <w:spacing w:val="40"/>
          <w:lang w:val="en-GB"/>
        </w:rPr>
        <w:t xml:space="preserve"> </w:t>
      </w:r>
      <w:r w:rsidRPr="00E46CA3">
        <w:rPr>
          <w:lang w:val="en-GB"/>
        </w:rPr>
        <w:t>can</w:t>
      </w:r>
      <w:r w:rsidRPr="00E46CA3">
        <w:rPr>
          <w:spacing w:val="40"/>
          <w:lang w:val="en-GB"/>
        </w:rPr>
        <w:t xml:space="preserve"> </w:t>
      </w:r>
      <w:r w:rsidRPr="00E46CA3">
        <w:rPr>
          <w:lang w:val="en-GB"/>
        </w:rPr>
        <w:t>be</w:t>
      </w:r>
      <w:r w:rsidRPr="00E46CA3">
        <w:rPr>
          <w:spacing w:val="40"/>
          <w:lang w:val="en-GB"/>
        </w:rPr>
        <w:t xml:space="preserve"> </w:t>
      </w:r>
      <w:r w:rsidRPr="00E46CA3">
        <w:rPr>
          <w:lang w:val="en-GB"/>
        </w:rPr>
        <w:t>compared</w:t>
      </w:r>
      <w:r w:rsidRPr="00E46CA3">
        <w:rPr>
          <w:spacing w:val="40"/>
          <w:lang w:val="en-GB"/>
        </w:rPr>
        <w:t xml:space="preserve"> </w:t>
      </w:r>
      <w:r w:rsidRPr="00E46CA3">
        <w:rPr>
          <w:lang w:val="en-GB"/>
        </w:rPr>
        <w:t>across</w:t>
      </w:r>
      <w:r w:rsidRPr="00E46CA3">
        <w:rPr>
          <w:spacing w:val="40"/>
          <w:lang w:val="en-GB"/>
        </w:rPr>
        <w:t xml:space="preserve"> </w:t>
      </w:r>
      <w:r w:rsidRPr="00E46CA3">
        <w:rPr>
          <w:lang w:val="en-GB"/>
        </w:rPr>
        <w:t>products and</w:t>
      </w:r>
      <w:r w:rsidRPr="00E46CA3">
        <w:rPr>
          <w:spacing w:val="-3"/>
          <w:lang w:val="en-GB"/>
        </w:rPr>
        <w:t xml:space="preserve"> </w:t>
      </w:r>
      <w:r w:rsidRPr="00E46CA3">
        <w:rPr>
          <w:lang w:val="en-GB"/>
        </w:rPr>
        <w:t>processes.</w:t>
      </w:r>
      <w:r w:rsidRPr="00E46CA3">
        <w:rPr>
          <w:spacing w:val="-3"/>
          <w:lang w:val="en-GB"/>
        </w:rPr>
        <w:t xml:space="preserve"> </w:t>
      </w:r>
      <w:del w:id="27" w:author="Blanco Rocha, C.F. (Carlos Felipe)" w:date="2025-06-04T12:00:00Z" w16du:dateUtc="2025-06-04T10:00:00Z">
        <w:r w:rsidRPr="00E46CA3" w:rsidDel="001266F1">
          <w:rPr>
            <w:lang w:val="en-GB"/>
          </w:rPr>
          <w:delText>Extending</w:delText>
        </w:r>
        <w:r w:rsidRPr="00E46CA3" w:rsidDel="001266F1">
          <w:rPr>
            <w:spacing w:val="-3"/>
            <w:lang w:val="en-GB"/>
          </w:rPr>
          <w:delText xml:space="preserve"> </w:delText>
        </w:r>
        <w:r w:rsidRPr="00E46CA3" w:rsidDel="001266F1">
          <w:rPr>
            <w:lang w:val="en-GB"/>
          </w:rPr>
          <w:delText>on</w:delText>
        </w:r>
        <w:r w:rsidRPr="00E46CA3" w:rsidDel="001266F1">
          <w:rPr>
            <w:spacing w:val="-3"/>
            <w:lang w:val="en-GB"/>
          </w:rPr>
          <w:delText xml:space="preserve"> </w:delText>
        </w:r>
        <w:r w:rsidRPr="00E46CA3" w:rsidDel="001266F1">
          <w:rPr>
            <w:lang w:val="en-GB"/>
          </w:rPr>
          <w:delText>standard</w:delText>
        </w:r>
        <w:r w:rsidRPr="00E46CA3" w:rsidDel="001266F1">
          <w:rPr>
            <w:spacing w:val="-3"/>
            <w:lang w:val="en-GB"/>
          </w:rPr>
          <w:delText xml:space="preserve"> </w:delText>
        </w:r>
        <w:r w:rsidRPr="00E46CA3" w:rsidDel="001266F1">
          <w:rPr>
            <w:lang w:val="en-GB"/>
          </w:rPr>
          <w:delText>LCA</w:delText>
        </w:r>
        <w:r w:rsidRPr="00E46CA3" w:rsidDel="001266F1">
          <w:rPr>
            <w:spacing w:val="-3"/>
            <w:lang w:val="en-GB"/>
          </w:rPr>
          <w:delText xml:space="preserve"> </w:delText>
        </w:r>
        <w:r w:rsidRPr="00E46CA3" w:rsidDel="001266F1">
          <w:rPr>
            <w:lang w:val="en-GB"/>
          </w:rPr>
          <w:delText>is</w:delText>
        </w:r>
        <w:r w:rsidRPr="00E46CA3" w:rsidDel="001266F1">
          <w:rPr>
            <w:spacing w:val="-4"/>
            <w:lang w:val="en-GB"/>
          </w:rPr>
          <w:delText xml:space="preserve"> </w:delText>
        </w:r>
        <w:r w:rsidRPr="00E46CA3" w:rsidDel="001266F1">
          <w:rPr>
            <w:i/>
            <w:lang w:val="en-GB"/>
          </w:rPr>
          <w:delText xml:space="preserve">ex-ante </w:delText>
        </w:r>
        <w:r w:rsidRPr="00E46CA3" w:rsidDel="001266F1">
          <w:rPr>
            <w:lang w:val="en-GB"/>
          </w:rPr>
          <w:delText>LCA, which employs future scenarios to construct ‘prospective background databases’ to predict the impacts of supply chains</w:delText>
        </w:r>
        <w:r w:rsidRPr="00E46CA3" w:rsidDel="001266F1">
          <w:rPr>
            <w:spacing w:val="40"/>
            <w:lang w:val="en-GB"/>
          </w:rPr>
          <w:delText xml:space="preserve"> </w:delText>
        </w:r>
        <w:r w:rsidRPr="00E46CA3" w:rsidDel="001266F1">
          <w:rPr>
            <w:lang w:val="en-GB"/>
          </w:rPr>
          <w:delText>that</w:delText>
        </w:r>
        <w:r w:rsidRPr="00E46CA3" w:rsidDel="001266F1">
          <w:rPr>
            <w:spacing w:val="40"/>
            <w:lang w:val="en-GB"/>
          </w:rPr>
          <w:delText xml:space="preserve"> </w:delText>
        </w:r>
        <w:r w:rsidRPr="00E46CA3" w:rsidDel="001266F1">
          <w:rPr>
            <w:lang w:val="en-GB"/>
          </w:rPr>
          <w:delText>have</w:delText>
        </w:r>
        <w:r w:rsidRPr="00E46CA3" w:rsidDel="001266F1">
          <w:rPr>
            <w:spacing w:val="40"/>
            <w:lang w:val="en-GB"/>
          </w:rPr>
          <w:delText xml:space="preserve"> </w:delText>
        </w:r>
        <w:r w:rsidRPr="00E46CA3" w:rsidDel="001266F1">
          <w:rPr>
            <w:lang w:val="en-GB"/>
          </w:rPr>
          <w:delText>not</w:delText>
        </w:r>
        <w:r w:rsidRPr="00E46CA3" w:rsidDel="001266F1">
          <w:rPr>
            <w:spacing w:val="40"/>
            <w:lang w:val="en-GB"/>
          </w:rPr>
          <w:delText xml:space="preserve"> </w:delText>
        </w:r>
        <w:r w:rsidRPr="00E46CA3" w:rsidDel="001266F1">
          <w:rPr>
            <w:lang w:val="en-GB"/>
          </w:rPr>
          <w:delText>yet</w:delText>
        </w:r>
        <w:r w:rsidRPr="00E46CA3" w:rsidDel="001266F1">
          <w:rPr>
            <w:spacing w:val="40"/>
            <w:lang w:val="en-GB"/>
          </w:rPr>
          <w:delText xml:space="preserve"> </w:delText>
        </w:r>
        <w:r w:rsidRPr="00E46CA3" w:rsidDel="001266F1">
          <w:rPr>
            <w:lang w:val="en-GB"/>
          </w:rPr>
          <w:delText>been</w:delText>
        </w:r>
        <w:r w:rsidRPr="00E46CA3" w:rsidDel="001266F1">
          <w:rPr>
            <w:spacing w:val="40"/>
            <w:lang w:val="en-GB"/>
          </w:rPr>
          <w:delText xml:space="preserve"> </w:delText>
        </w:r>
        <w:r w:rsidRPr="00E46CA3" w:rsidDel="001266F1">
          <w:rPr>
            <w:lang w:val="en-GB"/>
          </w:rPr>
          <w:delText>(and</w:delText>
        </w:r>
        <w:r w:rsidRPr="00E46CA3" w:rsidDel="001266F1">
          <w:rPr>
            <w:spacing w:val="40"/>
            <w:lang w:val="en-GB"/>
          </w:rPr>
          <w:delText xml:space="preserve"> </w:delText>
        </w:r>
        <w:r w:rsidRPr="00E46CA3" w:rsidDel="001266F1">
          <w:rPr>
            <w:lang w:val="en-GB"/>
          </w:rPr>
          <w:delText>may</w:delText>
        </w:r>
        <w:r w:rsidRPr="00E46CA3" w:rsidDel="001266F1">
          <w:rPr>
            <w:spacing w:val="40"/>
            <w:lang w:val="en-GB"/>
          </w:rPr>
          <w:delText xml:space="preserve"> </w:delText>
        </w:r>
        <w:r w:rsidRPr="00E46CA3" w:rsidDel="001266F1">
          <w:rPr>
            <w:lang w:val="en-GB"/>
          </w:rPr>
          <w:delText>never</w:delText>
        </w:r>
        <w:r w:rsidRPr="00E46CA3" w:rsidDel="001266F1">
          <w:rPr>
            <w:spacing w:val="40"/>
            <w:lang w:val="en-GB"/>
          </w:rPr>
          <w:delText xml:space="preserve"> </w:delText>
        </w:r>
        <w:r w:rsidRPr="00E46CA3" w:rsidDel="001266F1">
          <w:rPr>
            <w:lang w:val="en-GB"/>
          </w:rPr>
          <w:delText>be)</w:delText>
        </w:r>
        <w:r w:rsidRPr="00E46CA3" w:rsidDel="001266F1">
          <w:rPr>
            <w:spacing w:val="40"/>
            <w:lang w:val="en-GB"/>
          </w:rPr>
          <w:delText xml:space="preserve"> </w:delText>
        </w:r>
        <w:r w:rsidRPr="00E46CA3" w:rsidDel="001266F1">
          <w:rPr>
            <w:lang w:val="en-GB"/>
          </w:rPr>
          <w:delText>realised (</w:delText>
        </w:r>
        <w:r w:rsidRPr="00E46CA3" w:rsidDel="001266F1">
          <w:rPr>
            <w:lang w:val="en-GB"/>
          </w:rPr>
          <w:fldChar w:fldCharType="begin"/>
        </w:r>
        <w:r w:rsidRPr="00E46CA3" w:rsidDel="001266F1">
          <w:rPr>
            <w:lang w:val="en-GB"/>
          </w:rPr>
          <w:delInstrText>HYPERLINK \l "_bookmark32"</w:delInstrText>
        </w:r>
        <w:r w:rsidRPr="00E46CA3" w:rsidDel="001266F1">
          <w:rPr>
            <w:lang w:val="en-GB"/>
          </w:rPr>
        </w:r>
        <w:r w:rsidRPr="00E46CA3" w:rsidDel="001266F1">
          <w:rPr>
            <w:lang w:val="en-GB"/>
          </w:rPr>
          <w:fldChar w:fldCharType="separate"/>
        </w:r>
        <w:r w:rsidRPr="00E46CA3" w:rsidDel="001266F1">
          <w:rPr>
            <w:color w:val="2F4F4F"/>
            <w:lang w:val="en-GB"/>
          </w:rPr>
          <w:delText>Cucurachi et al.</w:delText>
        </w:r>
        <w:r w:rsidRPr="00E46CA3" w:rsidDel="001266F1">
          <w:rPr>
            <w:lang w:val="en-GB"/>
          </w:rPr>
          <w:fldChar w:fldCharType="end"/>
        </w:r>
        <w:r w:rsidRPr="00E46CA3" w:rsidDel="001266F1">
          <w:rPr>
            <w:lang w:val="en-GB"/>
          </w:rPr>
          <w:delText xml:space="preserve">, </w:delText>
        </w:r>
        <w:r w:rsidRPr="00E46CA3" w:rsidDel="001266F1">
          <w:rPr>
            <w:lang w:val="en-GB"/>
          </w:rPr>
          <w:fldChar w:fldCharType="begin"/>
        </w:r>
        <w:r w:rsidRPr="00E46CA3" w:rsidDel="001266F1">
          <w:rPr>
            <w:lang w:val="en-GB"/>
          </w:rPr>
          <w:delInstrText>HYPERLINK \l "_bookmark32"</w:delInstrText>
        </w:r>
        <w:r w:rsidRPr="00E46CA3" w:rsidDel="001266F1">
          <w:rPr>
            <w:lang w:val="en-GB"/>
          </w:rPr>
        </w:r>
        <w:r w:rsidRPr="00E46CA3" w:rsidDel="001266F1">
          <w:rPr>
            <w:lang w:val="en-GB"/>
          </w:rPr>
          <w:fldChar w:fldCharType="separate"/>
        </w:r>
        <w:r w:rsidRPr="00E46CA3" w:rsidDel="001266F1">
          <w:rPr>
            <w:color w:val="2F4F4F"/>
            <w:lang w:val="en-GB"/>
          </w:rPr>
          <w:delText>2018</w:delText>
        </w:r>
        <w:r w:rsidRPr="00E46CA3" w:rsidDel="001266F1">
          <w:rPr>
            <w:lang w:val="en-GB"/>
          </w:rPr>
          <w:fldChar w:fldCharType="end"/>
        </w:r>
        <w:r w:rsidRPr="00E46CA3" w:rsidDel="001266F1">
          <w:rPr>
            <w:lang w:val="en-GB"/>
          </w:rPr>
          <w:delText xml:space="preserve">; </w:delText>
        </w:r>
        <w:r w:rsidRPr="00E46CA3" w:rsidDel="001266F1">
          <w:rPr>
            <w:lang w:val="en-GB"/>
          </w:rPr>
          <w:fldChar w:fldCharType="begin"/>
        </w:r>
        <w:r w:rsidRPr="00E46CA3" w:rsidDel="001266F1">
          <w:rPr>
            <w:lang w:val="en-GB"/>
          </w:rPr>
          <w:delInstrText>HYPERLINK \l "_bookmark21"</w:delInstrText>
        </w:r>
        <w:r w:rsidRPr="00E46CA3" w:rsidDel="001266F1">
          <w:rPr>
            <w:lang w:val="en-GB"/>
          </w:rPr>
        </w:r>
        <w:r w:rsidRPr="00E46CA3" w:rsidDel="001266F1">
          <w:rPr>
            <w:lang w:val="en-GB"/>
          </w:rPr>
          <w:fldChar w:fldCharType="separate"/>
        </w:r>
        <w:r w:rsidRPr="00E46CA3" w:rsidDel="001266F1">
          <w:rPr>
            <w:color w:val="2F4F4F"/>
            <w:lang w:val="en-GB"/>
          </w:rPr>
          <w:delText>Blanco et al.</w:delText>
        </w:r>
        <w:r w:rsidRPr="00E46CA3" w:rsidDel="001266F1">
          <w:rPr>
            <w:lang w:val="en-GB"/>
          </w:rPr>
          <w:fldChar w:fldCharType="end"/>
        </w:r>
        <w:r w:rsidRPr="00E46CA3" w:rsidDel="001266F1">
          <w:rPr>
            <w:lang w:val="en-GB"/>
          </w:rPr>
          <w:delText xml:space="preserve">, </w:delText>
        </w:r>
        <w:r w:rsidRPr="00E46CA3" w:rsidDel="001266F1">
          <w:rPr>
            <w:lang w:val="en-GB"/>
          </w:rPr>
          <w:fldChar w:fldCharType="begin"/>
        </w:r>
        <w:r w:rsidRPr="00E46CA3" w:rsidDel="001266F1">
          <w:rPr>
            <w:lang w:val="en-GB"/>
          </w:rPr>
          <w:delInstrText>HYPERLINK \l "_bookmark21"</w:delInstrText>
        </w:r>
        <w:r w:rsidRPr="00E46CA3" w:rsidDel="001266F1">
          <w:rPr>
            <w:lang w:val="en-GB"/>
          </w:rPr>
        </w:r>
        <w:r w:rsidRPr="00E46CA3" w:rsidDel="001266F1">
          <w:rPr>
            <w:lang w:val="en-GB"/>
          </w:rPr>
          <w:fldChar w:fldCharType="separate"/>
        </w:r>
        <w:r w:rsidRPr="00E46CA3" w:rsidDel="001266F1">
          <w:rPr>
            <w:color w:val="2F4F4F"/>
            <w:lang w:val="en-GB"/>
          </w:rPr>
          <w:delText>2020</w:delText>
        </w:r>
        <w:r w:rsidRPr="00E46CA3" w:rsidDel="001266F1">
          <w:rPr>
            <w:lang w:val="en-GB"/>
          </w:rPr>
          <w:fldChar w:fldCharType="end"/>
        </w:r>
        <w:r w:rsidRPr="00E46CA3" w:rsidDel="001266F1">
          <w:rPr>
            <w:lang w:val="en-GB"/>
          </w:rPr>
          <w:delText>).</w:delText>
        </w:r>
      </w:del>
    </w:p>
    <w:p w14:paraId="0BC90454" w14:textId="3042C674" w:rsidR="009C0070" w:rsidRPr="00E46CA3" w:rsidRDefault="00000000" w:rsidP="001266F1">
      <w:pPr>
        <w:pStyle w:val="BodyText"/>
        <w:spacing w:line="249" w:lineRule="auto"/>
        <w:ind w:left="34" w:right="1" w:firstLine="298"/>
        <w:rPr>
          <w:lang w:val="en-GB"/>
        </w:rPr>
        <w:pPrChange w:id="28" w:author="Blanco Rocha, C.F. (Carlos Felipe)" w:date="2025-06-04T12:00:00Z" w16du:dateUtc="2025-06-04T10:00:00Z">
          <w:pPr>
            <w:pStyle w:val="BodyText"/>
            <w:spacing w:line="249" w:lineRule="auto"/>
            <w:ind w:left="41" w:right="8" w:firstLine="298"/>
          </w:pPr>
        </w:pPrChange>
      </w:pPr>
      <w:r w:rsidRPr="00E46CA3">
        <w:rPr>
          <w:lang w:val="en-GB"/>
        </w:rPr>
        <w:t>Several LCIA methods include, to some extent, waste generation</w:t>
      </w:r>
      <w:r w:rsidRPr="00E46CA3">
        <w:rPr>
          <w:spacing w:val="-8"/>
          <w:lang w:val="en-GB"/>
        </w:rPr>
        <w:t xml:space="preserve"> </w:t>
      </w:r>
      <w:r w:rsidRPr="00E46CA3">
        <w:rPr>
          <w:lang w:val="en-GB"/>
        </w:rPr>
        <w:t>(Swiss</w:t>
      </w:r>
      <w:r w:rsidRPr="00E46CA3">
        <w:rPr>
          <w:spacing w:val="-8"/>
          <w:lang w:val="en-GB"/>
        </w:rPr>
        <w:t xml:space="preserve"> </w:t>
      </w:r>
      <w:r w:rsidRPr="00E46CA3">
        <w:rPr>
          <w:lang w:val="en-GB"/>
        </w:rPr>
        <w:t>Eco-Factors,</w:t>
      </w:r>
      <w:r w:rsidRPr="00E46CA3">
        <w:rPr>
          <w:spacing w:val="-8"/>
          <w:lang w:val="en-GB"/>
        </w:rPr>
        <w:t xml:space="preserve"> </w:t>
      </w:r>
      <w:r w:rsidRPr="00E46CA3">
        <w:rPr>
          <w:lang w:val="en-GB"/>
        </w:rPr>
        <w:t>EDIP</w:t>
      </w:r>
      <w:r w:rsidRPr="00E46CA3">
        <w:rPr>
          <w:spacing w:val="-8"/>
          <w:lang w:val="en-GB"/>
        </w:rPr>
        <w:t xml:space="preserve"> </w:t>
      </w:r>
      <w:r w:rsidRPr="00E46CA3">
        <w:rPr>
          <w:lang w:val="en-GB"/>
        </w:rPr>
        <w:t>and</w:t>
      </w:r>
      <w:r w:rsidRPr="00E46CA3">
        <w:rPr>
          <w:spacing w:val="-8"/>
          <w:lang w:val="en-GB"/>
        </w:rPr>
        <w:t xml:space="preserve"> </w:t>
      </w:r>
      <w:r w:rsidRPr="00E46CA3">
        <w:rPr>
          <w:lang w:val="en-GB"/>
        </w:rPr>
        <w:t>EN15804)</w:t>
      </w:r>
      <w:r w:rsidRPr="00E46CA3">
        <w:rPr>
          <w:spacing w:val="-8"/>
          <w:lang w:val="en-GB"/>
        </w:rPr>
        <w:t xml:space="preserve"> </w:t>
      </w:r>
      <w:r w:rsidRPr="00E46CA3">
        <w:rPr>
          <w:lang w:val="en-GB"/>
        </w:rPr>
        <w:t>(</w:t>
      </w:r>
      <w:r w:rsidRPr="00E46CA3">
        <w:rPr>
          <w:lang w:val="en-GB"/>
        </w:rPr>
        <w:fldChar w:fldCharType="begin"/>
      </w:r>
      <w:r w:rsidRPr="00E46CA3">
        <w:rPr>
          <w:lang w:val="en-GB"/>
        </w:rPr>
        <w:instrText>HYPERLINK \l "_bookmark77"</w:instrText>
      </w:r>
      <w:r w:rsidRPr="00E46CA3">
        <w:rPr>
          <w:lang w:val="en-GB"/>
        </w:rPr>
      </w:r>
      <w:r w:rsidRPr="00E46CA3">
        <w:rPr>
          <w:lang w:val="en-GB"/>
        </w:rPr>
        <w:fldChar w:fldCharType="separate"/>
      </w:r>
      <w:r w:rsidRPr="00E46CA3">
        <w:rPr>
          <w:color w:val="2F4F4F"/>
          <w:lang w:val="en-GB"/>
        </w:rPr>
        <w:t>Swiss</w:t>
      </w:r>
      <w:r w:rsidRPr="00E46CA3">
        <w:rPr>
          <w:lang w:val="en-GB"/>
        </w:rPr>
        <w:fldChar w:fldCharType="end"/>
      </w:r>
      <w:r w:rsidRPr="00E46CA3">
        <w:rPr>
          <w:color w:val="2F4F4F"/>
          <w:lang w:val="en-GB"/>
        </w:rPr>
        <w:t xml:space="preserve"> </w:t>
      </w:r>
      <w:r w:rsidRPr="00E46CA3">
        <w:rPr>
          <w:lang w:val="en-GB"/>
        </w:rPr>
        <w:fldChar w:fldCharType="begin"/>
      </w:r>
      <w:r w:rsidRPr="00E46CA3">
        <w:rPr>
          <w:lang w:val="en-GB"/>
        </w:rPr>
        <w:instrText>HYPERLINK \l "_bookmark77"</w:instrText>
      </w:r>
      <w:r w:rsidRPr="00E46CA3">
        <w:rPr>
          <w:lang w:val="en-GB"/>
        </w:rPr>
      </w:r>
      <w:r w:rsidRPr="00E46CA3">
        <w:rPr>
          <w:lang w:val="en-GB"/>
        </w:rPr>
        <w:fldChar w:fldCharType="separate"/>
      </w:r>
      <w:r w:rsidRPr="00E46CA3">
        <w:rPr>
          <w:color w:val="2F4F4F"/>
          <w:spacing w:val="-2"/>
          <w:lang w:val="en-GB"/>
        </w:rPr>
        <w:t>Federal</w:t>
      </w:r>
      <w:r w:rsidRPr="00E46CA3">
        <w:rPr>
          <w:color w:val="2F4F4F"/>
          <w:spacing w:val="-11"/>
          <w:lang w:val="en-GB"/>
        </w:rPr>
        <w:t xml:space="preserve"> </w:t>
      </w:r>
      <w:r w:rsidRPr="00E46CA3">
        <w:rPr>
          <w:color w:val="2F4F4F"/>
          <w:spacing w:val="-2"/>
          <w:lang w:val="en-GB"/>
        </w:rPr>
        <w:t>Office</w:t>
      </w:r>
      <w:r w:rsidRPr="00E46CA3">
        <w:rPr>
          <w:color w:val="2F4F4F"/>
          <w:spacing w:val="-10"/>
          <w:lang w:val="en-GB"/>
        </w:rPr>
        <w:t xml:space="preserve"> </w:t>
      </w:r>
      <w:r w:rsidRPr="00E46CA3">
        <w:rPr>
          <w:color w:val="2F4F4F"/>
          <w:spacing w:val="-2"/>
          <w:lang w:val="en-GB"/>
        </w:rPr>
        <w:t>for</w:t>
      </w:r>
      <w:r w:rsidRPr="00E46CA3">
        <w:rPr>
          <w:color w:val="2F4F4F"/>
          <w:spacing w:val="-11"/>
          <w:lang w:val="en-GB"/>
        </w:rPr>
        <w:t xml:space="preserve"> </w:t>
      </w:r>
      <w:r w:rsidRPr="00E46CA3">
        <w:rPr>
          <w:color w:val="2F4F4F"/>
          <w:spacing w:val="-2"/>
          <w:lang w:val="en-GB"/>
        </w:rPr>
        <w:t>the</w:t>
      </w:r>
      <w:r w:rsidRPr="00E46CA3">
        <w:rPr>
          <w:color w:val="2F4F4F"/>
          <w:spacing w:val="-10"/>
          <w:lang w:val="en-GB"/>
        </w:rPr>
        <w:t xml:space="preserve"> </w:t>
      </w:r>
      <w:r w:rsidRPr="00E46CA3">
        <w:rPr>
          <w:color w:val="2F4F4F"/>
          <w:spacing w:val="-2"/>
          <w:lang w:val="en-GB"/>
        </w:rPr>
        <w:t>Environment</w:t>
      </w:r>
      <w:r w:rsidRPr="00E46CA3">
        <w:rPr>
          <w:color w:val="2F4F4F"/>
          <w:spacing w:val="-11"/>
          <w:lang w:val="en-GB"/>
        </w:rPr>
        <w:t xml:space="preserve"> </w:t>
      </w:r>
      <w:r w:rsidRPr="00E46CA3">
        <w:rPr>
          <w:color w:val="2F4F4F"/>
          <w:spacing w:val="-2"/>
          <w:lang w:val="en-GB"/>
        </w:rPr>
        <w:t>(FOEN)</w:t>
      </w:r>
      <w:r w:rsidRPr="00E46CA3">
        <w:rPr>
          <w:lang w:val="en-GB"/>
        </w:rPr>
        <w:fldChar w:fldCharType="end"/>
      </w:r>
      <w:r w:rsidRPr="00E46CA3">
        <w:rPr>
          <w:spacing w:val="-2"/>
          <w:lang w:val="en-GB"/>
        </w:rPr>
        <w:t>,</w:t>
      </w:r>
      <w:r w:rsidRPr="00E46CA3">
        <w:rPr>
          <w:spacing w:val="-10"/>
          <w:lang w:val="en-GB"/>
        </w:rPr>
        <w:t xml:space="preserve"> </w:t>
      </w:r>
      <w:r w:rsidRPr="00E46CA3">
        <w:rPr>
          <w:lang w:val="en-GB"/>
        </w:rPr>
        <w:fldChar w:fldCharType="begin"/>
      </w:r>
      <w:r w:rsidRPr="00E46CA3">
        <w:rPr>
          <w:lang w:val="en-GB"/>
        </w:rPr>
        <w:instrText>HYPERLINK \l "_bookmark77"</w:instrText>
      </w:r>
      <w:r w:rsidRPr="00E46CA3">
        <w:rPr>
          <w:lang w:val="en-GB"/>
        </w:rPr>
      </w:r>
      <w:r w:rsidRPr="00E46CA3">
        <w:rPr>
          <w:lang w:val="en-GB"/>
        </w:rPr>
        <w:fldChar w:fldCharType="separate"/>
      </w:r>
      <w:r w:rsidRPr="00E46CA3">
        <w:rPr>
          <w:color w:val="2F4F4F"/>
          <w:spacing w:val="-2"/>
          <w:lang w:val="en-GB"/>
        </w:rPr>
        <w:t>2021</w:t>
      </w:r>
      <w:r w:rsidRPr="00E46CA3">
        <w:rPr>
          <w:lang w:val="en-GB"/>
        </w:rPr>
        <w:fldChar w:fldCharType="end"/>
      </w:r>
      <w:r w:rsidRPr="00E46CA3">
        <w:rPr>
          <w:spacing w:val="-2"/>
          <w:lang w:val="en-GB"/>
        </w:rPr>
        <w:t>;</w:t>
      </w:r>
      <w:r w:rsidRPr="00E46CA3">
        <w:rPr>
          <w:spacing w:val="-11"/>
          <w:lang w:val="en-GB"/>
        </w:rPr>
        <w:t xml:space="preserve"> </w:t>
      </w:r>
      <w:r w:rsidRPr="00E46CA3">
        <w:rPr>
          <w:lang w:val="en-GB"/>
        </w:rPr>
        <w:fldChar w:fldCharType="begin"/>
      </w:r>
      <w:r w:rsidRPr="00E46CA3">
        <w:rPr>
          <w:lang w:val="en-GB"/>
        </w:rPr>
        <w:instrText>HYPERLINK \l "_bookmark36"</w:instrText>
      </w:r>
      <w:r w:rsidRPr="00E46CA3">
        <w:rPr>
          <w:lang w:val="en-GB"/>
        </w:rPr>
      </w:r>
      <w:r w:rsidRPr="00E46CA3">
        <w:rPr>
          <w:lang w:val="en-GB"/>
        </w:rPr>
        <w:fldChar w:fldCharType="separate"/>
      </w:r>
      <w:r w:rsidRPr="00E46CA3">
        <w:rPr>
          <w:color w:val="2F4F4F"/>
          <w:spacing w:val="-2"/>
          <w:lang w:val="en-GB"/>
        </w:rPr>
        <w:t>Hauschild</w:t>
      </w:r>
      <w:r w:rsidRPr="00E46CA3">
        <w:rPr>
          <w:lang w:val="en-GB"/>
        </w:rPr>
        <w:fldChar w:fldCharType="end"/>
      </w:r>
      <w:r w:rsidRPr="00E46CA3">
        <w:rPr>
          <w:color w:val="2F4F4F"/>
          <w:spacing w:val="-2"/>
          <w:lang w:val="en-GB"/>
        </w:rPr>
        <w:t xml:space="preserve"> </w:t>
      </w:r>
      <w:r w:rsidRPr="00E46CA3">
        <w:rPr>
          <w:lang w:val="en-GB"/>
        </w:rPr>
        <w:fldChar w:fldCharType="begin"/>
      </w:r>
      <w:r w:rsidRPr="00E46CA3">
        <w:rPr>
          <w:lang w:val="en-GB"/>
        </w:rPr>
        <w:instrText>HYPERLINK \l "_bookmark36"</w:instrText>
      </w:r>
      <w:r w:rsidRPr="00E46CA3">
        <w:rPr>
          <w:lang w:val="en-GB"/>
        </w:rPr>
      </w:r>
      <w:r w:rsidRPr="00E46CA3">
        <w:rPr>
          <w:lang w:val="en-GB"/>
        </w:rPr>
        <w:fldChar w:fldCharType="separate"/>
      </w:r>
      <w:r w:rsidRPr="00E46CA3">
        <w:rPr>
          <w:color w:val="2F4F4F"/>
          <w:lang w:val="en-GB"/>
        </w:rPr>
        <w:t>and</w:t>
      </w:r>
      <w:r w:rsidRPr="00E46CA3">
        <w:rPr>
          <w:color w:val="2F4F4F"/>
          <w:spacing w:val="-13"/>
          <w:lang w:val="en-GB"/>
        </w:rPr>
        <w:t xml:space="preserve"> </w:t>
      </w:r>
      <w:r w:rsidRPr="00E46CA3">
        <w:rPr>
          <w:color w:val="2F4F4F"/>
          <w:lang w:val="en-GB"/>
        </w:rPr>
        <w:t>Potting</w:t>
      </w:r>
      <w:r w:rsidRPr="00E46CA3">
        <w:rPr>
          <w:lang w:val="en-GB"/>
        </w:rPr>
        <w:fldChar w:fldCharType="end"/>
      </w:r>
      <w:r w:rsidRPr="00E46CA3">
        <w:rPr>
          <w:lang w:val="en-GB"/>
        </w:rPr>
        <w:t>,</w:t>
      </w:r>
      <w:r w:rsidRPr="00E46CA3">
        <w:rPr>
          <w:spacing w:val="-12"/>
          <w:lang w:val="en-GB"/>
        </w:rPr>
        <w:t xml:space="preserve"> </w:t>
      </w:r>
      <w:r w:rsidRPr="00E46CA3">
        <w:rPr>
          <w:lang w:val="en-GB"/>
        </w:rPr>
        <w:fldChar w:fldCharType="begin"/>
      </w:r>
      <w:r w:rsidRPr="00E46CA3">
        <w:rPr>
          <w:lang w:val="en-GB"/>
        </w:rPr>
        <w:instrText>HYPERLINK \l "_bookmark36"</w:instrText>
      </w:r>
      <w:r w:rsidRPr="00E46CA3">
        <w:rPr>
          <w:lang w:val="en-GB"/>
        </w:rPr>
      </w:r>
      <w:r w:rsidRPr="00E46CA3">
        <w:rPr>
          <w:lang w:val="en-GB"/>
        </w:rPr>
        <w:fldChar w:fldCharType="separate"/>
      </w:r>
      <w:r w:rsidRPr="00E46CA3">
        <w:rPr>
          <w:color w:val="2F4F4F"/>
          <w:lang w:val="en-GB"/>
        </w:rPr>
        <w:t>2004</w:t>
      </w:r>
      <w:r w:rsidRPr="00E46CA3">
        <w:rPr>
          <w:lang w:val="en-GB"/>
        </w:rPr>
        <w:fldChar w:fldCharType="end"/>
      </w:r>
      <w:r w:rsidRPr="00E46CA3">
        <w:rPr>
          <w:lang w:val="en-GB"/>
        </w:rPr>
        <w:t>;</w:t>
      </w:r>
      <w:r w:rsidRPr="00E46CA3">
        <w:rPr>
          <w:spacing w:val="-13"/>
          <w:lang w:val="en-GB"/>
        </w:rPr>
        <w:t xml:space="preserve"> </w:t>
      </w:r>
      <w:r w:rsidRPr="00E46CA3">
        <w:rPr>
          <w:lang w:val="en-GB"/>
        </w:rPr>
        <w:fldChar w:fldCharType="begin"/>
      </w:r>
      <w:r w:rsidRPr="00E46CA3">
        <w:rPr>
          <w:lang w:val="en-GB"/>
        </w:rPr>
        <w:instrText>HYPERLINK \l "_bookmark24"</w:instrText>
      </w:r>
      <w:r w:rsidRPr="00E46CA3">
        <w:rPr>
          <w:lang w:val="en-GB"/>
        </w:rPr>
      </w:r>
      <w:r w:rsidRPr="00E46CA3">
        <w:rPr>
          <w:lang w:val="en-GB"/>
        </w:rPr>
        <w:fldChar w:fldCharType="separate"/>
      </w:r>
      <w:r w:rsidRPr="00E46CA3">
        <w:rPr>
          <w:color w:val="2F4F4F"/>
          <w:lang w:val="en-GB"/>
        </w:rPr>
        <w:t>CEN</w:t>
      </w:r>
      <w:r w:rsidRPr="00E46CA3">
        <w:rPr>
          <w:color w:val="2F4F4F"/>
          <w:spacing w:val="-12"/>
          <w:lang w:val="en-GB"/>
        </w:rPr>
        <w:t xml:space="preserve"> </w:t>
      </w:r>
      <w:r w:rsidRPr="00E46CA3">
        <w:rPr>
          <w:color w:val="2F4F4F"/>
          <w:lang w:val="en-GB"/>
        </w:rPr>
        <w:t>(European</w:t>
      </w:r>
      <w:r w:rsidRPr="00E46CA3">
        <w:rPr>
          <w:color w:val="2F4F4F"/>
          <w:spacing w:val="-13"/>
          <w:lang w:val="en-GB"/>
        </w:rPr>
        <w:t xml:space="preserve"> </w:t>
      </w:r>
      <w:r w:rsidRPr="00E46CA3">
        <w:rPr>
          <w:color w:val="2F4F4F"/>
          <w:lang w:val="en-GB"/>
        </w:rPr>
        <w:t>Committee</w:t>
      </w:r>
      <w:r w:rsidRPr="00E46CA3">
        <w:rPr>
          <w:color w:val="2F4F4F"/>
          <w:spacing w:val="-12"/>
          <w:lang w:val="en-GB"/>
        </w:rPr>
        <w:t xml:space="preserve"> </w:t>
      </w:r>
      <w:r w:rsidRPr="00E46CA3">
        <w:rPr>
          <w:color w:val="2F4F4F"/>
          <w:lang w:val="en-GB"/>
        </w:rPr>
        <w:t>for</w:t>
      </w:r>
      <w:r w:rsidRPr="00E46CA3">
        <w:rPr>
          <w:color w:val="2F4F4F"/>
          <w:spacing w:val="-13"/>
          <w:lang w:val="en-GB"/>
        </w:rPr>
        <w:t xml:space="preserve"> </w:t>
      </w:r>
      <w:r w:rsidRPr="00E46CA3">
        <w:rPr>
          <w:color w:val="2F4F4F"/>
          <w:lang w:val="en-GB"/>
        </w:rPr>
        <w:t>Standard</w:t>
      </w:r>
      <w:r w:rsidRPr="00E46CA3">
        <w:rPr>
          <w:lang w:val="en-GB"/>
        </w:rPr>
        <w:fldChar w:fldCharType="end"/>
      </w:r>
      <w:r w:rsidRPr="00E46CA3">
        <w:rPr>
          <w:lang w:val="en-GB"/>
        </w:rPr>
        <w:fldChar w:fldCharType="begin"/>
      </w:r>
      <w:r w:rsidRPr="00E46CA3">
        <w:rPr>
          <w:lang w:val="en-GB"/>
        </w:rPr>
        <w:instrText>HYPERLINK \l "_bookmark24"</w:instrText>
      </w:r>
      <w:r w:rsidRPr="00E46CA3">
        <w:rPr>
          <w:lang w:val="en-GB"/>
        </w:rPr>
      </w:r>
      <w:r w:rsidRPr="00E46CA3">
        <w:rPr>
          <w:lang w:val="en-GB"/>
        </w:rPr>
        <w:fldChar w:fldCharType="separate"/>
      </w:r>
      <w:r w:rsidRPr="00E46CA3">
        <w:rPr>
          <w:color w:val="2F4F4F"/>
          <w:lang w:val="en-GB"/>
        </w:rPr>
        <w:t>ization)</w:t>
      </w:r>
      <w:r w:rsidRPr="00E46CA3">
        <w:rPr>
          <w:lang w:val="en-GB"/>
        </w:rPr>
        <w:fldChar w:fldCharType="end"/>
      </w:r>
      <w:r w:rsidRPr="00E46CA3">
        <w:rPr>
          <w:lang w:val="en-GB"/>
        </w:rPr>
        <w:t xml:space="preserve">, </w:t>
      </w:r>
      <w:r w:rsidRPr="00E46CA3">
        <w:rPr>
          <w:lang w:val="en-GB"/>
        </w:rPr>
        <w:fldChar w:fldCharType="begin"/>
      </w:r>
      <w:r w:rsidRPr="00E46CA3">
        <w:rPr>
          <w:lang w:val="en-GB"/>
        </w:rPr>
        <w:instrText>HYPERLINK \l "_bookmark24"</w:instrText>
      </w:r>
      <w:r w:rsidRPr="00E46CA3">
        <w:rPr>
          <w:lang w:val="en-GB"/>
        </w:rPr>
      </w:r>
      <w:r w:rsidRPr="00E46CA3">
        <w:rPr>
          <w:lang w:val="en-GB"/>
        </w:rPr>
        <w:fldChar w:fldCharType="separate"/>
      </w:r>
      <w:r w:rsidRPr="00E46CA3">
        <w:rPr>
          <w:color w:val="2F4F4F"/>
          <w:lang w:val="en-GB"/>
        </w:rPr>
        <w:t>2019</w:t>
      </w:r>
      <w:r w:rsidRPr="00E46CA3">
        <w:rPr>
          <w:lang w:val="en-GB"/>
        </w:rPr>
        <w:fldChar w:fldCharType="end"/>
      </w:r>
      <w:r w:rsidRPr="00E46CA3">
        <w:rPr>
          <w:lang w:val="en-GB"/>
        </w:rPr>
        <w:t>) and material consumption (Crustal Scarcity Indicator (CSI) and Swiss Eco-Factors (</w:t>
      </w:r>
      <w:r w:rsidRPr="00E46CA3">
        <w:rPr>
          <w:lang w:val="en-GB"/>
        </w:rPr>
        <w:fldChar w:fldCharType="begin"/>
      </w:r>
      <w:r w:rsidRPr="00E46CA3">
        <w:rPr>
          <w:lang w:val="en-GB"/>
        </w:rPr>
        <w:instrText>HYPERLINK \l "_bookmark26"</w:instrText>
      </w:r>
      <w:r w:rsidRPr="00E46CA3">
        <w:rPr>
          <w:lang w:val="en-GB"/>
        </w:rPr>
      </w:r>
      <w:r w:rsidRPr="00E46CA3">
        <w:rPr>
          <w:lang w:val="en-GB"/>
        </w:rPr>
        <w:fldChar w:fldCharType="separate"/>
      </w:r>
      <w:r w:rsidRPr="00E46CA3">
        <w:rPr>
          <w:color w:val="2F4F4F"/>
          <w:lang w:val="en-GB"/>
        </w:rPr>
        <w:t>Arvidsson et al.</w:t>
      </w:r>
      <w:r w:rsidRPr="00E46CA3">
        <w:rPr>
          <w:lang w:val="en-GB"/>
        </w:rPr>
        <w:fldChar w:fldCharType="end"/>
      </w:r>
      <w:r w:rsidRPr="00E46CA3">
        <w:rPr>
          <w:lang w:val="en-GB"/>
        </w:rPr>
        <w:t xml:space="preserve">, </w:t>
      </w:r>
      <w:r w:rsidRPr="00E46CA3">
        <w:rPr>
          <w:lang w:val="en-GB"/>
        </w:rPr>
        <w:fldChar w:fldCharType="begin"/>
      </w:r>
      <w:r w:rsidRPr="00E46CA3">
        <w:rPr>
          <w:lang w:val="en-GB"/>
        </w:rPr>
        <w:instrText>HYPERLINK \l "_bookmark26"</w:instrText>
      </w:r>
      <w:r w:rsidRPr="00E46CA3">
        <w:rPr>
          <w:lang w:val="en-GB"/>
        </w:rPr>
      </w:r>
      <w:r w:rsidRPr="00E46CA3">
        <w:rPr>
          <w:lang w:val="en-GB"/>
        </w:rPr>
        <w:fldChar w:fldCharType="separate"/>
      </w:r>
      <w:r w:rsidRPr="00E46CA3">
        <w:rPr>
          <w:color w:val="2F4F4F"/>
          <w:lang w:val="en-GB"/>
        </w:rPr>
        <w:t>2020</w:t>
      </w:r>
      <w:r w:rsidRPr="00E46CA3">
        <w:rPr>
          <w:lang w:val="en-GB"/>
        </w:rPr>
        <w:fldChar w:fldCharType="end"/>
      </w:r>
      <w:r w:rsidRPr="00E46CA3">
        <w:rPr>
          <w:lang w:val="en-GB"/>
        </w:rPr>
        <w:t xml:space="preserve">; </w:t>
      </w:r>
      <w:r w:rsidRPr="00E46CA3">
        <w:rPr>
          <w:lang w:val="en-GB"/>
        </w:rPr>
        <w:fldChar w:fldCharType="begin"/>
      </w:r>
      <w:r w:rsidRPr="00E46CA3">
        <w:rPr>
          <w:lang w:val="en-GB"/>
        </w:rPr>
        <w:instrText>HYPERLINK \l "_bookmark77"</w:instrText>
      </w:r>
      <w:r w:rsidRPr="00E46CA3">
        <w:rPr>
          <w:lang w:val="en-GB"/>
        </w:rPr>
      </w:r>
      <w:r w:rsidRPr="00E46CA3">
        <w:rPr>
          <w:lang w:val="en-GB"/>
        </w:rPr>
        <w:fldChar w:fldCharType="separate"/>
      </w:r>
      <w:r w:rsidRPr="00E46CA3">
        <w:rPr>
          <w:color w:val="2F4F4F"/>
          <w:lang w:val="en-GB"/>
        </w:rPr>
        <w:t>Swiss Federal Office for the Environment (FOEN)</w:t>
      </w:r>
      <w:r w:rsidRPr="00E46CA3">
        <w:rPr>
          <w:lang w:val="en-GB"/>
        </w:rPr>
        <w:fldChar w:fldCharType="end"/>
      </w:r>
      <w:r w:rsidRPr="00E46CA3">
        <w:rPr>
          <w:lang w:val="en-GB"/>
        </w:rPr>
        <w:t xml:space="preserve">, </w:t>
      </w:r>
      <w:r w:rsidRPr="00E46CA3">
        <w:rPr>
          <w:lang w:val="en-GB"/>
        </w:rPr>
        <w:fldChar w:fldCharType="begin"/>
      </w:r>
      <w:r w:rsidRPr="00E46CA3">
        <w:rPr>
          <w:lang w:val="en-GB"/>
        </w:rPr>
        <w:instrText>HYPERLINK \l "_bookmark77"</w:instrText>
      </w:r>
      <w:r w:rsidRPr="00E46CA3">
        <w:rPr>
          <w:lang w:val="en-GB"/>
        </w:rPr>
      </w:r>
      <w:r w:rsidRPr="00E46CA3">
        <w:rPr>
          <w:lang w:val="en-GB"/>
        </w:rPr>
        <w:fldChar w:fldCharType="separate"/>
      </w:r>
      <w:r w:rsidRPr="00E46CA3">
        <w:rPr>
          <w:color w:val="2F4F4F"/>
          <w:lang w:val="en-GB"/>
        </w:rPr>
        <w:t>2021</w:t>
      </w:r>
      <w:r w:rsidRPr="00E46CA3">
        <w:rPr>
          <w:lang w:val="en-GB"/>
        </w:rPr>
        <w:fldChar w:fldCharType="end"/>
      </w:r>
      <w:r w:rsidRPr="00E46CA3">
        <w:rPr>
          <w:lang w:val="en-GB"/>
        </w:rPr>
        <w:t>)). These methods, however, are generally limited in their scope (especially for waste), do not allow for flexible quantification</w:t>
      </w:r>
      <w:r w:rsidRPr="00E46CA3">
        <w:rPr>
          <w:spacing w:val="40"/>
          <w:lang w:val="en-GB"/>
        </w:rPr>
        <w:t xml:space="preserve"> </w:t>
      </w:r>
      <w:r w:rsidRPr="00E46CA3">
        <w:rPr>
          <w:lang w:val="en-GB"/>
        </w:rPr>
        <w:t>of</w:t>
      </w:r>
      <w:r w:rsidRPr="00E46CA3">
        <w:rPr>
          <w:spacing w:val="40"/>
          <w:lang w:val="en-GB"/>
        </w:rPr>
        <w:t xml:space="preserve"> </w:t>
      </w:r>
      <w:r w:rsidRPr="00E46CA3">
        <w:rPr>
          <w:lang w:val="en-GB"/>
        </w:rPr>
        <w:t>specific</w:t>
      </w:r>
      <w:r w:rsidRPr="00E46CA3">
        <w:rPr>
          <w:spacing w:val="40"/>
          <w:lang w:val="en-GB"/>
        </w:rPr>
        <w:t xml:space="preserve"> </w:t>
      </w:r>
      <w:r w:rsidRPr="00E46CA3">
        <w:rPr>
          <w:lang w:val="en-GB"/>
        </w:rPr>
        <w:t>waste</w:t>
      </w:r>
      <w:r w:rsidRPr="00E46CA3">
        <w:rPr>
          <w:spacing w:val="40"/>
          <w:lang w:val="en-GB"/>
        </w:rPr>
        <w:t xml:space="preserve"> </w:t>
      </w:r>
      <w:r w:rsidRPr="00E46CA3">
        <w:rPr>
          <w:lang w:val="en-GB"/>
        </w:rPr>
        <w:t>and</w:t>
      </w:r>
      <w:r w:rsidRPr="00E46CA3">
        <w:rPr>
          <w:spacing w:val="40"/>
          <w:lang w:val="en-GB"/>
        </w:rPr>
        <w:t xml:space="preserve"> </w:t>
      </w:r>
      <w:r w:rsidRPr="00E46CA3">
        <w:rPr>
          <w:lang w:val="en-GB"/>
        </w:rPr>
        <w:t>material</w:t>
      </w:r>
      <w:r w:rsidRPr="00E46CA3">
        <w:rPr>
          <w:spacing w:val="40"/>
          <w:lang w:val="en-GB"/>
        </w:rPr>
        <w:t xml:space="preserve"> </w:t>
      </w:r>
      <w:del w:id="29" w:author="Blanco Rocha, C.F. (Carlos Felipe)" w:date="2025-06-04T12:00:00Z" w16du:dateUtc="2025-06-04T10:00:00Z">
        <w:r w:rsidRPr="00E46CA3" w:rsidDel="001266F1">
          <w:rPr>
            <w:lang w:val="en-GB"/>
          </w:rPr>
          <w:delText>types</w:delText>
        </w:r>
      </w:del>
      <w:ins w:id="30" w:author="Blanco Rocha, C.F. (Carlos Felipe)" w:date="2025-06-04T12:00:00Z" w16du:dateUtc="2025-06-04T10:00:00Z">
        <w:r w:rsidR="001266F1">
          <w:rPr>
            <w:lang w:val="en-GB"/>
          </w:rPr>
          <w:t>footprints</w:t>
        </w:r>
      </w:ins>
      <w:r w:rsidRPr="00E46CA3">
        <w:rPr>
          <w:lang w:val="en-GB"/>
        </w:rPr>
        <w:t>,</w:t>
      </w:r>
      <w:r w:rsidRPr="00E46CA3">
        <w:rPr>
          <w:spacing w:val="40"/>
          <w:lang w:val="en-GB"/>
        </w:rPr>
        <w:t xml:space="preserve"> </w:t>
      </w:r>
      <w:r w:rsidRPr="00E46CA3">
        <w:rPr>
          <w:lang w:val="en-GB"/>
        </w:rPr>
        <w:t>and</w:t>
      </w:r>
      <w:r w:rsidR="00FA48A2" w:rsidRPr="00E46CA3">
        <w:rPr>
          <w:lang w:val="en-GB"/>
        </w:rPr>
        <w:t xml:space="preserve"> </w:t>
      </w:r>
      <w:r w:rsidRPr="00E46CA3">
        <w:rPr>
          <w:lang w:val="en-GB"/>
        </w:rPr>
        <w:t xml:space="preserve">often provide results in characterised units that are abstract </w:t>
      </w:r>
      <w:r w:rsidRPr="00E46CA3">
        <w:rPr>
          <w:spacing w:val="-2"/>
          <w:lang w:val="en-GB"/>
        </w:rPr>
        <w:t>or</w:t>
      </w:r>
      <w:r w:rsidRPr="00E46CA3">
        <w:rPr>
          <w:spacing w:val="-9"/>
          <w:lang w:val="en-GB"/>
        </w:rPr>
        <w:t xml:space="preserve"> </w:t>
      </w:r>
      <w:r w:rsidRPr="00E46CA3">
        <w:rPr>
          <w:spacing w:val="-2"/>
          <w:lang w:val="en-GB"/>
        </w:rPr>
        <w:t>difficult</w:t>
      </w:r>
      <w:r w:rsidRPr="00E46CA3">
        <w:rPr>
          <w:spacing w:val="-9"/>
          <w:lang w:val="en-GB"/>
        </w:rPr>
        <w:t xml:space="preserve"> </w:t>
      </w:r>
      <w:r w:rsidRPr="00E46CA3">
        <w:rPr>
          <w:spacing w:val="-2"/>
          <w:lang w:val="en-GB"/>
        </w:rPr>
        <w:t>to</w:t>
      </w:r>
      <w:r w:rsidRPr="00E46CA3">
        <w:rPr>
          <w:spacing w:val="-9"/>
          <w:lang w:val="en-GB"/>
        </w:rPr>
        <w:t xml:space="preserve"> </w:t>
      </w:r>
      <w:r w:rsidRPr="00E46CA3">
        <w:rPr>
          <w:spacing w:val="-2"/>
          <w:lang w:val="en-GB"/>
        </w:rPr>
        <w:t>interpret</w:t>
      </w:r>
      <w:r w:rsidRPr="00E46CA3">
        <w:rPr>
          <w:spacing w:val="-9"/>
          <w:lang w:val="en-GB"/>
        </w:rPr>
        <w:t xml:space="preserve"> </w:t>
      </w:r>
      <w:r w:rsidRPr="00E46CA3">
        <w:rPr>
          <w:spacing w:val="-2"/>
          <w:lang w:val="en-GB"/>
        </w:rPr>
        <w:t>(e.g.,</w:t>
      </w:r>
      <w:r w:rsidRPr="00E46CA3">
        <w:rPr>
          <w:spacing w:val="-10"/>
          <w:lang w:val="en-GB"/>
        </w:rPr>
        <w:t xml:space="preserve"> </w:t>
      </w:r>
      <w:r w:rsidRPr="00E46CA3">
        <w:rPr>
          <w:i/>
          <w:spacing w:val="-2"/>
          <w:lang w:val="en-GB"/>
        </w:rPr>
        <w:t>Ümweltbelastungspunkte</w:t>
      </w:r>
      <w:r w:rsidRPr="00E46CA3">
        <w:rPr>
          <w:i/>
          <w:spacing w:val="-5"/>
          <w:lang w:val="en-GB"/>
        </w:rPr>
        <w:t xml:space="preserve"> </w:t>
      </w:r>
      <w:r w:rsidRPr="00E46CA3">
        <w:rPr>
          <w:spacing w:val="-2"/>
          <w:lang w:val="en-GB"/>
        </w:rPr>
        <w:t xml:space="preserve">(UBP) </w:t>
      </w:r>
      <w:r w:rsidRPr="00E46CA3">
        <w:rPr>
          <w:lang w:val="en-GB"/>
        </w:rPr>
        <w:t>[English: environmental impact points] in the case of the SwissEco-Factors) (</w:t>
      </w:r>
      <w:r w:rsidRPr="00E46CA3">
        <w:rPr>
          <w:lang w:val="en-GB"/>
        </w:rPr>
        <w:fldChar w:fldCharType="begin"/>
      </w:r>
      <w:r w:rsidRPr="00E46CA3">
        <w:rPr>
          <w:lang w:val="en-GB"/>
        </w:rPr>
        <w:instrText>HYPERLINK \l "_bookmark76"</w:instrText>
      </w:r>
      <w:r w:rsidRPr="00E46CA3">
        <w:rPr>
          <w:lang w:val="en-GB"/>
        </w:rPr>
      </w:r>
      <w:r w:rsidRPr="00E46CA3">
        <w:rPr>
          <w:lang w:val="en-GB"/>
        </w:rPr>
        <w:fldChar w:fldCharType="separate"/>
      </w:r>
      <w:r w:rsidRPr="00E46CA3">
        <w:rPr>
          <w:color w:val="2F4F4F"/>
          <w:lang w:val="en-GB"/>
        </w:rPr>
        <w:t>Su</w:t>
      </w:r>
      <w:r w:rsidRPr="00E46CA3">
        <w:rPr>
          <w:lang w:val="en-GB"/>
        </w:rPr>
        <w:fldChar w:fldCharType="end"/>
      </w:r>
      <w:r w:rsidRPr="00E46CA3">
        <w:rPr>
          <w:lang w:val="en-GB"/>
        </w:rPr>
        <w:t xml:space="preserve">, </w:t>
      </w:r>
      <w:r w:rsidRPr="00E46CA3">
        <w:rPr>
          <w:lang w:val="en-GB"/>
        </w:rPr>
        <w:fldChar w:fldCharType="begin"/>
      </w:r>
      <w:r w:rsidRPr="00E46CA3">
        <w:rPr>
          <w:lang w:val="en-GB"/>
        </w:rPr>
        <w:instrText>HYPERLINK \l "_bookmark76"</w:instrText>
      </w:r>
      <w:r w:rsidRPr="00E46CA3">
        <w:rPr>
          <w:lang w:val="en-GB"/>
        </w:rPr>
      </w:r>
      <w:r w:rsidRPr="00E46CA3">
        <w:rPr>
          <w:lang w:val="en-GB"/>
        </w:rPr>
        <w:fldChar w:fldCharType="separate"/>
      </w:r>
      <w:r w:rsidRPr="00E46CA3">
        <w:rPr>
          <w:color w:val="2F4F4F"/>
          <w:lang w:val="en-GB"/>
        </w:rPr>
        <w:t>2020</w:t>
      </w:r>
      <w:r w:rsidRPr="00E46CA3">
        <w:rPr>
          <w:lang w:val="en-GB"/>
        </w:rPr>
        <w:fldChar w:fldCharType="end"/>
      </w:r>
      <w:r w:rsidRPr="00E46CA3">
        <w:rPr>
          <w:lang w:val="en-GB"/>
        </w:rPr>
        <w:t>).</w:t>
      </w:r>
    </w:p>
    <w:p w14:paraId="2E797CEF" w14:textId="73B86F33" w:rsidR="00174CB9" w:rsidRPr="00E46CA3" w:rsidRDefault="00946176" w:rsidP="00174CB9">
      <w:pPr>
        <w:pStyle w:val="BodyText"/>
        <w:spacing w:line="249" w:lineRule="auto"/>
        <w:ind w:left="34" w:firstLine="298"/>
        <w:rPr>
          <w:ins w:id="31" w:author="Blanco Rocha, C.F. (Carlos Felipe)" w:date="2025-06-04T11:41:00Z" w16du:dateUtc="2025-06-04T09:41:00Z"/>
          <w:lang w:val="en-GB"/>
        </w:rPr>
      </w:pPr>
      <w:ins w:id="32" w:author="Blanco Rocha, C.F. (Carlos Felipe)" w:date="2025-06-04T11:51:00Z" w16du:dateUtc="2025-06-04T09:51:00Z">
        <w:r>
          <w:rPr>
            <w:lang w:val="en-GB"/>
          </w:rPr>
          <w:t xml:space="preserve">If included within an LCA framework, </w:t>
        </w:r>
      </w:ins>
      <w:ins w:id="33" w:author="Blanco Rocha, C.F. (Carlos Felipe)" w:date="2025-06-04T11:41:00Z" w16du:dateUtc="2025-06-04T09:41:00Z">
        <w:r w:rsidR="00174CB9" w:rsidRPr="00E46CA3">
          <w:rPr>
            <w:lang w:val="en-GB"/>
          </w:rPr>
          <w:t>WF</w:t>
        </w:r>
        <w:r w:rsidR="00174CB9" w:rsidRPr="00E46CA3">
          <w:rPr>
            <w:spacing w:val="40"/>
            <w:lang w:val="en-GB"/>
          </w:rPr>
          <w:t xml:space="preserve"> </w:t>
        </w:r>
        <w:r w:rsidR="00174CB9" w:rsidRPr="00E46CA3">
          <w:rPr>
            <w:lang w:val="en-GB"/>
          </w:rPr>
          <w:t>and</w:t>
        </w:r>
        <w:r w:rsidR="00174CB9" w:rsidRPr="00E46CA3">
          <w:rPr>
            <w:spacing w:val="40"/>
            <w:lang w:val="en-GB"/>
          </w:rPr>
          <w:t xml:space="preserve"> </w:t>
        </w:r>
        <w:r w:rsidR="00174CB9" w:rsidRPr="00E46CA3">
          <w:rPr>
            <w:lang w:val="en-GB"/>
          </w:rPr>
          <w:t>MF,</w:t>
        </w:r>
        <w:r w:rsidR="00174CB9" w:rsidRPr="00E46CA3">
          <w:rPr>
            <w:spacing w:val="40"/>
            <w:lang w:val="en-GB"/>
          </w:rPr>
          <w:t xml:space="preserve"> </w:t>
        </w:r>
        <w:r w:rsidR="00174CB9" w:rsidRPr="00E46CA3">
          <w:rPr>
            <w:lang w:val="en-GB"/>
          </w:rPr>
          <w:t>the</w:t>
        </w:r>
        <w:r w:rsidR="00174CB9" w:rsidRPr="00E46CA3">
          <w:rPr>
            <w:spacing w:val="40"/>
            <w:lang w:val="en-GB"/>
          </w:rPr>
          <w:t xml:space="preserve"> </w:t>
        </w:r>
        <w:r w:rsidR="00174CB9" w:rsidRPr="00E46CA3">
          <w:rPr>
            <w:lang w:val="en-GB"/>
          </w:rPr>
          <w:t>two</w:t>
        </w:r>
        <w:r w:rsidR="00174CB9" w:rsidRPr="00E46CA3">
          <w:rPr>
            <w:spacing w:val="40"/>
            <w:lang w:val="en-GB"/>
          </w:rPr>
          <w:t xml:space="preserve"> </w:t>
        </w:r>
        <w:r w:rsidR="00174CB9" w:rsidRPr="00E46CA3">
          <w:rPr>
            <w:lang w:val="en-GB"/>
          </w:rPr>
          <w:t>metrics</w:t>
        </w:r>
        <w:r w:rsidR="00174CB9" w:rsidRPr="00E46CA3">
          <w:rPr>
            <w:spacing w:val="40"/>
            <w:lang w:val="en-GB"/>
          </w:rPr>
          <w:t xml:space="preserve"> </w:t>
        </w:r>
        <w:r w:rsidR="00174CB9" w:rsidRPr="00E46CA3">
          <w:rPr>
            <w:lang w:val="en-GB"/>
          </w:rPr>
          <w:t>of</w:t>
        </w:r>
        <w:r w:rsidR="00174CB9" w:rsidRPr="00E46CA3">
          <w:rPr>
            <w:spacing w:val="40"/>
            <w:lang w:val="en-GB"/>
          </w:rPr>
          <w:t xml:space="preserve"> </w:t>
        </w:r>
        <w:r w:rsidR="00174CB9" w:rsidRPr="00E46CA3">
          <w:rPr>
            <w:lang w:val="en-GB"/>
          </w:rPr>
          <w:t>focus</w:t>
        </w:r>
        <w:r w:rsidR="00174CB9" w:rsidRPr="00E46CA3">
          <w:rPr>
            <w:spacing w:val="40"/>
            <w:lang w:val="en-GB"/>
          </w:rPr>
          <w:t xml:space="preserve"> </w:t>
        </w:r>
        <w:r w:rsidR="00174CB9" w:rsidRPr="00E46CA3">
          <w:rPr>
            <w:lang w:val="en-GB"/>
          </w:rPr>
          <w:t>in</w:t>
        </w:r>
        <w:r w:rsidR="00174CB9" w:rsidRPr="00E46CA3">
          <w:rPr>
            <w:spacing w:val="40"/>
            <w:lang w:val="en-GB"/>
          </w:rPr>
          <w:t xml:space="preserve"> </w:t>
        </w:r>
        <w:r w:rsidR="00174CB9" w:rsidRPr="00E46CA3">
          <w:rPr>
            <w:lang w:val="en-GB"/>
          </w:rPr>
          <w:t>the</w:t>
        </w:r>
        <w:r w:rsidR="00174CB9" w:rsidRPr="00E46CA3">
          <w:rPr>
            <w:spacing w:val="40"/>
            <w:lang w:val="en-GB"/>
          </w:rPr>
          <w:t xml:space="preserve"> </w:t>
        </w:r>
        <w:r w:rsidR="00174CB9" w:rsidRPr="00E46CA3">
          <w:rPr>
            <w:lang w:val="en-GB"/>
          </w:rPr>
          <w:t>study, can</w:t>
        </w:r>
        <w:r w:rsidR="00174CB9" w:rsidRPr="00E46CA3">
          <w:rPr>
            <w:spacing w:val="-4"/>
            <w:lang w:val="en-GB"/>
          </w:rPr>
          <w:t xml:space="preserve"> </w:t>
        </w:r>
        <w:r w:rsidR="00174CB9" w:rsidRPr="00E46CA3">
          <w:rPr>
            <w:lang w:val="en-GB"/>
          </w:rPr>
          <w:t>provide</w:t>
        </w:r>
        <w:r w:rsidR="00174CB9" w:rsidRPr="00E46CA3">
          <w:rPr>
            <w:spacing w:val="-4"/>
            <w:lang w:val="en-GB"/>
          </w:rPr>
          <w:t xml:space="preserve"> </w:t>
        </w:r>
        <w:r w:rsidR="00174CB9" w:rsidRPr="00E46CA3">
          <w:rPr>
            <w:lang w:val="en-GB"/>
          </w:rPr>
          <w:t>a</w:t>
        </w:r>
        <w:r w:rsidR="00174CB9" w:rsidRPr="00E46CA3">
          <w:rPr>
            <w:spacing w:val="-4"/>
            <w:lang w:val="en-GB"/>
          </w:rPr>
          <w:t xml:space="preserve"> </w:t>
        </w:r>
        <w:r w:rsidR="00174CB9" w:rsidRPr="00E46CA3">
          <w:rPr>
            <w:lang w:val="en-GB"/>
          </w:rPr>
          <w:t>comprehensive</w:t>
        </w:r>
        <w:r w:rsidR="00174CB9" w:rsidRPr="00E46CA3">
          <w:rPr>
            <w:spacing w:val="-4"/>
            <w:lang w:val="en-GB"/>
          </w:rPr>
          <w:t xml:space="preserve"> </w:t>
        </w:r>
        <w:r w:rsidR="00174CB9" w:rsidRPr="00E46CA3">
          <w:rPr>
            <w:lang w:val="en-GB"/>
          </w:rPr>
          <w:t>assessment</w:t>
        </w:r>
        <w:r w:rsidR="00174CB9" w:rsidRPr="00E46CA3">
          <w:rPr>
            <w:spacing w:val="-4"/>
            <w:lang w:val="en-GB"/>
          </w:rPr>
          <w:t xml:space="preserve"> </w:t>
        </w:r>
        <w:r w:rsidR="00174CB9" w:rsidRPr="00E46CA3">
          <w:rPr>
            <w:lang w:val="en-GB"/>
          </w:rPr>
          <w:t>of</w:t>
        </w:r>
        <w:r w:rsidR="00174CB9" w:rsidRPr="00E46CA3">
          <w:rPr>
            <w:spacing w:val="-4"/>
            <w:lang w:val="en-GB"/>
          </w:rPr>
          <w:t xml:space="preserve"> </w:t>
        </w:r>
        <w:r w:rsidR="00174CB9">
          <w:rPr>
            <w:lang w:val="en-GB"/>
          </w:rPr>
          <w:t>highly relevant aspects of sustainable supply chain management which are distinct but complementary to</w:t>
        </w:r>
        <w:r w:rsidR="00174CB9" w:rsidRPr="00E46CA3">
          <w:rPr>
            <w:spacing w:val="-4"/>
            <w:lang w:val="en-GB"/>
          </w:rPr>
          <w:t xml:space="preserve"> </w:t>
        </w:r>
        <w:r w:rsidR="00174CB9">
          <w:rPr>
            <w:spacing w:val="-4"/>
            <w:lang w:val="en-GB"/>
          </w:rPr>
          <w:t xml:space="preserve">existing LCA </w:t>
        </w:r>
        <w:r w:rsidR="00174CB9" w:rsidRPr="00E46CA3">
          <w:rPr>
            <w:lang w:val="en-GB"/>
          </w:rPr>
          <w:t>environmental impact</w:t>
        </w:r>
        <w:r w:rsidR="00174CB9">
          <w:rPr>
            <w:lang w:val="en-GB"/>
          </w:rPr>
          <w:t xml:space="preserve"> indicators.</w:t>
        </w:r>
        <w:r w:rsidR="00174CB9" w:rsidRPr="00E46CA3">
          <w:rPr>
            <w:lang w:val="en-GB"/>
          </w:rPr>
          <w:t xml:space="preserve"> </w:t>
        </w:r>
        <w:r w:rsidR="00174CB9">
          <w:rPr>
            <w:lang w:val="en-GB"/>
          </w:rPr>
          <w:t xml:space="preserve">These two additional metrics </w:t>
        </w:r>
        <w:r w:rsidR="00174CB9" w:rsidRPr="00E46CA3">
          <w:rPr>
            <w:lang w:val="en-GB"/>
          </w:rPr>
          <w:t>encapsulat</w:t>
        </w:r>
        <w:r w:rsidR="00174CB9">
          <w:rPr>
            <w:lang w:val="en-GB"/>
          </w:rPr>
          <w:t>e</w:t>
        </w:r>
        <w:r w:rsidR="00174CB9" w:rsidRPr="00E46CA3">
          <w:rPr>
            <w:lang w:val="en-GB"/>
          </w:rPr>
          <w:t xml:space="preserve"> </w:t>
        </w:r>
        <w:r w:rsidR="00174CB9" w:rsidRPr="00E46CA3">
          <w:rPr>
            <w:lang w:val="en-GB"/>
          </w:rPr>
          <w:t xml:space="preserve">both </w:t>
        </w:r>
        <w:r w:rsidR="00174CB9">
          <w:rPr>
            <w:lang w:val="en-GB"/>
          </w:rPr>
          <w:t xml:space="preserve">(critical) material </w:t>
        </w:r>
        <w:r w:rsidR="00174CB9" w:rsidRPr="00E46CA3">
          <w:rPr>
            <w:lang w:val="en-GB"/>
          </w:rPr>
          <w:t>resource use and waste generation</w:t>
        </w:r>
        <w:r w:rsidR="00174CB9">
          <w:rPr>
            <w:lang w:val="en-GB"/>
          </w:rPr>
          <w:t xml:space="preserve">, allowing more targeted analysis to address undesired consequences that are not captured by </w:t>
        </w:r>
      </w:ins>
      <w:ins w:id="34" w:author="Blanco Rocha, C.F. (Carlos Felipe)" w:date="2025-06-04T11:54:00Z" w16du:dateUtc="2025-06-04T09:54:00Z">
        <w:r>
          <w:rPr>
            <w:lang w:val="en-GB"/>
          </w:rPr>
          <w:t xml:space="preserve">the conventional suite of </w:t>
        </w:r>
      </w:ins>
      <w:ins w:id="35" w:author="Blanco Rocha, C.F. (Carlos Felipe)" w:date="2025-06-04T11:41:00Z" w16du:dateUtc="2025-06-04T09:41:00Z">
        <w:r w:rsidR="00174CB9">
          <w:rPr>
            <w:lang w:val="en-GB"/>
          </w:rPr>
          <w:t>LCA indicators. Two examples of the shortfalls</w:t>
        </w:r>
      </w:ins>
      <w:ins w:id="36" w:author="Blanco Rocha, C.F. (Carlos Felipe)" w:date="2025-06-04T11:54:00Z" w16du:dateUtc="2025-06-04T09:54:00Z">
        <w:r>
          <w:rPr>
            <w:lang w:val="en-GB"/>
          </w:rPr>
          <w:t xml:space="preserve"> that can be </w:t>
        </w:r>
      </w:ins>
      <w:ins w:id="37" w:author="Blanco Rocha, C.F. (Carlos Felipe)" w:date="2025-06-04T11:55:00Z" w16du:dateUtc="2025-06-04T09:55:00Z">
        <w:r>
          <w:rPr>
            <w:lang w:val="en-GB"/>
          </w:rPr>
          <w:t>addressed</w:t>
        </w:r>
      </w:ins>
      <w:ins w:id="38" w:author="Blanco Rocha, C.F. (Carlos Felipe)" w:date="2025-06-04T11:54:00Z" w16du:dateUtc="2025-06-04T09:54:00Z">
        <w:r>
          <w:rPr>
            <w:lang w:val="en-GB"/>
          </w:rPr>
          <w:t xml:space="preserve"> </w:t>
        </w:r>
      </w:ins>
      <w:ins w:id="39" w:author="Blanco Rocha, C.F. (Carlos Felipe)" w:date="2025-06-04T11:55:00Z" w16du:dateUtc="2025-06-04T09:55:00Z">
        <w:r>
          <w:rPr>
            <w:lang w:val="en-GB"/>
          </w:rPr>
          <w:t xml:space="preserve">by MF and WF </w:t>
        </w:r>
      </w:ins>
      <w:ins w:id="40" w:author="Blanco Rocha, C.F. (Carlos Felipe)" w:date="2025-06-04T11:41:00Z" w16du:dateUtc="2025-06-04T09:41:00Z">
        <w:r w:rsidR="00174CB9">
          <w:rPr>
            <w:lang w:val="en-GB"/>
          </w:rPr>
          <w:t xml:space="preserve">are </w:t>
        </w:r>
      </w:ins>
      <w:ins w:id="41" w:author="Blanco Rocha, C.F. (Carlos Felipe)" w:date="2025-06-04T11:55:00Z" w16du:dateUtc="2025-06-04T09:55:00Z">
        <w:r>
          <w:rPr>
            <w:lang w:val="en-GB"/>
          </w:rPr>
          <w:t>(i) specific</w:t>
        </w:r>
      </w:ins>
      <w:ins w:id="42" w:author="Blanco Rocha, C.F. (Carlos Felipe)" w:date="2025-06-04T11:41:00Z" w16du:dateUtc="2025-06-04T09:41:00Z">
        <w:r w:rsidR="00174CB9">
          <w:rPr>
            <w:lang w:val="en-GB"/>
          </w:rPr>
          <w:t xml:space="preserve"> concerns around the </w:t>
        </w:r>
      </w:ins>
      <w:ins w:id="43" w:author="Blanco Rocha, C.F. (Carlos Felipe)" w:date="2025-06-04T11:55:00Z" w16du:dateUtc="2025-06-04T09:55:00Z">
        <w:r>
          <w:rPr>
            <w:lang w:val="en-GB"/>
          </w:rPr>
          <w:t>availability and supply risks</w:t>
        </w:r>
      </w:ins>
      <w:ins w:id="44" w:author="Blanco Rocha, C.F. (Carlos Felipe)" w:date="2025-06-04T11:41:00Z" w16du:dateUtc="2025-06-04T09:41:00Z">
        <w:r w:rsidR="00174CB9">
          <w:rPr>
            <w:lang w:val="en-GB"/>
          </w:rPr>
          <w:t xml:space="preserve"> of specific materials or groups of materials like CRMs (the existing “resource depletion” category does not allow such distinctions), and </w:t>
        </w:r>
      </w:ins>
      <w:ins w:id="45" w:author="Blanco Rocha, C.F. (Carlos Felipe)" w:date="2025-06-04T11:55:00Z" w16du:dateUtc="2025-06-04T09:55:00Z">
        <w:r>
          <w:rPr>
            <w:lang w:val="en-GB"/>
          </w:rPr>
          <w:t xml:space="preserve">(ii) </w:t>
        </w:r>
      </w:ins>
      <w:ins w:id="46" w:author="Blanco Rocha, C.F. (Carlos Felipe)" w:date="2025-06-04T11:41:00Z" w16du:dateUtc="2025-06-04T09:41:00Z">
        <w:r w:rsidR="00174CB9">
          <w:rPr>
            <w:lang w:val="en-GB"/>
          </w:rPr>
          <w:t>other consequences of waste management such as landscape impacts, safety, odour annoyance</w:t>
        </w:r>
      </w:ins>
      <w:ins w:id="47" w:author="Blanco Rocha, C.F. (Carlos Felipe)" w:date="2025-06-04T11:56:00Z" w16du:dateUtc="2025-06-04T09:56:00Z">
        <w:r w:rsidR="001266F1">
          <w:rPr>
            <w:lang w:val="en-GB"/>
          </w:rPr>
          <w:t xml:space="preserve"> and other aforementioned social impacts</w:t>
        </w:r>
      </w:ins>
      <w:ins w:id="48" w:author="Blanco Rocha, C.F. (Carlos Felipe)" w:date="2025-06-04T11:41:00Z" w16du:dateUtc="2025-06-04T09:41:00Z">
        <w:r w:rsidR="00174CB9">
          <w:rPr>
            <w:lang w:val="en-GB"/>
          </w:rPr>
          <w:t xml:space="preserve">.  </w:t>
        </w:r>
        <w:r w:rsidR="00174CB9" w:rsidRPr="00E46CA3">
          <w:rPr>
            <w:lang w:val="en-GB"/>
          </w:rPr>
          <w:t xml:space="preserve">Thus, to reduce the negative externalities of human consumption and improve supply chain resilience, it is essential to uncover, </w:t>
        </w:r>
        <w:r w:rsidR="00174CB9" w:rsidRPr="00E46CA3">
          <w:rPr>
            <w:lang w:val="en-GB"/>
          </w:rPr>
          <w:lastRenderedPageBreak/>
          <w:t>disaggregate,</w:t>
        </w:r>
        <w:r w:rsidR="00174CB9" w:rsidRPr="00E46CA3">
          <w:rPr>
            <w:spacing w:val="80"/>
            <w:lang w:val="en-GB"/>
          </w:rPr>
          <w:t xml:space="preserve"> </w:t>
        </w:r>
        <w:r w:rsidR="00174CB9" w:rsidRPr="00E46CA3">
          <w:rPr>
            <w:lang w:val="en-GB"/>
          </w:rPr>
          <w:t>and quantify the material and waste footprints of human activities</w:t>
        </w:r>
        <w:r w:rsidR="00174CB9" w:rsidRPr="00E46CA3">
          <w:rPr>
            <w:spacing w:val="-13"/>
            <w:lang w:val="en-GB"/>
          </w:rPr>
          <w:t xml:space="preserve"> </w:t>
        </w:r>
        <w:r w:rsidR="00174CB9" w:rsidRPr="00E46CA3">
          <w:rPr>
            <w:lang w:val="en-GB"/>
          </w:rPr>
          <w:t>in</w:t>
        </w:r>
        <w:r w:rsidR="00174CB9" w:rsidRPr="00E46CA3">
          <w:rPr>
            <w:spacing w:val="-12"/>
            <w:lang w:val="en-GB"/>
          </w:rPr>
          <w:t xml:space="preserve"> </w:t>
        </w:r>
        <w:r w:rsidR="00174CB9" w:rsidRPr="00E46CA3">
          <w:rPr>
            <w:lang w:val="en-GB"/>
          </w:rPr>
          <w:t>as</w:t>
        </w:r>
        <w:r w:rsidR="00174CB9" w:rsidRPr="00E46CA3">
          <w:rPr>
            <w:spacing w:val="-13"/>
            <w:lang w:val="en-GB"/>
          </w:rPr>
          <w:t xml:space="preserve"> </w:t>
        </w:r>
        <w:r w:rsidR="00174CB9" w:rsidRPr="00E46CA3">
          <w:rPr>
            <w:lang w:val="en-GB"/>
          </w:rPr>
          <w:t>much</w:t>
        </w:r>
        <w:r w:rsidR="00174CB9" w:rsidRPr="00E46CA3">
          <w:rPr>
            <w:spacing w:val="-12"/>
            <w:lang w:val="en-GB"/>
          </w:rPr>
          <w:t xml:space="preserve"> </w:t>
        </w:r>
        <w:r w:rsidR="00174CB9" w:rsidRPr="00E46CA3">
          <w:rPr>
            <w:lang w:val="en-GB"/>
          </w:rPr>
          <w:t>detail</w:t>
        </w:r>
        <w:r w:rsidR="00174CB9" w:rsidRPr="00E46CA3">
          <w:rPr>
            <w:spacing w:val="-13"/>
            <w:lang w:val="en-GB"/>
          </w:rPr>
          <w:t xml:space="preserve"> </w:t>
        </w:r>
        <w:r w:rsidR="00174CB9" w:rsidRPr="00E46CA3">
          <w:rPr>
            <w:lang w:val="en-GB"/>
          </w:rPr>
          <w:t>as</w:t>
        </w:r>
        <w:r w:rsidR="00174CB9" w:rsidRPr="00E46CA3">
          <w:rPr>
            <w:spacing w:val="-12"/>
            <w:lang w:val="en-GB"/>
          </w:rPr>
          <w:t xml:space="preserve"> </w:t>
        </w:r>
        <w:r w:rsidR="00174CB9" w:rsidRPr="00E46CA3">
          <w:rPr>
            <w:lang w:val="en-GB"/>
          </w:rPr>
          <w:t>possible</w:t>
        </w:r>
        <w:r w:rsidR="00174CB9" w:rsidRPr="00E46CA3">
          <w:rPr>
            <w:spacing w:val="-13"/>
            <w:lang w:val="en-GB"/>
          </w:rPr>
          <w:t xml:space="preserve"> </w:t>
        </w:r>
        <w:r w:rsidR="00174CB9" w:rsidRPr="00E46CA3">
          <w:rPr>
            <w:lang w:val="en-GB"/>
          </w:rPr>
          <w:t>(</w:t>
        </w:r>
        <w:r w:rsidR="00174CB9" w:rsidRPr="00E46CA3">
          <w:rPr>
            <w:lang w:val="en-GB"/>
          </w:rPr>
          <w:fldChar w:fldCharType="begin"/>
        </w:r>
        <w:r w:rsidR="00174CB9" w:rsidRPr="00E46CA3">
          <w:rPr>
            <w:lang w:val="en-GB"/>
          </w:rPr>
          <w:instrText>HYPERLINK \l "_bookmark18"</w:instrText>
        </w:r>
        <w:r w:rsidR="00174CB9" w:rsidRPr="00E46CA3">
          <w:rPr>
            <w:lang w:val="en-GB"/>
          </w:rPr>
        </w:r>
        <w:r w:rsidR="00174CB9" w:rsidRPr="00E46CA3">
          <w:rPr>
            <w:lang w:val="en-GB"/>
          </w:rPr>
          <w:fldChar w:fldCharType="separate"/>
        </w:r>
        <w:r w:rsidR="00174CB9" w:rsidRPr="00E46CA3">
          <w:rPr>
            <w:color w:val="2F4F4F"/>
            <w:lang w:val="en-GB"/>
          </w:rPr>
          <w:t>Bisinella</w:t>
        </w:r>
        <w:r w:rsidR="00174CB9" w:rsidRPr="00E46CA3">
          <w:rPr>
            <w:color w:val="2F4F4F"/>
            <w:spacing w:val="-12"/>
            <w:lang w:val="en-GB"/>
          </w:rPr>
          <w:t xml:space="preserve"> </w:t>
        </w:r>
        <w:r w:rsidR="00174CB9" w:rsidRPr="00E46CA3">
          <w:rPr>
            <w:color w:val="2F4F4F"/>
            <w:lang w:val="en-GB"/>
          </w:rPr>
          <w:t>et</w:t>
        </w:r>
        <w:r w:rsidR="00174CB9" w:rsidRPr="00E46CA3">
          <w:rPr>
            <w:color w:val="2F4F4F"/>
            <w:spacing w:val="-13"/>
            <w:lang w:val="en-GB"/>
          </w:rPr>
          <w:t xml:space="preserve"> </w:t>
        </w:r>
        <w:r w:rsidR="00174CB9" w:rsidRPr="00E46CA3">
          <w:rPr>
            <w:color w:val="2F4F4F"/>
            <w:lang w:val="en-GB"/>
          </w:rPr>
          <w:t>al.</w:t>
        </w:r>
        <w:r w:rsidR="00174CB9" w:rsidRPr="00E46CA3">
          <w:rPr>
            <w:lang w:val="en-GB"/>
          </w:rPr>
          <w:fldChar w:fldCharType="end"/>
        </w:r>
        <w:r w:rsidR="00174CB9" w:rsidRPr="00E46CA3">
          <w:rPr>
            <w:lang w:val="en-GB"/>
          </w:rPr>
          <w:t>,</w:t>
        </w:r>
        <w:r w:rsidR="00174CB9" w:rsidRPr="00E46CA3">
          <w:rPr>
            <w:spacing w:val="-12"/>
            <w:lang w:val="en-GB"/>
          </w:rPr>
          <w:t xml:space="preserve"> </w:t>
        </w:r>
        <w:r w:rsidR="00174CB9" w:rsidRPr="00E46CA3">
          <w:rPr>
            <w:lang w:val="en-GB"/>
          </w:rPr>
          <w:fldChar w:fldCharType="begin"/>
        </w:r>
        <w:r w:rsidR="00174CB9" w:rsidRPr="00E46CA3">
          <w:rPr>
            <w:lang w:val="en-GB"/>
          </w:rPr>
          <w:instrText>HYPERLINK \l "_bookmark18"</w:instrText>
        </w:r>
        <w:r w:rsidR="00174CB9" w:rsidRPr="00E46CA3">
          <w:rPr>
            <w:lang w:val="en-GB"/>
          </w:rPr>
        </w:r>
        <w:r w:rsidR="00174CB9" w:rsidRPr="00E46CA3">
          <w:rPr>
            <w:lang w:val="en-GB"/>
          </w:rPr>
          <w:fldChar w:fldCharType="separate"/>
        </w:r>
        <w:r w:rsidR="00174CB9" w:rsidRPr="00E46CA3">
          <w:rPr>
            <w:color w:val="2F4F4F"/>
            <w:lang w:val="en-GB"/>
          </w:rPr>
          <w:t>2024</w:t>
        </w:r>
        <w:r w:rsidR="00174CB9" w:rsidRPr="00E46CA3">
          <w:rPr>
            <w:lang w:val="en-GB"/>
          </w:rPr>
          <w:fldChar w:fldCharType="end"/>
        </w:r>
        <w:r w:rsidR="00174CB9" w:rsidRPr="00E46CA3">
          <w:rPr>
            <w:lang w:val="en-GB"/>
          </w:rPr>
          <w:t xml:space="preserve">; </w:t>
        </w:r>
        <w:r w:rsidR="00174CB9" w:rsidRPr="00E46CA3">
          <w:rPr>
            <w:lang w:val="en-GB"/>
          </w:rPr>
          <w:fldChar w:fldCharType="begin"/>
        </w:r>
        <w:r w:rsidR="00174CB9" w:rsidRPr="00E46CA3">
          <w:rPr>
            <w:lang w:val="en-GB"/>
          </w:rPr>
          <w:instrText>HYPERLINK \l "_bookmark80"</w:instrText>
        </w:r>
        <w:r w:rsidR="00174CB9" w:rsidRPr="00E46CA3">
          <w:rPr>
            <w:lang w:val="en-GB"/>
          </w:rPr>
        </w:r>
        <w:r w:rsidR="00174CB9" w:rsidRPr="00E46CA3">
          <w:rPr>
            <w:lang w:val="en-GB"/>
          </w:rPr>
          <w:fldChar w:fldCharType="separate"/>
        </w:r>
        <w:r w:rsidR="00174CB9" w:rsidRPr="00E46CA3">
          <w:rPr>
            <w:color w:val="2F4F4F"/>
            <w:lang w:val="en-GB"/>
          </w:rPr>
          <w:t>Towa et al.</w:t>
        </w:r>
        <w:r w:rsidR="00174CB9" w:rsidRPr="00E46CA3">
          <w:rPr>
            <w:lang w:val="en-GB"/>
          </w:rPr>
          <w:fldChar w:fldCharType="end"/>
        </w:r>
        <w:r w:rsidR="00174CB9" w:rsidRPr="00E46CA3">
          <w:rPr>
            <w:lang w:val="en-GB"/>
          </w:rPr>
          <w:t xml:space="preserve">, </w:t>
        </w:r>
        <w:r w:rsidR="00174CB9" w:rsidRPr="00E46CA3">
          <w:rPr>
            <w:lang w:val="en-GB"/>
          </w:rPr>
          <w:fldChar w:fldCharType="begin"/>
        </w:r>
        <w:r w:rsidR="00174CB9" w:rsidRPr="00E46CA3">
          <w:rPr>
            <w:lang w:val="en-GB"/>
          </w:rPr>
          <w:instrText>HYPERLINK \l "_bookmark80"</w:instrText>
        </w:r>
        <w:r w:rsidR="00174CB9" w:rsidRPr="00E46CA3">
          <w:rPr>
            <w:lang w:val="en-GB"/>
          </w:rPr>
        </w:r>
        <w:r w:rsidR="00174CB9" w:rsidRPr="00E46CA3">
          <w:rPr>
            <w:lang w:val="en-GB"/>
          </w:rPr>
          <w:fldChar w:fldCharType="separate"/>
        </w:r>
        <w:r w:rsidR="00174CB9" w:rsidRPr="00E46CA3">
          <w:rPr>
            <w:color w:val="2F4F4F"/>
            <w:lang w:val="en-GB"/>
          </w:rPr>
          <w:t>2020</w:t>
        </w:r>
        <w:r w:rsidR="00174CB9" w:rsidRPr="00E46CA3">
          <w:rPr>
            <w:lang w:val="en-GB"/>
          </w:rPr>
          <w:fldChar w:fldCharType="end"/>
        </w:r>
        <w:r w:rsidR="00174CB9" w:rsidRPr="00E46CA3">
          <w:rPr>
            <w:lang w:val="en-GB"/>
          </w:rPr>
          <w:t xml:space="preserve">; </w:t>
        </w:r>
        <w:r w:rsidR="00174CB9" w:rsidRPr="00E46CA3">
          <w:rPr>
            <w:lang w:val="en-GB"/>
          </w:rPr>
          <w:fldChar w:fldCharType="begin"/>
        </w:r>
        <w:r w:rsidR="00174CB9" w:rsidRPr="00E46CA3">
          <w:rPr>
            <w:lang w:val="en-GB"/>
          </w:rPr>
          <w:instrText>HYPERLINK \l "_bookmark14"</w:instrText>
        </w:r>
        <w:r w:rsidR="00174CB9" w:rsidRPr="00E46CA3">
          <w:rPr>
            <w:lang w:val="en-GB"/>
          </w:rPr>
        </w:r>
        <w:r w:rsidR="00174CB9" w:rsidRPr="00E46CA3">
          <w:rPr>
            <w:lang w:val="en-GB"/>
          </w:rPr>
          <w:fldChar w:fldCharType="separate"/>
        </w:r>
        <w:r w:rsidR="00174CB9" w:rsidRPr="00E46CA3">
          <w:rPr>
            <w:color w:val="2F4F4F"/>
            <w:lang w:val="en-GB"/>
          </w:rPr>
          <w:t>Berger et al.</w:t>
        </w:r>
        <w:r w:rsidR="00174CB9" w:rsidRPr="00E46CA3">
          <w:rPr>
            <w:lang w:val="en-GB"/>
          </w:rPr>
          <w:fldChar w:fldCharType="end"/>
        </w:r>
        <w:r w:rsidR="00174CB9" w:rsidRPr="00E46CA3">
          <w:rPr>
            <w:lang w:val="en-GB"/>
          </w:rPr>
          <w:t xml:space="preserve">, </w:t>
        </w:r>
        <w:r w:rsidR="00174CB9" w:rsidRPr="00E46CA3">
          <w:rPr>
            <w:lang w:val="en-GB"/>
          </w:rPr>
          <w:fldChar w:fldCharType="begin"/>
        </w:r>
        <w:r w:rsidR="00174CB9" w:rsidRPr="00E46CA3">
          <w:rPr>
            <w:lang w:val="en-GB"/>
          </w:rPr>
          <w:instrText>HYPERLINK \l "_bookmark14"</w:instrText>
        </w:r>
        <w:r w:rsidR="00174CB9" w:rsidRPr="00E46CA3">
          <w:rPr>
            <w:lang w:val="en-GB"/>
          </w:rPr>
        </w:r>
        <w:r w:rsidR="00174CB9" w:rsidRPr="00E46CA3">
          <w:rPr>
            <w:lang w:val="en-GB"/>
          </w:rPr>
          <w:fldChar w:fldCharType="separate"/>
        </w:r>
        <w:r w:rsidR="00174CB9" w:rsidRPr="00E46CA3">
          <w:rPr>
            <w:color w:val="2F4F4F"/>
            <w:lang w:val="en-GB"/>
          </w:rPr>
          <w:t>2020</w:t>
        </w:r>
        <w:r w:rsidR="00174CB9" w:rsidRPr="00E46CA3">
          <w:rPr>
            <w:lang w:val="en-GB"/>
          </w:rPr>
          <w:fldChar w:fldCharType="end"/>
        </w:r>
        <w:r w:rsidR="00174CB9" w:rsidRPr="00E46CA3">
          <w:rPr>
            <w:lang w:val="en-GB"/>
          </w:rPr>
          <w:t xml:space="preserve">; </w:t>
        </w:r>
        <w:r w:rsidR="00174CB9" w:rsidRPr="00E46CA3">
          <w:rPr>
            <w:lang w:val="en-GB"/>
          </w:rPr>
          <w:fldChar w:fldCharType="begin"/>
        </w:r>
        <w:r w:rsidR="00174CB9" w:rsidRPr="00E46CA3">
          <w:rPr>
            <w:lang w:val="en-GB"/>
          </w:rPr>
          <w:instrText>HYPERLINK \l "_bookmark63"</w:instrText>
        </w:r>
        <w:r w:rsidR="00174CB9" w:rsidRPr="00E46CA3">
          <w:rPr>
            <w:lang w:val="en-GB"/>
          </w:rPr>
        </w:r>
        <w:r w:rsidR="00174CB9" w:rsidRPr="00E46CA3">
          <w:rPr>
            <w:lang w:val="en-GB"/>
          </w:rPr>
          <w:fldChar w:fldCharType="separate"/>
        </w:r>
        <w:r w:rsidR="00174CB9" w:rsidRPr="00E46CA3">
          <w:rPr>
            <w:color w:val="2F4F4F"/>
            <w:lang w:val="en-GB"/>
          </w:rPr>
          <w:t>Sonderegger et al.</w:t>
        </w:r>
        <w:r w:rsidR="00174CB9" w:rsidRPr="00E46CA3">
          <w:rPr>
            <w:lang w:val="en-GB"/>
          </w:rPr>
          <w:fldChar w:fldCharType="end"/>
        </w:r>
        <w:r w:rsidR="00174CB9" w:rsidRPr="00E46CA3">
          <w:rPr>
            <w:lang w:val="en-GB"/>
          </w:rPr>
          <w:t xml:space="preserve">, </w:t>
        </w:r>
        <w:r w:rsidR="00174CB9" w:rsidRPr="00E46CA3">
          <w:rPr>
            <w:lang w:val="en-GB"/>
          </w:rPr>
          <w:fldChar w:fldCharType="begin"/>
        </w:r>
        <w:r w:rsidR="00174CB9" w:rsidRPr="00E46CA3">
          <w:rPr>
            <w:lang w:val="en-GB"/>
          </w:rPr>
          <w:instrText>HYPERLINK \l "_bookmark63"</w:instrText>
        </w:r>
        <w:r w:rsidR="00174CB9" w:rsidRPr="00E46CA3">
          <w:rPr>
            <w:lang w:val="en-GB"/>
          </w:rPr>
        </w:r>
        <w:r w:rsidR="00174CB9" w:rsidRPr="00E46CA3">
          <w:rPr>
            <w:lang w:val="en-GB"/>
          </w:rPr>
          <w:fldChar w:fldCharType="separate"/>
        </w:r>
        <w:r w:rsidR="00174CB9" w:rsidRPr="00E46CA3">
          <w:rPr>
            <w:color w:val="2F4F4F"/>
            <w:spacing w:val="-2"/>
            <w:lang w:val="en-GB"/>
          </w:rPr>
          <w:t>2020</w:t>
        </w:r>
        <w:r w:rsidR="00174CB9" w:rsidRPr="00E46CA3">
          <w:rPr>
            <w:lang w:val="en-GB"/>
          </w:rPr>
          <w:fldChar w:fldCharType="end"/>
        </w:r>
        <w:r w:rsidR="00174CB9" w:rsidRPr="00E46CA3">
          <w:rPr>
            <w:spacing w:val="-2"/>
            <w:lang w:val="en-GB"/>
          </w:rPr>
          <w:t>).</w:t>
        </w:r>
      </w:ins>
      <w:ins w:id="49" w:author="Blanco Rocha, C.F. (Carlos Felipe)" w:date="2025-06-04T12:02:00Z" w16du:dateUtc="2025-06-04T10:02:00Z">
        <w:r w:rsidR="001266F1">
          <w:rPr>
            <w:spacing w:val="-2"/>
            <w:lang w:val="en-GB"/>
          </w:rPr>
          <w:t xml:space="preserve"> An additional benefit of having WF and MF side-by-side conventional LCA indicators is that trade-offs can be identified, e.g. where material efficiency measures may not necessarily result in environmental benefits such as clim</w:t>
        </w:r>
      </w:ins>
      <w:ins w:id="50" w:author="Blanco Rocha, C.F. (Carlos Felipe)" w:date="2025-06-04T12:03:00Z" w16du:dateUtc="2025-06-04T10:03:00Z">
        <w:r w:rsidR="001266F1">
          <w:rPr>
            <w:spacing w:val="-2"/>
            <w:lang w:val="en-GB"/>
          </w:rPr>
          <w:t xml:space="preserve">ate change impact reduction. </w:t>
        </w:r>
      </w:ins>
    </w:p>
    <w:p w14:paraId="39B7C1AA" w14:textId="160243B3" w:rsidR="009C0070" w:rsidRPr="00E46CA3" w:rsidRDefault="00000000">
      <w:pPr>
        <w:pStyle w:val="BodyText"/>
        <w:spacing w:line="244" w:lineRule="auto"/>
        <w:ind w:left="25" w:right="1" w:firstLine="307"/>
        <w:rPr>
          <w:lang w:val="en-GB"/>
        </w:rPr>
      </w:pPr>
      <w:r w:rsidRPr="00E46CA3">
        <w:rPr>
          <w:lang w:val="en-GB"/>
        </w:rPr>
        <w:t>To facilitate the quantification of waste and material flows</w:t>
      </w:r>
      <w:r w:rsidRPr="00E46CA3">
        <w:rPr>
          <w:spacing w:val="-10"/>
          <w:lang w:val="en-GB"/>
        </w:rPr>
        <w:t xml:space="preserve"> </w:t>
      </w:r>
      <w:r w:rsidRPr="00E46CA3">
        <w:rPr>
          <w:lang w:val="en-GB"/>
        </w:rPr>
        <w:t>in</w:t>
      </w:r>
      <w:r w:rsidRPr="00E46CA3">
        <w:rPr>
          <w:spacing w:val="-10"/>
          <w:lang w:val="en-GB"/>
        </w:rPr>
        <w:t xml:space="preserve"> </w:t>
      </w:r>
      <w:r w:rsidRPr="00E46CA3">
        <w:rPr>
          <w:lang w:val="en-GB"/>
        </w:rPr>
        <w:t>LCA,</w:t>
      </w:r>
      <w:r w:rsidRPr="00E46CA3">
        <w:rPr>
          <w:spacing w:val="-10"/>
          <w:lang w:val="en-GB"/>
        </w:rPr>
        <w:t xml:space="preserve"> </w:t>
      </w:r>
      <w:r w:rsidRPr="00E46CA3">
        <w:rPr>
          <w:lang w:val="en-GB"/>
        </w:rPr>
        <w:t>we</w:t>
      </w:r>
      <w:r w:rsidRPr="00E46CA3">
        <w:rPr>
          <w:spacing w:val="-10"/>
          <w:lang w:val="en-GB"/>
        </w:rPr>
        <w:t xml:space="preserve"> </w:t>
      </w:r>
      <w:r w:rsidRPr="00E46CA3">
        <w:rPr>
          <w:lang w:val="en-GB"/>
        </w:rPr>
        <w:t>developed</w:t>
      </w:r>
      <w:r w:rsidRPr="00E46CA3">
        <w:rPr>
          <w:spacing w:val="-10"/>
          <w:lang w:val="en-GB"/>
        </w:rPr>
        <w:t xml:space="preserve"> </w:t>
      </w:r>
      <w:r w:rsidRPr="00E46CA3">
        <w:rPr>
          <w:lang w:val="en-GB"/>
        </w:rPr>
        <w:t>a</w:t>
      </w:r>
      <w:r w:rsidRPr="00E46CA3">
        <w:rPr>
          <w:spacing w:val="-10"/>
          <w:lang w:val="en-GB"/>
        </w:rPr>
        <w:t xml:space="preserve"> </w:t>
      </w:r>
      <w:r w:rsidRPr="00E46CA3">
        <w:rPr>
          <w:lang w:val="en-GB"/>
        </w:rPr>
        <w:t>Python</w:t>
      </w:r>
      <w:r w:rsidRPr="00E46CA3">
        <w:rPr>
          <w:spacing w:val="-10"/>
          <w:lang w:val="en-GB"/>
        </w:rPr>
        <w:t xml:space="preserve"> </w:t>
      </w:r>
      <w:r w:rsidRPr="00E46CA3">
        <w:rPr>
          <w:lang w:val="en-GB"/>
        </w:rPr>
        <w:t>package</w:t>
      </w:r>
      <w:r w:rsidRPr="00E46CA3">
        <w:rPr>
          <w:spacing w:val="-10"/>
          <w:lang w:val="en-GB"/>
        </w:rPr>
        <w:t xml:space="preserve"> </w:t>
      </w:r>
      <w:r w:rsidRPr="00E46CA3">
        <w:rPr>
          <w:lang w:val="en-GB"/>
        </w:rPr>
        <w:t>to</w:t>
      </w:r>
      <w:r w:rsidRPr="00E46CA3">
        <w:rPr>
          <w:spacing w:val="-10"/>
          <w:lang w:val="en-GB"/>
        </w:rPr>
        <w:t xml:space="preserve"> </w:t>
      </w:r>
      <w:r w:rsidRPr="00E46CA3">
        <w:rPr>
          <w:lang w:val="en-GB"/>
        </w:rPr>
        <w:t>extend</w:t>
      </w:r>
      <w:r w:rsidRPr="00E46CA3">
        <w:rPr>
          <w:spacing w:val="-10"/>
          <w:lang w:val="en-GB"/>
        </w:rPr>
        <w:t xml:space="preserve"> </w:t>
      </w:r>
      <w:r w:rsidRPr="00E46CA3">
        <w:rPr>
          <w:lang w:val="en-GB"/>
        </w:rPr>
        <w:t xml:space="preserve">the </w:t>
      </w:r>
      <w:r w:rsidR="00834F9B" w:rsidRPr="00E46CA3">
        <w:rPr>
          <w:rFonts w:ascii="Palatino Linotype" w:hAnsi="Palatino Linotype"/>
          <w:lang w:val="en-GB"/>
        </w:rPr>
        <w:t>Brightway</w:t>
      </w:r>
      <w:r w:rsidRPr="00E46CA3">
        <w:rPr>
          <w:rFonts w:ascii="Palatino Linotype" w:hAnsi="Palatino Linotype"/>
          <w:lang w:val="en-GB"/>
        </w:rPr>
        <w:t xml:space="preserve"> </w:t>
      </w:r>
      <w:r w:rsidRPr="00E46CA3">
        <w:rPr>
          <w:lang w:val="en-GB"/>
        </w:rPr>
        <w:t>open-source LCA framework (</w:t>
      </w:r>
      <w:hyperlink w:anchor="_bookmark69" w:history="1">
        <w:r w:rsidRPr="00E46CA3">
          <w:rPr>
            <w:color w:val="2F4F4F"/>
            <w:lang w:val="en-GB"/>
          </w:rPr>
          <w:t>Mutel</w:t>
        </w:r>
      </w:hyperlink>
      <w:r w:rsidRPr="00E46CA3">
        <w:rPr>
          <w:lang w:val="en-GB"/>
        </w:rPr>
        <w:t xml:space="preserve">, </w:t>
      </w:r>
      <w:hyperlink w:anchor="_bookmark69" w:history="1">
        <w:r w:rsidRPr="00E46CA3">
          <w:rPr>
            <w:color w:val="2F4F4F"/>
            <w:lang w:val="en-GB"/>
          </w:rPr>
          <w:t>2017a</w:t>
        </w:r>
      </w:hyperlink>
      <w:r w:rsidRPr="00E46CA3">
        <w:rPr>
          <w:lang w:val="en-GB"/>
        </w:rPr>
        <w:t>) and track these exchanges by translating them into inventory</w:t>
      </w:r>
      <w:r w:rsidRPr="00E46CA3">
        <w:rPr>
          <w:spacing w:val="-7"/>
          <w:lang w:val="en-GB"/>
        </w:rPr>
        <w:t xml:space="preserve"> </w:t>
      </w:r>
      <w:r w:rsidRPr="00E46CA3">
        <w:rPr>
          <w:lang w:val="en-GB"/>
        </w:rPr>
        <w:t>indicators</w:t>
      </w:r>
      <w:r w:rsidRPr="00E46CA3">
        <w:rPr>
          <w:spacing w:val="-7"/>
          <w:lang w:val="en-GB"/>
        </w:rPr>
        <w:t xml:space="preserve"> </w:t>
      </w:r>
      <w:r w:rsidRPr="00E46CA3">
        <w:rPr>
          <w:lang w:val="en-GB"/>
        </w:rPr>
        <w:t>and</w:t>
      </w:r>
      <w:r w:rsidRPr="00E46CA3">
        <w:rPr>
          <w:spacing w:val="-7"/>
          <w:lang w:val="en-GB"/>
        </w:rPr>
        <w:t xml:space="preserve"> </w:t>
      </w:r>
      <w:r w:rsidRPr="00E46CA3">
        <w:rPr>
          <w:lang w:val="en-GB"/>
        </w:rPr>
        <w:t>‘pseudo’</w:t>
      </w:r>
      <w:r w:rsidRPr="00E46CA3">
        <w:rPr>
          <w:spacing w:val="-7"/>
          <w:lang w:val="en-GB"/>
        </w:rPr>
        <w:t xml:space="preserve"> </w:t>
      </w:r>
      <w:r w:rsidRPr="00E46CA3">
        <w:rPr>
          <w:lang w:val="en-GB"/>
        </w:rPr>
        <w:t>LCA</w:t>
      </w:r>
      <w:r w:rsidRPr="00E46CA3">
        <w:rPr>
          <w:spacing w:val="-7"/>
          <w:lang w:val="en-GB"/>
        </w:rPr>
        <w:t xml:space="preserve"> </w:t>
      </w:r>
      <w:r w:rsidRPr="00E46CA3">
        <w:rPr>
          <w:lang w:val="en-GB"/>
        </w:rPr>
        <w:t>impact</w:t>
      </w:r>
      <w:r w:rsidRPr="00E46CA3">
        <w:rPr>
          <w:spacing w:val="-7"/>
          <w:lang w:val="en-GB"/>
        </w:rPr>
        <w:t xml:space="preserve"> </w:t>
      </w:r>
      <w:r w:rsidRPr="00E46CA3">
        <w:rPr>
          <w:lang w:val="en-GB"/>
        </w:rPr>
        <w:t>(LCIA)</w:t>
      </w:r>
      <w:r w:rsidRPr="00E46CA3">
        <w:rPr>
          <w:spacing w:val="-7"/>
          <w:lang w:val="en-GB"/>
        </w:rPr>
        <w:t xml:space="preserve"> </w:t>
      </w:r>
      <w:r w:rsidRPr="00E46CA3">
        <w:rPr>
          <w:lang w:val="en-GB"/>
        </w:rPr>
        <w:t>categories. T-reX is ‘T[ool for] re-X’ (reduce, reuse, recycle, etc.) and enables</w:t>
      </w:r>
      <w:r w:rsidRPr="00E46CA3">
        <w:rPr>
          <w:spacing w:val="40"/>
          <w:lang w:val="en-GB"/>
        </w:rPr>
        <w:t xml:space="preserve"> </w:t>
      </w:r>
      <w:r w:rsidRPr="00E46CA3">
        <w:rPr>
          <w:lang w:val="en-GB"/>
        </w:rPr>
        <w:t>LCA</w:t>
      </w:r>
      <w:r w:rsidRPr="00E46CA3">
        <w:rPr>
          <w:spacing w:val="40"/>
          <w:lang w:val="en-GB"/>
        </w:rPr>
        <w:t xml:space="preserve"> </w:t>
      </w:r>
      <w:r w:rsidRPr="00E46CA3">
        <w:rPr>
          <w:lang w:val="en-GB"/>
        </w:rPr>
        <w:t>practitioners</w:t>
      </w:r>
      <w:r w:rsidRPr="00E46CA3">
        <w:rPr>
          <w:spacing w:val="40"/>
          <w:lang w:val="en-GB"/>
        </w:rPr>
        <w:t xml:space="preserve"> </w:t>
      </w:r>
      <w:r w:rsidRPr="00E46CA3">
        <w:rPr>
          <w:lang w:val="en-GB"/>
        </w:rPr>
        <w:t>to</w:t>
      </w:r>
      <w:r w:rsidRPr="00E46CA3">
        <w:rPr>
          <w:spacing w:val="40"/>
          <w:lang w:val="en-GB"/>
        </w:rPr>
        <w:t xml:space="preserve"> </w:t>
      </w:r>
      <w:r w:rsidRPr="00E46CA3">
        <w:rPr>
          <w:lang w:val="en-GB"/>
        </w:rPr>
        <w:t>manipulate</w:t>
      </w:r>
      <w:r w:rsidRPr="00E46CA3">
        <w:rPr>
          <w:spacing w:val="40"/>
          <w:lang w:val="en-GB"/>
        </w:rPr>
        <w:t xml:space="preserve"> </w:t>
      </w:r>
      <w:r w:rsidRPr="00E46CA3">
        <w:rPr>
          <w:lang w:val="en-GB"/>
        </w:rPr>
        <w:t>their</w:t>
      </w:r>
      <w:r w:rsidRPr="00E46CA3">
        <w:rPr>
          <w:spacing w:val="40"/>
          <w:lang w:val="en-GB"/>
        </w:rPr>
        <w:t xml:space="preserve"> </w:t>
      </w:r>
      <w:r w:rsidRPr="00E46CA3">
        <w:rPr>
          <w:lang w:val="en-GB"/>
        </w:rPr>
        <w:t>databases to allow them to easily aggregate the mass and volume of any desired exchange, and to create flexible categories that differentiate between material categories, waste types, and treatment or EOL handling.</w:t>
      </w:r>
    </w:p>
    <w:p w14:paraId="598D649B" w14:textId="4A1AFB67" w:rsidR="009C0070" w:rsidRPr="00E46CA3" w:rsidRDefault="00000000">
      <w:pPr>
        <w:pStyle w:val="BodyText"/>
        <w:spacing w:before="3" w:line="240" w:lineRule="exact"/>
        <w:ind w:left="34" w:firstLine="298"/>
        <w:rPr>
          <w:lang w:val="en-GB"/>
        </w:rPr>
      </w:pPr>
      <w:r w:rsidRPr="00E46CA3">
        <w:rPr>
          <w:lang w:val="en-GB"/>
        </w:rPr>
        <w:t xml:space="preserve">Integration with the </w:t>
      </w:r>
      <w:r w:rsidRPr="00E46CA3">
        <w:rPr>
          <w:rFonts w:ascii="Palatino Linotype" w:hAnsi="Palatino Linotype"/>
          <w:lang w:val="en-GB"/>
        </w:rPr>
        <w:t xml:space="preserve">premise </w:t>
      </w:r>
      <w:r w:rsidRPr="00E46CA3">
        <w:rPr>
          <w:lang w:val="en-GB"/>
        </w:rPr>
        <w:t>Python package (</w:t>
      </w:r>
      <w:hyperlink w:anchor="_bookmark88" w:history="1">
        <w:r w:rsidRPr="00E46CA3">
          <w:rPr>
            <w:color w:val="2F4F4F"/>
            <w:lang w:val="en-GB"/>
          </w:rPr>
          <w:t>Sacchi</w:t>
        </w:r>
      </w:hyperlink>
      <w:r w:rsidRPr="00E46CA3">
        <w:rPr>
          <w:color w:val="2F4F4F"/>
          <w:spacing w:val="40"/>
          <w:lang w:val="en-GB"/>
        </w:rPr>
        <w:t xml:space="preserve"> </w:t>
      </w:r>
      <w:hyperlink w:anchor="_bookmark88" w:history="1">
        <w:r w:rsidRPr="00E46CA3">
          <w:rPr>
            <w:color w:val="2F4F4F"/>
            <w:lang w:val="en-GB"/>
          </w:rPr>
          <w:t>et al.</w:t>
        </w:r>
      </w:hyperlink>
      <w:r w:rsidRPr="00E46CA3">
        <w:rPr>
          <w:lang w:val="en-GB"/>
        </w:rPr>
        <w:t xml:space="preserve">, </w:t>
      </w:r>
      <w:hyperlink w:anchor="_bookmark88" w:history="1">
        <w:r w:rsidRPr="00E46CA3">
          <w:rPr>
            <w:color w:val="2F4F4F"/>
            <w:lang w:val="en-GB"/>
          </w:rPr>
          <w:t>2022</w:t>
        </w:r>
      </w:hyperlink>
      <w:r w:rsidRPr="00E46CA3">
        <w:rPr>
          <w:lang w:val="en-GB"/>
        </w:rPr>
        <w:t>)—which connects the projections of integrated assessment models (IAMs) with current LCA databases— enables the user to create and manipulate prospective LCA databases.</w:t>
      </w:r>
      <w:r w:rsidRPr="00E46CA3">
        <w:rPr>
          <w:spacing w:val="40"/>
          <w:lang w:val="en-GB"/>
        </w:rPr>
        <w:t xml:space="preserve"> </w:t>
      </w:r>
      <w:r w:rsidRPr="00E46CA3">
        <w:rPr>
          <w:lang w:val="en-GB"/>
        </w:rPr>
        <w:t>Frustratingly,</w:t>
      </w:r>
      <w:r w:rsidRPr="00E46CA3">
        <w:rPr>
          <w:spacing w:val="40"/>
          <w:lang w:val="en-GB"/>
        </w:rPr>
        <w:t xml:space="preserve"> </w:t>
      </w:r>
      <w:r w:rsidRPr="00E46CA3">
        <w:rPr>
          <w:lang w:val="en-GB"/>
        </w:rPr>
        <w:t>the</w:t>
      </w:r>
      <w:r w:rsidRPr="00E46CA3">
        <w:rPr>
          <w:spacing w:val="40"/>
          <w:lang w:val="en-GB"/>
        </w:rPr>
        <w:t xml:space="preserve"> </w:t>
      </w:r>
      <w:r w:rsidRPr="00E46CA3">
        <w:rPr>
          <w:lang w:val="en-GB"/>
        </w:rPr>
        <w:t>current</w:t>
      </w:r>
      <w:r w:rsidRPr="00E46CA3">
        <w:rPr>
          <w:spacing w:val="40"/>
          <w:lang w:val="en-GB"/>
        </w:rPr>
        <w:t xml:space="preserve"> </w:t>
      </w:r>
      <w:r w:rsidRPr="00E46CA3">
        <w:rPr>
          <w:lang w:val="en-GB"/>
        </w:rPr>
        <w:t>utility</w:t>
      </w:r>
      <w:r w:rsidRPr="00E46CA3">
        <w:rPr>
          <w:spacing w:val="40"/>
          <w:lang w:val="en-GB"/>
        </w:rPr>
        <w:t xml:space="preserve"> </w:t>
      </w:r>
      <w:r w:rsidRPr="00E46CA3">
        <w:rPr>
          <w:lang w:val="en-GB"/>
        </w:rPr>
        <w:t>of</w:t>
      </w:r>
      <w:r w:rsidRPr="00E46CA3">
        <w:rPr>
          <w:spacing w:val="40"/>
          <w:lang w:val="en-GB"/>
        </w:rPr>
        <w:t xml:space="preserve"> </w:t>
      </w:r>
      <w:r w:rsidRPr="00E46CA3">
        <w:rPr>
          <w:lang w:val="en-GB"/>
        </w:rPr>
        <w:t>prospective databases—in general, and in particular for the waste sector—is constrained by the fact that, to date, the sectoral coverage of future life cycle inventories (LCIs) is largely confined</w:t>
      </w:r>
      <w:r w:rsidRPr="00E46CA3">
        <w:rPr>
          <w:spacing w:val="40"/>
          <w:lang w:val="en-GB"/>
        </w:rPr>
        <w:t xml:space="preserve"> </w:t>
      </w:r>
      <w:r w:rsidRPr="00E46CA3">
        <w:rPr>
          <w:lang w:val="en-GB"/>
        </w:rPr>
        <w:t>to</w:t>
      </w:r>
      <w:r w:rsidRPr="00E46CA3">
        <w:rPr>
          <w:spacing w:val="40"/>
          <w:lang w:val="en-GB"/>
        </w:rPr>
        <w:t xml:space="preserve"> </w:t>
      </w:r>
      <w:r w:rsidRPr="00E46CA3">
        <w:rPr>
          <w:lang w:val="en-GB"/>
        </w:rPr>
        <w:t>energy,</w:t>
      </w:r>
      <w:r w:rsidRPr="00E46CA3">
        <w:rPr>
          <w:spacing w:val="40"/>
          <w:lang w:val="en-GB"/>
        </w:rPr>
        <w:t xml:space="preserve"> </w:t>
      </w:r>
      <w:r w:rsidRPr="00E46CA3">
        <w:rPr>
          <w:lang w:val="en-GB"/>
        </w:rPr>
        <w:t>steel,</w:t>
      </w:r>
      <w:r w:rsidRPr="00E46CA3">
        <w:rPr>
          <w:spacing w:val="40"/>
          <w:lang w:val="en-GB"/>
        </w:rPr>
        <w:t xml:space="preserve"> </w:t>
      </w:r>
      <w:r w:rsidRPr="00E46CA3">
        <w:rPr>
          <w:lang w:val="en-GB"/>
        </w:rPr>
        <w:t>cement,</w:t>
      </w:r>
      <w:r w:rsidRPr="00E46CA3">
        <w:rPr>
          <w:spacing w:val="40"/>
          <w:lang w:val="en-GB"/>
        </w:rPr>
        <w:t xml:space="preserve"> </w:t>
      </w:r>
      <w:r w:rsidRPr="00E46CA3">
        <w:rPr>
          <w:lang w:val="en-GB"/>
        </w:rPr>
        <w:t>and</w:t>
      </w:r>
      <w:r w:rsidRPr="00E46CA3">
        <w:rPr>
          <w:spacing w:val="40"/>
          <w:lang w:val="en-GB"/>
        </w:rPr>
        <w:t xml:space="preserve"> </w:t>
      </w:r>
      <w:r w:rsidRPr="00E46CA3">
        <w:rPr>
          <w:lang w:val="en-GB"/>
        </w:rPr>
        <w:t>transport</w:t>
      </w:r>
      <w:r w:rsidRPr="00E46CA3">
        <w:rPr>
          <w:spacing w:val="40"/>
          <w:lang w:val="en-GB"/>
        </w:rPr>
        <w:t xml:space="preserve"> </w:t>
      </w:r>
      <w:r w:rsidRPr="00E46CA3">
        <w:rPr>
          <w:lang w:val="en-GB"/>
        </w:rPr>
        <w:t>(</w:t>
      </w:r>
      <w:hyperlink w:anchor="_bookmark89" w:history="1">
        <w:r w:rsidRPr="00E46CA3">
          <w:rPr>
            <w:color w:val="2F4F4F"/>
            <w:lang w:val="en-GB"/>
          </w:rPr>
          <w:t>Sacchi</w:t>
        </w:r>
      </w:hyperlink>
      <w:r w:rsidRPr="00E46CA3">
        <w:rPr>
          <w:color w:val="2F4F4F"/>
          <w:lang w:val="en-GB"/>
        </w:rPr>
        <w:t xml:space="preserve"> </w:t>
      </w:r>
      <w:hyperlink w:anchor="_bookmark89" w:history="1">
        <w:r w:rsidRPr="00E46CA3">
          <w:rPr>
            <w:color w:val="2F4F4F"/>
            <w:lang w:val="en-GB"/>
          </w:rPr>
          <w:t>et al.</w:t>
        </w:r>
      </w:hyperlink>
      <w:r w:rsidRPr="00E46CA3">
        <w:rPr>
          <w:lang w:val="en-GB"/>
        </w:rPr>
        <w:t xml:space="preserve">, </w:t>
      </w:r>
      <w:hyperlink w:anchor="_bookmark89" w:history="1">
        <w:r w:rsidRPr="00E46CA3">
          <w:rPr>
            <w:color w:val="2F4F4F"/>
            <w:lang w:val="en-GB"/>
          </w:rPr>
          <w:t>2023</w:t>
        </w:r>
      </w:hyperlink>
      <w:r w:rsidRPr="00E46CA3">
        <w:rPr>
          <w:lang w:val="en-GB"/>
        </w:rPr>
        <w:t>). Despite the ever more critical need to reliably model</w:t>
      </w:r>
      <w:r w:rsidRPr="00E46CA3">
        <w:rPr>
          <w:spacing w:val="40"/>
          <w:lang w:val="en-GB"/>
        </w:rPr>
        <w:t xml:space="preserve"> </w:t>
      </w:r>
      <w:r w:rsidRPr="00E46CA3">
        <w:rPr>
          <w:lang w:val="en-GB"/>
        </w:rPr>
        <w:t>and</w:t>
      </w:r>
      <w:r w:rsidRPr="00E46CA3">
        <w:rPr>
          <w:spacing w:val="40"/>
          <w:lang w:val="en-GB"/>
        </w:rPr>
        <w:t xml:space="preserve"> </w:t>
      </w:r>
      <w:r w:rsidRPr="00E46CA3">
        <w:rPr>
          <w:lang w:val="en-GB"/>
        </w:rPr>
        <w:t>future</w:t>
      </w:r>
      <w:r w:rsidRPr="00E46CA3">
        <w:rPr>
          <w:spacing w:val="40"/>
          <w:lang w:val="en-GB"/>
        </w:rPr>
        <w:t xml:space="preserve"> </w:t>
      </w:r>
      <w:r w:rsidRPr="00E46CA3">
        <w:rPr>
          <w:lang w:val="en-GB"/>
        </w:rPr>
        <w:t>waste</w:t>
      </w:r>
      <w:r w:rsidRPr="00E46CA3">
        <w:rPr>
          <w:spacing w:val="40"/>
          <w:lang w:val="en-GB"/>
        </w:rPr>
        <w:t xml:space="preserve"> </w:t>
      </w:r>
      <w:r w:rsidRPr="00E46CA3">
        <w:rPr>
          <w:lang w:val="en-GB"/>
        </w:rPr>
        <w:t>management</w:t>
      </w:r>
      <w:r w:rsidRPr="00E46CA3">
        <w:rPr>
          <w:spacing w:val="40"/>
          <w:lang w:val="en-GB"/>
        </w:rPr>
        <w:t xml:space="preserve"> </w:t>
      </w:r>
      <w:r w:rsidRPr="00E46CA3">
        <w:rPr>
          <w:lang w:val="en-GB"/>
        </w:rPr>
        <w:t>systems,</w:t>
      </w:r>
      <w:r w:rsidRPr="00E46CA3">
        <w:rPr>
          <w:spacing w:val="40"/>
          <w:lang w:val="en-GB"/>
        </w:rPr>
        <w:t xml:space="preserve"> </w:t>
      </w:r>
      <w:hyperlink w:anchor="_bookmark18" w:history="1">
        <w:r w:rsidRPr="00E46CA3">
          <w:rPr>
            <w:color w:val="2F4F4F"/>
            <w:lang w:val="en-GB"/>
          </w:rPr>
          <w:t>Bisinella</w:t>
        </w:r>
      </w:hyperlink>
      <w:r w:rsidRPr="00E46CA3">
        <w:rPr>
          <w:color w:val="2F4F4F"/>
          <w:lang w:val="en-GB"/>
        </w:rPr>
        <w:t xml:space="preserve"> </w:t>
      </w:r>
      <w:hyperlink w:anchor="_bookmark18" w:history="1">
        <w:r w:rsidRPr="00E46CA3">
          <w:rPr>
            <w:color w:val="2F4F4F"/>
            <w:lang w:val="en-GB"/>
          </w:rPr>
          <w:t>et al.</w:t>
        </w:r>
      </w:hyperlink>
      <w:r w:rsidRPr="00E46CA3">
        <w:rPr>
          <w:color w:val="2F4F4F"/>
          <w:lang w:val="en-GB"/>
        </w:rPr>
        <w:t xml:space="preserve"> </w:t>
      </w:r>
      <w:r w:rsidRPr="00E46CA3">
        <w:rPr>
          <w:lang w:val="en-GB"/>
        </w:rPr>
        <w:t>(</w:t>
      </w:r>
      <w:hyperlink w:anchor="_bookmark18" w:history="1">
        <w:r w:rsidRPr="00E46CA3">
          <w:rPr>
            <w:color w:val="2F4F4F"/>
            <w:lang w:val="en-GB"/>
          </w:rPr>
          <w:t>2024</w:t>
        </w:r>
      </w:hyperlink>
      <w:r w:rsidRPr="00E46CA3">
        <w:rPr>
          <w:lang w:val="en-GB"/>
        </w:rPr>
        <w:t xml:space="preserve">) reports an alarming lack of coherent development in this field. </w:t>
      </w:r>
      <w:r w:rsidRPr="00E46CA3">
        <w:rPr>
          <w:rFonts w:ascii="Palatino Linotype" w:hAnsi="Palatino Linotype"/>
          <w:lang w:val="en-GB"/>
        </w:rPr>
        <w:t xml:space="preserve">premise </w:t>
      </w:r>
      <w:r w:rsidRPr="00E46CA3">
        <w:rPr>
          <w:lang w:val="en-GB"/>
        </w:rPr>
        <w:t>offers an excellent structure for the integration of future waste and material flow modelling in LCA databases, but its potential contribution to the development of the circular economy cannot be realised if the scientific resources for data collection and validation</w:t>
      </w:r>
      <w:r w:rsidRPr="00E46CA3">
        <w:rPr>
          <w:spacing w:val="40"/>
          <w:lang w:val="en-GB"/>
        </w:rPr>
        <w:t xml:space="preserve"> </w:t>
      </w:r>
      <w:r w:rsidRPr="00E46CA3">
        <w:rPr>
          <w:lang w:val="en-GB"/>
        </w:rPr>
        <w:t>are not forthcoming. The authors believe that there is an urgent need for research investment in this area.</w:t>
      </w:r>
    </w:p>
    <w:p w14:paraId="205983F3" w14:textId="64EBF079" w:rsidR="009C0070" w:rsidRPr="00E46CA3" w:rsidRDefault="00000000">
      <w:pPr>
        <w:pStyle w:val="BodyText"/>
        <w:spacing w:line="249" w:lineRule="auto"/>
        <w:ind w:left="18" w:firstLine="314"/>
        <w:rPr>
          <w:lang w:val="en-GB"/>
        </w:rPr>
      </w:pPr>
      <w:r w:rsidRPr="00E46CA3">
        <w:rPr>
          <w:lang w:val="en-GB"/>
        </w:rPr>
        <w:t>The purpose of T-reX is not to quantify the environmental impacts of material consumption and waste production (the requisite data and impact modelling remain lacking), but rather to quantify the material and waste</w:t>
      </w:r>
      <w:r w:rsidRPr="00E46CA3">
        <w:rPr>
          <w:spacing w:val="80"/>
          <w:lang w:val="en-GB"/>
        </w:rPr>
        <w:t xml:space="preserve"> </w:t>
      </w:r>
      <w:r w:rsidRPr="00E46CA3">
        <w:rPr>
          <w:lang w:val="en-GB"/>
        </w:rPr>
        <w:t>flows themselves, even those that are finally consumed by waste treatment processes. It provides, thus, not an impact assessment in the traditional sense, but an accounting of</w:t>
      </w:r>
      <w:r w:rsidRPr="00E46CA3">
        <w:rPr>
          <w:spacing w:val="80"/>
          <w:lang w:val="en-GB"/>
        </w:rPr>
        <w:t xml:space="preserve"> </w:t>
      </w:r>
      <w:r w:rsidRPr="00E46CA3">
        <w:rPr>
          <w:lang w:val="en-GB"/>
        </w:rPr>
        <w:t>the material consumed and waste generated by a product or service</w:t>
      </w:r>
      <w:r w:rsidRPr="00E46CA3">
        <w:rPr>
          <w:spacing w:val="-2"/>
          <w:lang w:val="en-GB"/>
        </w:rPr>
        <w:t xml:space="preserve"> </w:t>
      </w:r>
      <w:r w:rsidRPr="00E46CA3">
        <w:rPr>
          <w:lang w:val="en-GB"/>
        </w:rPr>
        <w:t>inside</w:t>
      </w:r>
      <w:r w:rsidRPr="00E46CA3">
        <w:rPr>
          <w:spacing w:val="-2"/>
          <w:lang w:val="en-GB"/>
        </w:rPr>
        <w:t xml:space="preserve"> </w:t>
      </w:r>
      <w:r w:rsidRPr="00E46CA3">
        <w:rPr>
          <w:lang w:val="en-GB"/>
        </w:rPr>
        <w:t>of</w:t>
      </w:r>
      <w:r w:rsidRPr="00E46CA3">
        <w:rPr>
          <w:spacing w:val="-2"/>
          <w:lang w:val="en-GB"/>
        </w:rPr>
        <w:t xml:space="preserve"> </w:t>
      </w:r>
      <w:r w:rsidRPr="00E46CA3">
        <w:rPr>
          <w:lang w:val="en-GB"/>
        </w:rPr>
        <w:t>the</w:t>
      </w:r>
      <w:r w:rsidRPr="00E46CA3">
        <w:rPr>
          <w:spacing w:val="-2"/>
          <w:lang w:val="en-GB"/>
        </w:rPr>
        <w:t xml:space="preserve"> </w:t>
      </w:r>
      <w:r w:rsidRPr="00E46CA3">
        <w:rPr>
          <w:lang w:val="en-GB"/>
        </w:rPr>
        <w:t>technosphere,</w:t>
      </w:r>
      <w:r w:rsidRPr="00E46CA3">
        <w:rPr>
          <w:spacing w:val="-2"/>
          <w:lang w:val="en-GB"/>
        </w:rPr>
        <w:t xml:space="preserve"> </w:t>
      </w:r>
      <w:r w:rsidRPr="00E46CA3">
        <w:rPr>
          <w:lang w:val="en-GB"/>
        </w:rPr>
        <w:t>regardless</w:t>
      </w:r>
      <w:r w:rsidRPr="00E46CA3">
        <w:rPr>
          <w:spacing w:val="-2"/>
          <w:lang w:val="en-GB"/>
        </w:rPr>
        <w:t xml:space="preserve"> </w:t>
      </w:r>
      <w:r w:rsidRPr="00E46CA3">
        <w:rPr>
          <w:lang w:val="en-GB"/>
        </w:rPr>
        <w:t>of</w:t>
      </w:r>
      <w:r w:rsidRPr="00E46CA3">
        <w:rPr>
          <w:spacing w:val="-2"/>
          <w:lang w:val="en-GB"/>
        </w:rPr>
        <w:t xml:space="preserve"> </w:t>
      </w:r>
      <w:r w:rsidRPr="00E46CA3">
        <w:rPr>
          <w:lang w:val="en-GB"/>
        </w:rPr>
        <w:t>the</w:t>
      </w:r>
      <w:r w:rsidRPr="00E46CA3">
        <w:rPr>
          <w:spacing w:val="-2"/>
          <w:lang w:val="en-GB"/>
        </w:rPr>
        <w:t xml:space="preserve"> </w:t>
      </w:r>
      <w:r w:rsidRPr="00E46CA3">
        <w:rPr>
          <w:lang w:val="en-GB"/>
        </w:rPr>
        <w:t>end-of</w:t>
      </w:r>
      <w:r w:rsidR="00AD074B" w:rsidRPr="00E46CA3">
        <w:rPr>
          <w:lang w:val="en-GB"/>
        </w:rPr>
        <w:t>-</w:t>
      </w:r>
      <w:r w:rsidRPr="00E46CA3">
        <w:rPr>
          <w:lang w:val="en-GB"/>
        </w:rPr>
        <w:t>life</w:t>
      </w:r>
      <w:r w:rsidRPr="00E46CA3">
        <w:rPr>
          <w:spacing w:val="-13"/>
          <w:lang w:val="en-GB"/>
        </w:rPr>
        <w:t xml:space="preserve"> </w:t>
      </w:r>
      <w:r w:rsidRPr="00E46CA3">
        <w:rPr>
          <w:lang w:val="en-GB"/>
        </w:rPr>
        <w:t>fate</w:t>
      </w:r>
      <w:r w:rsidRPr="00E46CA3">
        <w:rPr>
          <w:spacing w:val="-12"/>
          <w:lang w:val="en-GB"/>
        </w:rPr>
        <w:t xml:space="preserve"> </w:t>
      </w:r>
      <w:r w:rsidRPr="00E46CA3">
        <w:rPr>
          <w:lang w:val="en-GB"/>
        </w:rPr>
        <w:t>of</w:t>
      </w:r>
      <w:r w:rsidRPr="00E46CA3">
        <w:rPr>
          <w:spacing w:val="-13"/>
          <w:lang w:val="en-GB"/>
        </w:rPr>
        <w:t xml:space="preserve"> </w:t>
      </w:r>
      <w:r w:rsidRPr="00E46CA3">
        <w:rPr>
          <w:lang w:val="en-GB"/>
        </w:rPr>
        <w:t>these</w:t>
      </w:r>
      <w:r w:rsidRPr="00E46CA3">
        <w:rPr>
          <w:spacing w:val="-12"/>
          <w:lang w:val="en-GB"/>
        </w:rPr>
        <w:t xml:space="preserve"> </w:t>
      </w:r>
      <w:r w:rsidRPr="00E46CA3">
        <w:rPr>
          <w:lang w:val="en-GB"/>
        </w:rPr>
        <w:t>flows.</w:t>
      </w:r>
      <w:r w:rsidRPr="00E46CA3">
        <w:rPr>
          <w:spacing w:val="-13"/>
          <w:lang w:val="en-GB"/>
        </w:rPr>
        <w:t xml:space="preserve"> </w:t>
      </w:r>
      <w:r w:rsidRPr="00E46CA3">
        <w:rPr>
          <w:lang w:val="en-GB"/>
        </w:rPr>
        <w:t>By</w:t>
      </w:r>
      <w:r w:rsidRPr="00E46CA3">
        <w:rPr>
          <w:spacing w:val="-12"/>
          <w:lang w:val="en-GB"/>
        </w:rPr>
        <w:t xml:space="preserve"> </w:t>
      </w:r>
      <w:r w:rsidRPr="00E46CA3">
        <w:rPr>
          <w:lang w:val="en-GB"/>
        </w:rPr>
        <w:t>definition,</w:t>
      </w:r>
      <w:r w:rsidRPr="00E46CA3">
        <w:rPr>
          <w:spacing w:val="-13"/>
          <w:lang w:val="en-GB"/>
        </w:rPr>
        <w:t xml:space="preserve"> </w:t>
      </w:r>
      <w:r w:rsidRPr="00E46CA3">
        <w:rPr>
          <w:lang w:val="en-GB"/>
        </w:rPr>
        <w:t>the</w:t>
      </w:r>
      <w:r w:rsidRPr="00E46CA3">
        <w:rPr>
          <w:spacing w:val="-12"/>
          <w:lang w:val="en-GB"/>
        </w:rPr>
        <w:t xml:space="preserve"> </w:t>
      </w:r>
      <w:r w:rsidRPr="00E46CA3">
        <w:rPr>
          <w:lang w:val="en-GB"/>
        </w:rPr>
        <w:t>development</w:t>
      </w:r>
      <w:r w:rsidRPr="00E46CA3">
        <w:rPr>
          <w:spacing w:val="-13"/>
          <w:lang w:val="en-GB"/>
        </w:rPr>
        <w:t xml:space="preserve"> </w:t>
      </w:r>
      <w:r w:rsidRPr="00E46CA3">
        <w:rPr>
          <w:lang w:val="en-GB"/>
        </w:rPr>
        <w:t>of</w:t>
      </w:r>
      <w:r w:rsidRPr="00E46CA3">
        <w:rPr>
          <w:spacing w:val="-12"/>
          <w:lang w:val="en-GB"/>
        </w:rPr>
        <w:t xml:space="preserve"> </w:t>
      </w:r>
      <w:r w:rsidRPr="00E46CA3">
        <w:rPr>
          <w:lang w:val="en-GB"/>
        </w:rPr>
        <w:t xml:space="preserve">the ‘circular economy’ necessitates the reduction and ultimate elimination of waste (though whether this objective is thermodynamically impossible has long been the subject of debate by </w:t>
      </w:r>
      <w:hyperlink w:anchor="_bookmark15" w:history="1">
        <w:r w:rsidRPr="00E46CA3">
          <w:rPr>
            <w:color w:val="2F4F4F"/>
            <w:lang w:val="en-GB"/>
          </w:rPr>
          <w:t>Ayres</w:t>
        </w:r>
      </w:hyperlink>
      <w:r w:rsidRPr="00E46CA3">
        <w:rPr>
          <w:color w:val="2F4F4F"/>
          <w:lang w:val="en-GB"/>
        </w:rPr>
        <w:t xml:space="preserve"> </w:t>
      </w:r>
      <w:r w:rsidRPr="00E46CA3">
        <w:rPr>
          <w:lang w:val="en-GB"/>
        </w:rPr>
        <w:t>(</w:t>
      </w:r>
      <w:hyperlink w:anchor="_bookmark15" w:history="1">
        <w:r w:rsidRPr="00E46CA3">
          <w:rPr>
            <w:color w:val="2F4F4F"/>
            <w:lang w:val="en-GB"/>
          </w:rPr>
          <w:t>1999</w:t>
        </w:r>
      </w:hyperlink>
      <w:r w:rsidRPr="00E46CA3">
        <w:rPr>
          <w:lang w:val="en-GB"/>
        </w:rPr>
        <w:t xml:space="preserve">), </w:t>
      </w:r>
      <w:hyperlink w:anchor="_bookmark82" w:history="1">
        <w:r w:rsidRPr="00E46CA3">
          <w:rPr>
            <w:color w:val="2F4F4F"/>
            <w:lang w:val="en-GB"/>
          </w:rPr>
          <w:t>Reuter and van Schaik</w:t>
        </w:r>
      </w:hyperlink>
      <w:r w:rsidRPr="00E46CA3">
        <w:rPr>
          <w:color w:val="2F4F4F"/>
          <w:lang w:val="en-GB"/>
        </w:rPr>
        <w:t xml:space="preserve"> </w:t>
      </w:r>
      <w:r w:rsidRPr="00E46CA3">
        <w:rPr>
          <w:lang w:val="en-GB"/>
        </w:rPr>
        <w:t>(</w:t>
      </w:r>
      <w:hyperlink w:anchor="_bookmark82" w:history="1">
        <w:r w:rsidRPr="00E46CA3">
          <w:rPr>
            <w:color w:val="2F4F4F"/>
            <w:lang w:val="en-GB"/>
          </w:rPr>
          <w:t>2012</w:t>
        </w:r>
      </w:hyperlink>
      <w:r w:rsidRPr="00E46CA3">
        <w:rPr>
          <w:lang w:val="en-GB"/>
        </w:rPr>
        <w:t>) and many others). In any case, minimising primary material consumption and the generation of waste is of paramount importance. By allowing LCA practitioners to easily classify and quantify these exchanges, T-reX provides a practical means to identify hotspots and potentially highlight opportunities for waste reduction and material efficiency.</w:t>
      </w:r>
      <w:r w:rsidR="007714F2">
        <w:rPr>
          <w:lang w:val="en-GB"/>
        </w:rPr>
        <w:t xml:space="preserve"> </w:t>
      </w:r>
      <w:ins w:id="51" w:author="Blanco Rocha, C.F. (Carlos Felipe)" w:date="2025-06-04T11:14:00Z" w16du:dateUtc="2025-06-04T09:14:00Z">
        <w:r w:rsidR="007714F2">
          <w:rPr>
            <w:lang w:val="en-GB"/>
          </w:rPr>
          <w:t xml:space="preserve">This is T-reX’s key strength and novelty: by enabling identification of waste and material consumption hotspots throughout entire </w:t>
        </w:r>
      </w:ins>
      <w:ins w:id="52" w:author="Blanco Rocha, C.F. (Carlos Felipe)" w:date="2025-06-04T11:16:00Z" w16du:dateUtc="2025-06-04T09:16:00Z">
        <w:r w:rsidR="00876827">
          <w:rPr>
            <w:lang w:val="en-GB"/>
          </w:rPr>
          <w:t>value</w:t>
        </w:r>
      </w:ins>
      <w:ins w:id="53" w:author="Blanco Rocha, C.F. (Carlos Felipe)" w:date="2025-06-04T11:14:00Z" w16du:dateUtc="2025-06-04T09:14:00Z">
        <w:r w:rsidR="007714F2">
          <w:rPr>
            <w:lang w:val="en-GB"/>
          </w:rPr>
          <w:t xml:space="preserve"> chains, </w:t>
        </w:r>
      </w:ins>
      <w:ins w:id="54" w:author="Blanco Rocha, C.F. (Carlos Felipe)" w:date="2025-06-04T11:17:00Z" w16du:dateUtc="2025-06-04T09:17:00Z">
        <w:r w:rsidR="00876827">
          <w:rPr>
            <w:lang w:val="en-GB"/>
          </w:rPr>
          <w:t>LCA practitioners</w:t>
        </w:r>
      </w:ins>
      <w:ins w:id="55" w:author="Blanco Rocha, C.F. (Carlos Felipe)" w:date="2025-06-04T11:15:00Z" w16du:dateUtc="2025-06-04T09:15:00Z">
        <w:r w:rsidR="007714F2">
          <w:rPr>
            <w:lang w:val="en-GB"/>
          </w:rPr>
          <w:t xml:space="preserve"> can </w:t>
        </w:r>
      </w:ins>
      <w:ins w:id="56" w:author="Blanco Rocha, C.F. (Carlos Felipe)" w:date="2025-06-04T11:16:00Z" w16du:dateUtc="2025-06-04T09:16:00Z">
        <w:r w:rsidR="00876827">
          <w:rPr>
            <w:lang w:val="en-GB"/>
          </w:rPr>
          <w:t>pin</w:t>
        </w:r>
      </w:ins>
      <w:ins w:id="57" w:author="Blanco Rocha, C.F. (Carlos Felipe)" w:date="2025-06-04T11:15:00Z" w16du:dateUtc="2025-06-04T09:15:00Z">
        <w:r w:rsidR="007714F2">
          <w:rPr>
            <w:lang w:val="en-GB"/>
          </w:rPr>
          <w:t>point</w:t>
        </w:r>
      </w:ins>
      <w:ins w:id="58" w:author="Blanco Rocha, C.F. (Carlos Felipe)" w:date="2025-06-04T11:16:00Z" w16du:dateUtc="2025-06-04T09:16:00Z">
        <w:r w:rsidR="00876827">
          <w:rPr>
            <w:lang w:val="en-GB"/>
          </w:rPr>
          <w:t xml:space="preserve"> specific proce</w:t>
        </w:r>
      </w:ins>
      <w:ins w:id="59" w:author="Blanco Rocha, C.F. (Carlos Felipe)" w:date="2025-06-04T11:17:00Z" w16du:dateUtc="2025-06-04T09:17:00Z">
        <w:r w:rsidR="00876827">
          <w:rPr>
            <w:lang w:val="en-GB"/>
          </w:rPr>
          <w:t>sses</w:t>
        </w:r>
      </w:ins>
      <w:ins w:id="60" w:author="Blanco Rocha, C.F. (Carlos Felipe)" w:date="2025-06-04T11:15:00Z" w16du:dateUtc="2025-06-04T09:15:00Z">
        <w:r w:rsidR="007714F2">
          <w:rPr>
            <w:lang w:val="en-GB"/>
          </w:rPr>
          <w:t xml:space="preserve"> </w:t>
        </w:r>
      </w:ins>
      <w:ins w:id="61" w:author="Blanco Rocha, C.F. (Carlos Felipe)" w:date="2025-06-04T11:17:00Z" w16du:dateUtc="2025-06-04T09:17:00Z">
        <w:r w:rsidR="00876827">
          <w:rPr>
            <w:lang w:val="en-GB"/>
          </w:rPr>
          <w:t>which would be</w:t>
        </w:r>
      </w:ins>
      <w:ins w:id="62" w:author="Blanco Rocha, C.F. (Carlos Felipe)" w:date="2025-06-04T11:15:00Z" w16du:dateUtc="2025-06-04T09:15:00Z">
        <w:r w:rsidR="007714F2">
          <w:rPr>
            <w:lang w:val="en-GB"/>
          </w:rPr>
          <w:t xml:space="preserve"> key levers </w:t>
        </w:r>
      </w:ins>
      <w:ins w:id="63" w:author="Blanco Rocha, C.F. (Carlos Felipe)" w:date="2025-06-04T11:17:00Z" w16du:dateUtc="2025-06-04T09:17:00Z">
        <w:r w:rsidR="00876827">
          <w:rPr>
            <w:lang w:val="en-GB"/>
          </w:rPr>
          <w:t>for decision-makers to</w:t>
        </w:r>
      </w:ins>
      <w:ins w:id="64" w:author="Blanco Rocha, C.F. (Carlos Felipe)" w:date="2025-06-04T11:15:00Z" w16du:dateUtc="2025-06-04T09:15:00Z">
        <w:r w:rsidR="007714F2">
          <w:rPr>
            <w:lang w:val="en-GB"/>
          </w:rPr>
          <w:t xml:space="preserve"> </w:t>
        </w:r>
        <w:r w:rsidR="00876827">
          <w:rPr>
            <w:lang w:val="en-GB"/>
          </w:rPr>
          <w:t xml:space="preserve">substantially improve resource efficiency while </w:t>
        </w:r>
      </w:ins>
      <w:ins w:id="65" w:author="Blanco Rocha, C.F. (Carlos Felipe)" w:date="2025-06-04T11:16:00Z" w16du:dateUtc="2025-06-04T09:16:00Z">
        <w:r w:rsidR="00876827">
          <w:rPr>
            <w:lang w:val="en-GB"/>
          </w:rPr>
          <w:t xml:space="preserve">controlling for environmental impacts. </w:t>
        </w:r>
      </w:ins>
    </w:p>
    <w:p w14:paraId="0050D626" w14:textId="578328D0" w:rsidR="009C0070" w:rsidRPr="00E46CA3" w:rsidRDefault="00000000" w:rsidP="00C33120">
      <w:pPr>
        <w:pStyle w:val="BodyText"/>
        <w:spacing w:line="249" w:lineRule="auto"/>
        <w:ind w:left="34" w:right="32" w:firstLine="298"/>
        <w:rPr>
          <w:lang w:val="en-GB"/>
        </w:rPr>
      </w:pPr>
      <w:r w:rsidRPr="00E46CA3">
        <w:rPr>
          <w:lang w:val="en-GB"/>
        </w:rPr>
        <w:t>With the continual improvement of LCA databases</w:t>
      </w:r>
      <w:r w:rsidRPr="00E46CA3">
        <w:rPr>
          <w:spacing w:val="80"/>
          <w:lang w:val="en-GB"/>
        </w:rPr>
        <w:t xml:space="preserve"> </w:t>
      </w:r>
      <w:r w:rsidRPr="00E46CA3">
        <w:rPr>
          <w:lang w:val="en-GB"/>
        </w:rPr>
        <w:t>and</w:t>
      </w:r>
      <w:r w:rsidRPr="00E46CA3">
        <w:rPr>
          <w:spacing w:val="18"/>
          <w:lang w:val="en-GB"/>
        </w:rPr>
        <w:t xml:space="preserve"> </w:t>
      </w:r>
      <w:r w:rsidRPr="00E46CA3">
        <w:rPr>
          <w:lang w:val="en-GB"/>
        </w:rPr>
        <w:t>the</w:t>
      </w:r>
      <w:r w:rsidRPr="00E46CA3">
        <w:rPr>
          <w:spacing w:val="18"/>
          <w:lang w:val="en-GB"/>
        </w:rPr>
        <w:t xml:space="preserve"> </w:t>
      </w:r>
      <w:r w:rsidRPr="00E46CA3">
        <w:rPr>
          <w:lang w:val="en-GB"/>
        </w:rPr>
        <w:t>development</w:t>
      </w:r>
      <w:r w:rsidRPr="00E46CA3">
        <w:rPr>
          <w:spacing w:val="18"/>
          <w:lang w:val="en-GB"/>
        </w:rPr>
        <w:t xml:space="preserve"> </w:t>
      </w:r>
      <w:r w:rsidRPr="00E46CA3">
        <w:rPr>
          <w:lang w:val="en-GB"/>
        </w:rPr>
        <w:t>of</w:t>
      </w:r>
      <w:r w:rsidRPr="00E46CA3">
        <w:rPr>
          <w:spacing w:val="18"/>
          <w:lang w:val="en-GB"/>
        </w:rPr>
        <w:t xml:space="preserve"> </w:t>
      </w:r>
      <w:r w:rsidRPr="00E46CA3">
        <w:rPr>
          <w:lang w:val="en-GB"/>
        </w:rPr>
        <w:t>prospective</w:t>
      </w:r>
      <w:r w:rsidRPr="00E46CA3">
        <w:rPr>
          <w:spacing w:val="18"/>
          <w:lang w:val="en-GB"/>
        </w:rPr>
        <w:t xml:space="preserve"> </w:t>
      </w:r>
      <w:r w:rsidRPr="00E46CA3">
        <w:rPr>
          <w:lang w:val="en-GB"/>
        </w:rPr>
        <w:t>databases,</w:t>
      </w:r>
      <w:r w:rsidRPr="00E46CA3">
        <w:rPr>
          <w:spacing w:val="18"/>
          <w:lang w:val="en-GB"/>
        </w:rPr>
        <w:t xml:space="preserve"> </w:t>
      </w:r>
      <w:r w:rsidRPr="00E46CA3">
        <w:rPr>
          <w:lang w:val="en-GB"/>
        </w:rPr>
        <w:t>T-reX</w:t>
      </w:r>
      <w:r w:rsidRPr="00E46CA3">
        <w:rPr>
          <w:spacing w:val="18"/>
          <w:lang w:val="en-GB"/>
        </w:rPr>
        <w:t xml:space="preserve"> </w:t>
      </w:r>
      <w:r w:rsidRPr="00E46CA3">
        <w:rPr>
          <w:spacing w:val="-5"/>
          <w:lang w:val="en-GB"/>
        </w:rPr>
        <w:t>can</w:t>
      </w:r>
      <w:r w:rsidR="00C33120" w:rsidRPr="00E46CA3">
        <w:rPr>
          <w:spacing w:val="-5"/>
          <w:lang w:val="en-GB"/>
        </w:rPr>
        <w:t xml:space="preserve"> </w:t>
      </w:r>
      <w:r w:rsidRPr="00E46CA3">
        <w:rPr>
          <w:lang w:val="en-GB"/>
        </w:rPr>
        <w:t>produce ever more realistic estimates, enhancing its actionable utility derived from the exploration of the potential impacts of future waste management systems and the material demands of emerging technologies. The better the data, the more specific and accurate the results of T-reX analysis, and, thus, the more useful the tool becomes. The authors</w:t>
      </w:r>
      <w:r w:rsidRPr="00E46CA3">
        <w:rPr>
          <w:spacing w:val="-3"/>
          <w:lang w:val="en-GB"/>
        </w:rPr>
        <w:t xml:space="preserve"> </w:t>
      </w:r>
      <w:r w:rsidRPr="00E46CA3">
        <w:rPr>
          <w:lang w:val="en-GB"/>
        </w:rPr>
        <w:t>hope</w:t>
      </w:r>
      <w:r w:rsidRPr="00E46CA3">
        <w:rPr>
          <w:spacing w:val="-3"/>
          <w:lang w:val="en-GB"/>
        </w:rPr>
        <w:t xml:space="preserve"> </w:t>
      </w:r>
      <w:r w:rsidRPr="00E46CA3">
        <w:rPr>
          <w:lang w:val="en-GB"/>
        </w:rPr>
        <w:t>that</w:t>
      </w:r>
      <w:r w:rsidRPr="00E46CA3">
        <w:rPr>
          <w:spacing w:val="-3"/>
          <w:lang w:val="en-GB"/>
        </w:rPr>
        <w:t xml:space="preserve"> </w:t>
      </w:r>
      <w:r w:rsidRPr="00E46CA3">
        <w:rPr>
          <w:lang w:val="en-GB"/>
        </w:rPr>
        <w:t>T-reX</w:t>
      </w:r>
      <w:r w:rsidRPr="00E46CA3">
        <w:rPr>
          <w:spacing w:val="-3"/>
          <w:lang w:val="en-GB"/>
        </w:rPr>
        <w:t xml:space="preserve"> </w:t>
      </w:r>
      <w:r w:rsidRPr="00E46CA3">
        <w:rPr>
          <w:lang w:val="en-GB"/>
        </w:rPr>
        <w:t>will</w:t>
      </w:r>
      <w:r w:rsidRPr="00E46CA3">
        <w:rPr>
          <w:spacing w:val="-3"/>
          <w:lang w:val="en-GB"/>
        </w:rPr>
        <w:t xml:space="preserve"> </w:t>
      </w:r>
      <w:r w:rsidRPr="00E46CA3">
        <w:rPr>
          <w:lang w:val="en-GB"/>
        </w:rPr>
        <w:t>be</w:t>
      </w:r>
      <w:r w:rsidRPr="00E46CA3">
        <w:rPr>
          <w:spacing w:val="-3"/>
          <w:lang w:val="en-GB"/>
        </w:rPr>
        <w:t xml:space="preserve"> </w:t>
      </w:r>
      <w:r w:rsidRPr="00E46CA3">
        <w:rPr>
          <w:lang w:val="en-GB"/>
        </w:rPr>
        <w:t>a</w:t>
      </w:r>
      <w:r w:rsidRPr="00E46CA3">
        <w:rPr>
          <w:spacing w:val="-1"/>
          <w:lang w:val="en-GB"/>
        </w:rPr>
        <w:t xml:space="preserve"> </w:t>
      </w:r>
      <w:r w:rsidRPr="00E46CA3">
        <w:rPr>
          <w:lang w:val="en-GB"/>
        </w:rPr>
        <w:t>valuable</w:t>
      </w:r>
      <w:r w:rsidRPr="00E46CA3">
        <w:rPr>
          <w:spacing w:val="-3"/>
          <w:lang w:val="en-GB"/>
        </w:rPr>
        <w:t xml:space="preserve"> </w:t>
      </w:r>
      <w:r w:rsidRPr="00E46CA3">
        <w:rPr>
          <w:lang w:val="en-GB"/>
        </w:rPr>
        <w:t>asset</w:t>
      </w:r>
      <w:r w:rsidRPr="00E46CA3">
        <w:rPr>
          <w:spacing w:val="-3"/>
          <w:lang w:val="en-GB"/>
        </w:rPr>
        <w:t xml:space="preserve"> </w:t>
      </w:r>
      <w:r w:rsidRPr="00E46CA3">
        <w:rPr>
          <w:lang w:val="en-GB"/>
        </w:rPr>
        <w:t>to</w:t>
      </w:r>
      <w:r w:rsidRPr="00E46CA3">
        <w:rPr>
          <w:spacing w:val="-1"/>
          <w:lang w:val="en-GB"/>
        </w:rPr>
        <w:t xml:space="preserve"> </w:t>
      </w:r>
      <w:r w:rsidRPr="00E46CA3">
        <w:rPr>
          <w:lang w:val="en-GB"/>
        </w:rPr>
        <w:t>the</w:t>
      </w:r>
      <w:r w:rsidRPr="00E46CA3">
        <w:rPr>
          <w:spacing w:val="-3"/>
          <w:lang w:val="en-GB"/>
        </w:rPr>
        <w:t xml:space="preserve"> </w:t>
      </w:r>
      <w:r w:rsidRPr="00E46CA3">
        <w:rPr>
          <w:lang w:val="en-GB"/>
        </w:rPr>
        <w:t>LCA community and contribute to the development of a more sustainable and circular economy.</w:t>
      </w:r>
    </w:p>
    <w:p w14:paraId="38342F92" w14:textId="77777777" w:rsidR="009C0070" w:rsidRPr="00E46CA3" w:rsidRDefault="00000000">
      <w:pPr>
        <w:pStyle w:val="Heading2"/>
        <w:numPr>
          <w:ilvl w:val="1"/>
          <w:numId w:val="3"/>
        </w:numPr>
        <w:tabs>
          <w:tab w:val="left" w:pos="455"/>
        </w:tabs>
        <w:spacing w:before="200" w:line="252" w:lineRule="exact"/>
        <w:ind w:left="455" w:hanging="430"/>
        <w:rPr>
          <w:lang w:val="en-GB"/>
        </w:rPr>
      </w:pPr>
      <w:r w:rsidRPr="00E46CA3">
        <w:rPr>
          <w:spacing w:val="-4"/>
          <w:lang w:val="en-GB"/>
        </w:rPr>
        <w:t>Background</w:t>
      </w:r>
      <w:r w:rsidRPr="00E46CA3">
        <w:rPr>
          <w:spacing w:val="-6"/>
          <w:lang w:val="en-GB"/>
        </w:rPr>
        <w:t xml:space="preserve"> </w:t>
      </w:r>
      <w:r w:rsidRPr="00E46CA3">
        <w:rPr>
          <w:spacing w:val="-4"/>
          <w:lang w:val="en-GB"/>
        </w:rPr>
        <w:t>and</w:t>
      </w:r>
      <w:r w:rsidRPr="00E46CA3">
        <w:rPr>
          <w:spacing w:val="-6"/>
          <w:lang w:val="en-GB"/>
        </w:rPr>
        <w:t xml:space="preserve"> </w:t>
      </w:r>
      <w:r w:rsidRPr="00E46CA3">
        <w:rPr>
          <w:spacing w:val="-4"/>
          <w:lang w:val="en-GB"/>
        </w:rPr>
        <w:t>need</w:t>
      </w:r>
    </w:p>
    <w:p w14:paraId="4511BD9F" w14:textId="77777777" w:rsidR="009C0070" w:rsidRPr="00E46CA3" w:rsidRDefault="00000000">
      <w:pPr>
        <w:pStyle w:val="Heading3"/>
        <w:numPr>
          <w:ilvl w:val="2"/>
          <w:numId w:val="3"/>
        </w:numPr>
        <w:tabs>
          <w:tab w:val="left" w:pos="576"/>
        </w:tabs>
        <w:spacing w:line="240" w:lineRule="exact"/>
        <w:ind w:left="576" w:hanging="551"/>
        <w:rPr>
          <w:lang w:val="en-GB"/>
        </w:rPr>
      </w:pPr>
      <w:r w:rsidRPr="00E46CA3">
        <w:rPr>
          <w:w w:val="105"/>
          <w:lang w:val="en-GB"/>
        </w:rPr>
        <w:t>Waste</w:t>
      </w:r>
      <w:r w:rsidRPr="00E46CA3">
        <w:rPr>
          <w:spacing w:val="-5"/>
          <w:w w:val="105"/>
          <w:lang w:val="en-GB"/>
        </w:rPr>
        <w:t xml:space="preserve"> </w:t>
      </w:r>
      <w:r w:rsidRPr="00E46CA3">
        <w:rPr>
          <w:w w:val="105"/>
          <w:lang w:val="en-GB"/>
        </w:rPr>
        <w:t>in</w:t>
      </w:r>
      <w:r w:rsidRPr="00E46CA3">
        <w:rPr>
          <w:spacing w:val="-4"/>
          <w:w w:val="105"/>
          <w:lang w:val="en-GB"/>
        </w:rPr>
        <w:t xml:space="preserve"> </w:t>
      </w:r>
      <w:r w:rsidRPr="00E46CA3">
        <w:rPr>
          <w:spacing w:val="-5"/>
          <w:w w:val="105"/>
          <w:lang w:val="en-GB"/>
        </w:rPr>
        <w:t>LCA</w:t>
      </w:r>
    </w:p>
    <w:p w14:paraId="54A44CDC" w14:textId="232DF806" w:rsidR="009C0070" w:rsidRPr="00E46CA3" w:rsidRDefault="00000000" w:rsidP="00FA48A2">
      <w:pPr>
        <w:pStyle w:val="BodyText"/>
        <w:rPr>
          <w:lang w:val="en-GB"/>
        </w:rPr>
      </w:pPr>
      <w:r w:rsidRPr="00E46CA3">
        <w:rPr>
          <w:lang w:val="en-GB"/>
        </w:rPr>
        <w:t>Though often described simply as a ‘material with a negative economic value’ (</w:t>
      </w:r>
      <w:hyperlink w:anchor="_bookmark27" w:history="1">
        <w:r w:rsidRPr="00E46CA3">
          <w:rPr>
            <w:lang w:val="en-GB"/>
          </w:rPr>
          <w:t>Guinée et al.</w:t>
        </w:r>
      </w:hyperlink>
      <w:r w:rsidRPr="00E46CA3">
        <w:rPr>
          <w:lang w:val="en-GB"/>
        </w:rPr>
        <w:t xml:space="preserve">, </w:t>
      </w:r>
      <w:hyperlink w:anchor="_bookmark27" w:history="1">
        <w:r w:rsidRPr="00E46CA3">
          <w:rPr>
            <w:lang w:val="en-GB"/>
          </w:rPr>
          <w:t>2004</w:t>
        </w:r>
      </w:hyperlink>
      <w:r w:rsidRPr="00E46CA3">
        <w:rPr>
          <w:lang w:val="en-GB"/>
        </w:rPr>
        <w:t xml:space="preserve">), waste is a nebulous concept, and one whose definition is poorly delineated and highly variable across space and time. From a systems perspective, the notion of waste is anathema to the ‘circular economy’, they cannot co-exist. From a practical economic viewpoint, the viability of an extensive waste processing system is highly dependent on precise knowledge (or at least, reasonable predictions) of material and waste flows, in addition to energy costs and the relative prices of virgin and secondary materials. Thus, as </w:t>
      </w:r>
      <w:hyperlink w:anchor="_bookmark18" w:history="1">
        <w:r w:rsidRPr="00E46CA3">
          <w:rPr>
            <w:lang w:val="en-GB"/>
          </w:rPr>
          <w:t>Bisinella et al.</w:t>
        </w:r>
      </w:hyperlink>
      <w:r w:rsidRPr="00E46CA3">
        <w:rPr>
          <w:lang w:val="en-GB"/>
        </w:rPr>
        <w:t xml:space="preserve"> (</w:t>
      </w:r>
      <w:hyperlink w:anchor="_bookmark18" w:history="1">
        <w:r w:rsidRPr="00E46CA3">
          <w:rPr>
            <w:lang w:val="en-GB"/>
          </w:rPr>
          <w:t>2024</w:t>
        </w:r>
      </w:hyperlink>
      <w:r w:rsidRPr="00E46CA3">
        <w:rPr>
          <w:lang w:val="en-GB"/>
        </w:rPr>
        <w:t>) argues, waste must be ‘thoroughly characterised’ and ‘modelling [of its management] must be physically based’. The reliable, robust models needed to guide the development of the circular economy can be built only on a foundation of high-quality data.</w:t>
      </w:r>
    </w:p>
    <w:p w14:paraId="3E25746E" w14:textId="67BBDEAC" w:rsidR="009C0070" w:rsidRPr="00E46CA3" w:rsidRDefault="00000000" w:rsidP="00FA48A2">
      <w:pPr>
        <w:pStyle w:val="BodyText"/>
        <w:rPr>
          <w:lang w:val="en-GB"/>
        </w:rPr>
      </w:pPr>
      <w:r w:rsidRPr="00E46CA3">
        <w:rPr>
          <w:lang w:val="en-GB"/>
        </w:rPr>
        <w:t>Accurate and detailed information about waste and waste systems is, by definition, essential for understanding the ‘circularity’ of a human activity and for predicting its life cycle externalities. There remains, however, a knowledge gap regarding WFs and their associated environmental impacts (</w:t>
      </w:r>
      <w:hyperlink w:anchor="_bookmark53" w:history="1">
        <w:r w:rsidRPr="00E46CA3">
          <w:rPr>
            <w:lang w:val="en-GB"/>
          </w:rPr>
          <w:t>Laurenti et al.</w:t>
        </w:r>
      </w:hyperlink>
      <w:r w:rsidRPr="00E46CA3">
        <w:rPr>
          <w:lang w:val="en-GB"/>
        </w:rPr>
        <w:t xml:space="preserve">, </w:t>
      </w:r>
      <w:hyperlink w:anchor="_bookmark53" w:history="1">
        <w:r w:rsidRPr="00E46CA3">
          <w:rPr>
            <w:lang w:val="en-GB"/>
          </w:rPr>
          <w:t>2023</w:t>
        </w:r>
      </w:hyperlink>
      <w:r w:rsidRPr="00E46CA3">
        <w:rPr>
          <w:lang w:val="en-GB"/>
        </w:rPr>
        <w:t>).</w:t>
      </w:r>
    </w:p>
    <w:p w14:paraId="3DF07801" w14:textId="7AC0293B" w:rsidR="009C0070" w:rsidRPr="00E46CA3" w:rsidRDefault="00000000" w:rsidP="00FA48A2">
      <w:pPr>
        <w:pStyle w:val="BodyText"/>
        <w:rPr>
          <w:lang w:val="en-GB"/>
        </w:rPr>
      </w:pPr>
      <w:r w:rsidRPr="00E46CA3">
        <w:rPr>
          <w:lang w:val="en-GB"/>
        </w:rPr>
        <w:t>Conventional LCA database models consider waste as a ‘service’ (accounting for the treatment, not the material) (</w:t>
      </w:r>
      <w:hyperlink w:anchor="_bookmark30" w:history="1">
        <w:r w:rsidRPr="00E46CA3">
          <w:rPr>
            <w:lang w:val="en-GB"/>
          </w:rPr>
          <w:t>Guinée and Heijungs</w:t>
        </w:r>
      </w:hyperlink>
      <w:r w:rsidRPr="00E46CA3">
        <w:rPr>
          <w:lang w:val="en-GB"/>
        </w:rPr>
        <w:t xml:space="preserve">, </w:t>
      </w:r>
      <w:hyperlink w:anchor="_bookmark30" w:history="1">
        <w:r w:rsidRPr="00E46CA3">
          <w:rPr>
            <w:lang w:val="en-GB"/>
          </w:rPr>
          <w:t>2021</w:t>
        </w:r>
      </w:hyperlink>
      <w:r w:rsidRPr="00E46CA3">
        <w:rPr>
          <w:lang w:val="en-GB"/>
        </w:rPr>
        <w:t>) and typically use generic waste processing models (</w:t>
      </w:r>
      <w:hyperlink w:anchor="_bookmark17" w:history="1">
        <w:r w:rsidRPr="00E46CA3">
          <w:rPr>
            <w:lang w:val="en-GB"/>
          </w:rPr>
          <w:t>Beylot et al.</w:t>
        </w:r>
      </w:hyperlink>
      <w:r w:rsidRPr="00E46CA3">
        <w:rPr>
          <w:lang w:val="en-GB"/>
        </w:rPr>
        <w:t xml:space="preserve">, </w:t>
      </w:r>
      <w:hyperlink w:anchor="_bookmark17" w:history="1">
        <w:r w:rsidRPr="00E46CA3">
          <w:rPr>
            <w:lang w:val="en-GB"/>
          </w:rPr>
          <w:t>2018</w:t>
        </w:r>
      </w:hyperlink>
      <w:r w:rsidRPr="00E46CA3">
        <w:rPr>
          <w:lang w:val="en-GB"/>
        </w:rPr>
        <w:t xml:space="preserve">) that break the causal link </w:t>
      </w:r>
      <w:r w:rsidRPr="00E46CA3">
        <w:rPr>
          <w:lang w:val="en-GB"/>
        </w:rPr>
        <w:lastRenderedPageBreak/>
        <w:t>between the functional unit and the waste</w:t>
      </w:r>
      <w:r w:rsidR="00FA48A2" w:rsidRPr="00E46CA3">
        <w:rPr>
          <w:lang w:val="en-GB"/>
        </w:rPr>
        <w:t xml:space="preserve"> </w:t>
      </w:r>
      <w:r w:rsidRPr="00E46CA3">
        <w:rPr>
          <w:lang w:val="en-GB"/>
        </w:rPr>
        <w:t>associated impacts. In LCA, waste flows are (almost exclusively) not considered as fundamental biosphere exchanges, but rather, as technosphere flows within the human economy. Waste produced by an activity is transferred to a relevant waste treatment activity where it is accepted ‘burden</w:t>
      </w:r>
      <w:r w:rsidR="00AD074B" w:rsidRPr="00E46CA3">
        <w:rPr>
          <w:lang w:val="en-GB"/>
        </w:rPr>
        <w:t>-</w:t>
      </w:r>
      <w:r w:rsidRPr="00E46CA3">
        <w:rPr>
          <w:lang w:val="en-GB"/>
        </w:rPr>
        <w:t>free’ and transformed into a combination of emissions and other waste ‘products’ (</w:t>
      </w:r>
      <w:hyperlink w:anchor="_bookmark30" w:history="1">
        <w:r w:rsidRPr="00E46CA3">
          <w:rPr>
            <w:lang w:val="en-GB"/>
          </w:rPr>
          <w:t>Guinée and Heijungs</w:t>
        </w:r>
      </w:hyperlink>
      <w:r w:rsidRPr="00E46CA3">
        <w:rPr>
          <w:lang w:val="en-GB"/>
        </w:rPr>
        <w:t xml:space="preserve">, </w:t>
      </w:r>
      <w:hyperlink w:anchor="_bookmark30" w:history="1">
        <w:r w:rsidRPr="00E46CA3">
          <w:rPr>
            <w:lang w:val="en-GB"/>
          </w:rPr>
          <w:t>2021</w:t>
        </w:r>
      </w:hyperlink>
      <w:r w:rsidRPr="00E46CA3">
        <w:rPr>
          <w:lang w:val="en-GB"/>
        </w:rPr>
        <w:t xml:space="preserve">). There can be several treatment steps in this pathway leading, ultimately, to a mass of material being deposited in a landfill. In this system of waste accounting, the impacts apportioned to the waste-producing activity are a sum of those incurred by the transport, treatment, and final disposal of the waste into terrestrial or aquatic environments. In particular, the extensive work of </w:t>
      </w:r>
      <w:hyperlink w:anchor="_bookmark35" w:history="1">
        <w:r w:rsidRPr="00E46CA3">
          <w:rPr>
            <w:lang w:val="en-GB"/>
          </w:rPr>
          <w:t>Doka</w:t>
        </w:r>
      </w:hyperlink>
      <w:r w:rsidRPr="00E46CA3">
        <w:rPr>
          <w:lang w:val="en-GB"/>
        </w:rPr>
        <w:t xml:space="preserve"> (</w:t>
      </w:r>
      <w:hyperlink w:anchor="_bookmark35" w:history="1">
        <w:r w:rsidRPr="00E46CA3">
          <w:rPr>
            <w:lang w:val="en-GB"/>
          </w:rPr>
          <w:t>2024</w:t>
        </w:r>
      </w:hyperlink>
      <w:r w:rsidRPr="00E46CA3">
        <w:rPr>
          <w:lang w:val="en-GB"/>
        </w:rPr>
        <w:t>) has contributed significantly to understanding the environmental impacts of waste treatment processes and the modelling of the long-term impacts of disposal.</w:t>
      </w:r>
    </w:p>
    <w:p w14:paraId="2BB50935" w14:textId="0F4B8FA8" w:rsidR="009C0070" w:rsidRPr="00E46CA3" w:rsidRDefault="00000000">
      <w:pPr>
        <w:pStyle w:val="BodyText"/>
        <w:spacing w:before="92" w:line="249" w:lineRule="auto"/>
        <w:ind w:left="26" w:firstLine="306"/>
        <w:rPr>
          <w:lang w:val="en-GB"/>
        </w:rPr>
      </w:pPr>
      <w:r w:rsidRPr="00E46CA3">
        <w:rPr>
          <w:lang w:val="en-GB"/>
        </w:rPr>
        <w:t>A considerable portion of a product’s total waste is generated</w:t>
      </w:r>
      <w:r w:rsidRPr="00E46CA3">
        <w:rPr>
          <w:spacing w:val="40"/>
          <w:lang w:val="en-GB"/>
        </w:rPr>
        <w:t xml:space="preserve"> </w:t>
      </w:r>
      <w:r w:rsidRPr="00E46CA3">
        <w:rPr>
          <w:lang w:val="en-GB"/>
        </w:rPr>
        <w:t>during</w:t>
      </w:r>
      <w:r w:rsidRPr="00E46CA3">
        <w:rPr>
          <w:spacing w:val="40"/>
          <w:lang w:val="en-GB"/>
        </w:rPr>
        <w:t xml:space="preserve"> </w:t>
      </w:r>
      <w:r w:rsidRPr="00E46CA3">
        <w:rPr>
          <w:lang w:val="en-GB"/>
        </w:rPr>
        <w:t>earlier</w:t>
      </w:r>
      <w:r w:rsidRPr="00E46CA3">
        <w:rPr>
          <w:spacing w:val="40"/>
          <w:lang w:val="en-GB"/>
        </w:rPr>
        <w:t xml:space="preserve"> </w:t>
      </w:r>
      <w:r w:rsidRPr="00E46CA3">
        <w:rPr>
          <w:lang w:val="en-GB"/>
        </w:rPr>
        <w:t>stages</w:t>
      </w:r>
      <w:r w:rsidRPr="00E46CA3">
        <w:rPr>
          <w:spacing w:val="40"/>
          <w:lang w:val="en-GB"/>
        </w:rPr>
        <w:t xml:space="preserve"> </w:t>
      </w:r>
      <w:r w:rsidRPr="00E46CA3">
        <w:rPr>
          <w:lang w:val="en-GB"/>
        </w:rPr>
        <w:t>of</w:t>
      </w:r>
      <w:r w:rsidRPr="00E46CA3">
        <w:rPr>
          <w:spacing w:val="40"/>
          <w:lang w:val="en-GB"/>
        </w:rPr>
        <w:t xml:space="preserve"> </w:t>
      </w:r>
      <w:r w:rsidRPr="00E46CA3">
        <w:rPr>
          <w:lang w:val="en-GB"/>
        </w:rPr>
        <w:t>its</w:t>
      </w:r>
      <w:r w:rsidRPr="00E46CA3">
        <w:rPr>
          <w:spacing w:val="40"/>
          <w:lang w:val="en-GB"/>
        </w:rPr>
        <w:t xml:space="preserve"> </w:t>
      </w:r>
      <w:r w:rsidRPr="00E46CA3">
        <w:rPr>
          <w:lang w:val="en-GB"/>
        </w:rPr>
        <w:t>supply</w:t>
      </w:r>
      <w:r w:rsidRPr="00E46CA3">
        <w:rPr>
          <w:spacing w:val="40"/>
          <w:lang w:val="en-GB"/>
        </w:rPr>
        <w:t xml:space="preserve"> </w:t>
      </w:r>
      <w:r w:rsidRPr="00E46CA3">
        <w:rPr>
          <w:lang w:val="en-GB"/>
        </w:rPr>
        <w:t>chain</w:t>
      </w:r>
      <w:r w:rsidRPr="00E46CA3">
        <w:rPr>
          <w:spacing w:val="40"/>
          <w:lang w:val="en-GB"/>
        </w:rPr>
        <w:t xml:space="preserve"> </w:t>
      </w:r>
      <w:r w:rsidRPr="00E46CA3">
        <w:rPr>
          <w:lang w:val="en-GB"/>
        </w:rPr>
        <w:t>such as resource extraction, transportation, and manufacturing, thus, often remaining ‘invisible’ to conventional LCA accounting practices (</w:t>
      </w:r>
      <w:hyperlink w:anchor="_bookmark55" w:history="1">
        <w:r w:rsidRPr="00E46CA3">
          <w:rPr>
            <w:color w:val="2F4F4F"/>
            <w:lang w:val="en-GB"/>
          </w:rPr>
          <w:t>Laurenti et al.</w:t>
        </w:r>
      </w:hyperlink>
      <w:r w:rsidRPr="00E46CA3">
        <w:rPr>
          <w:lang w:val="en-GB"/>
        </w:rPr>
        <w:t xml:space="preserve">, </w:t>
      </w:r>
      <w:hyperlink w:anchor="_bookmark55" w:history="1">
        <w:r w:rsidRPr="00E46CA3">
          <w:rPr>
            <w:color w:val="2F4F4F"/>
            <w:lang w:val="en-GB"/>
          </w:rPr>
          <w:t>2016</w:t>
        </w:r>
      </w:hyperlink>
      <w:r w:rsidRPr="00E46CA3">
        <w:rPr>
          <w:lang w:val="en-GB"/>
        </w:rPr>
        <w:t>). This oversight in measuring and communicating a cradle-to-grave product waste</w:t>
      </w:r>
      <w:r w:rsidRPr="00E46CA3">
        <w:rPr>
          <w:spacing w:val="-4"/>
          <w:lang w:val="en-GB"/>
        </w:rPr>
        <w:t xml:space="preserve"> </w:t>
      </w:r>
      <w:r w:rsidRPr="00E46CA3">
        <w:rPr>
          <w:lang w:val="en-GB"/>
        </w:rPr>
        <w:t>footprint</w:t>
      </w:r>
      <w:r w:rsidRPr="00E46CA3">
        <w:rPr>
          <w:spacing w:val="-4"/>
          <w:lang w:val="en-GB"/>
        </w:rPr>
        <w:t xml:space="preserve"> </w:t>
      </w:r>
      <w:r w:rsidRPr="00E46CA3">
        <w:rPr>
          <w:lang w:val="en-GB"/>
        </w:rPr>
        <w:t>(PWF)</w:t>
      </w:r>
      <w:r w:rsidRPr="00E46CA3">
        <w:rPr>
          <w:spacing w:val="-4"/>
          <w:lang w:val="en-GB"/>
        </w:rPr>
        <w:t xml:space="preserve"> </w:t>
      </w:r>
      <w:r w:rsidRPr="00E46CA3">
        <w:rPr>
          <w:lang w:val="en-GB"/>
        </w:rPr>
        <w:t>highlights</w:t>
      </w:r>
      <w:r w:rsidRPr="00E46CA3">
        <w:rPr>
          <w:spacing w:val="-4"/>
          <w:lang w:val="en-GB"/>
        </w:rPr>
        <w:t xml:space="preserve"> </w:t>
      </w:r>
      <w:r w:rsidRPr="00E46CA3">
        <w:rPr>
          <w:lang w:val="en-GB"/>
        </w:rPr>
        <w:t>a</w:t>
      </w:r>
      <w:r w:rsidRPr="00E46CA3">
        <w:rPr>
          <w:spacing w:val="-4"/>
          <w:lang w:val="en-GB"/>
        </w:rPr>
        <w:t xml:space="preserve"> </w:t>
      </w:r>
      <w:r w:rsidRPr="00E46CA3">
        <w:rPr>
          <w:lang w:val="en-GB"/>
        </w:rPr>
        <w:t>gap</w:t>
      </w:r>
      <w:r w:rsidRPr="00E46CA3">
        <w:rPr>
          <w:spacing w:val="-4"/>
          <w:lang w:val="en-GB"/>
        </w:rPr>
        <w:t xml:space="preserve"> </w:t>
      </w:r>
      <w:r w:rsidRPr="00E46CA3">
        <w:rPr>
          <w:lang w:val="en-GB"/>
        </w:rPr>
        <w:t>in</w:t>
      </w:r>
      <w:r w:rsidRPr="00E46CA3">
        <w:rPr>
          <w:spacing w:val="-4"/>
          <w:lang w:val="en-GB"/>
        </w:rPr>
        <w:t xml:space="preserve"> </w:t>
      </w:r>
      <w:r w:rsidRPr="00E46CA3">
        <w:rPr>
          <w:lang w:val="en-GB"/>
        </w:rPr>
        <w:t>circular</w:t>
      </w:r>
      <w:r w:rsidRPr="00E46CA3">
        <w:rPr>
          <w:spacing w:val="-4"/>
          <w:lang w:val="en-GB"/>
        </w:rPr>
        <w:t xml:space="preserve"> </w:t>
      </w:r>
      <w:r w:rsidRPr="00E46CA3">
        <w:rPr>
          <w:lang w:val="en-GB"/>
        </w:rPr>
        <w:t xml:space="preserve">economy indicators. Traditional LCA does not typically view waste as having environmental significance </w:t>
      </w:r>
      <w:r w:rsidRPr="00E46CA3">
        <w:rPr>
          <w:i/>
          <w:lang w:val="en-GB"/>
        </w:rPr>
        <w:t>per se</w:t>
      </w:r>
      <w:r w:rsidRPr="00E46CA3">
        <w:rPr>
          <w:lang w:val="en-GB"/>
        </w:rPr>
        <w:t>, considering instead only emissions and resource use resulting from waste</w:t>
      </w:r>
      <w:r w:rsidRPr="00E46CA3">
        <w:rPr>
          <w:spacing w:val="-13"/>
          <w:lang w:val="en-GB"/>
        </w:rPr>
        <w:t xml:space="preserve"> </w:t>
      </w:r>
      <w:r w:rsidRPr="00E46CA3">
        <w:rPr>
          <w:lang w:val="en-GB"/>
        </w:rPr>
        <w:t>treatment</w:t>
      </w:r>
      <w:r w:rsidRPr="00E46CA3">
        <w:rPr>
          <w:spacing w:val="-12"/>
          <w:lang w:val="en-GB"/>
        </w:rPr>
        <w:t xml:space="preserve"> </w:t>
      </w:r>
      <w:r w:rsidRPr="00E46CA3">
        <w:rPr>
          <w:lang w:val="en-GB"/>
        </w:rPr>
        <w:t>(</w:t>
      </w:r>
      <w:hyperlink w:anchor="_bookmark18" w:history="1">
        <w:r w:rsidRPr="00E46CA3">
          <w:rPr>
            <w:color w:val="2F4F4F"/>
            <w:lang w:val="en-GB"/>
          </w:rPr>
          <w:t>Bisinella</w:t>
        </w:r>
        <w:r w:rsidRPr="00E46CA3">
          <w:rPr>
            <w:color w:val="2F4F4F"/>
            <w:spacing w:val="-13"/>
            <w:lang w:val="en-GB"/>
          </w:rPr>
          <w:t xml:space="preserve"> </w:t>
        </w:r>
        <w:r w:rsidRPr="00E46CA3">
          <w:rPr>
            <w:color w:val="2F4F4F"/>
            <w:lang w:val="en-GB"/>
          </w:rPr>
          <w:t>et</w:t>
        </w:r>
        <w:r w:rsidRPr="00E46CA3">
          <w:rPr>
            <w:color w:val="2F4F4F"/>
            <w:spacing w:val="-12"/>
            <w:lang w:val="en-GB"/>
          </w:rPr>
          <w:t xml:space="preserve"> </w:t>
        </w:r>
        <w:r w:rsidRPr="00E46CA3">
          <w:rPr>
            <w:color w:val="2F4F4F"/>
            <w:lang w:val="en-GB"/>
          </w:rPr>
          <w:t>al.</w:t>
        </w:r>
      </w:hyperlink>
      <w:r w:rsidRPr="00E46CA3">
        <w:rPr>
          <w:lang w:val="en-GB"/>
        </w:rPr>
        <w:t>,</w:t>
      </w:r>
      <w:r w:rsidRPr="00E46CA3">
        <w:rPr>
          <w:spacing w:val="-13"/>
          <w:lang w:val="en-GB"/>
        </w:rPr>
        <w:t xml:space="preserve"> </w:t>
      </w:r>
      <w:hyperlink w:anchor="_bookmark18" w:history="1">
        <w:r w:rsidRPr="00E46CA3">
          <w:rPr>
            <w:color w:val="2F4F4F"/>
            <w:lang w:val="en-GB"/>
          </w:rPr>
          <w:t>2024</w:t>
        </w:r>
      </w:hyperlink>
      <w:r w:rsidRPr="00E46CA3">
        <w:rPr>
          <w:lang w:val="en-GB"/>
        </w:rPr>
        <w:t>;</w:t>
      </w:r>
      <w:r w:rsidRPr="00E46CA3">
        <w:rPr>
          <w:spacing w:val="-12"/>
          <w:lang w:val="en-GB"/>
        </w:rPr>
        <w:t xml:space="preserve"> </w:t>
      </w:r>
      <w:hyperlink w:anchor="_bookmark53" w:history="1">
        <w:r w:rsidRPr="00E46CA3">
          <w:rPr>
            <w:color w:val="2F4F4F"/>
            <w:lang w:val="en-GB"/>
          </w:rPr>
          <w:t>Laurenti</w:t>
        </w:r>
        <w:r w:rsidRPr="00E46CA3">
          <w:rPr>
            <w:color w:val="2F4F4F"/>
            <w:spacing w:val="-13"/>
            <w:lang w:val="en-GB"/>
          </w:rPr>
          <w:t xml:space="preserve"> </w:t>
        </w:r>
        <w:r w:rsidRPr="00E46CA3">
          <w:rPr>
            <w:color w:val="2F4F4F"/>
            <w:lang w:val="en-GB"/>
          </w:rPr>
          <w:t>et</w:t>
        </w:r>
        <w:r w:rsidRPr="00E46CA3">
          <w:rPr>
            <w:color w:val="2F4F4F"/>
            <w:spacing w:val="-12"/>
            <w:lang w:val="en-GB"/>
          </w:rPr>
          <w:t xml:space="preserve"> </w:t>
        </w:r>
        <w:r w:rsidRPr="00E46CA3">
          <w:rPr>
            <w:color w:val="2F4F4F"/>
            <w:lang w:val="en-GB"/>
          </w:rPr>
          <w:t>al.</w:t>
        </w:r>
      </w:hyperlink>
      <w:r w:rsidRPr="00E46CA3">
        <w:rPr>
          <w:lang w:val="en-GB"/>
        </w:rPr>
        <w:t>,</w:t>
      </w:r>
      <w:r w:rsidRPr="00E46CA3">
        <w:rPr>
          <w:spacing w:val="-13"/>
          <w:lang w:val="en-GB"/>
        </w:rPr>
        <w:t xml:space="preserve"> </w:t>
      </w:r>
      <w:hyperlink w:anchor="_bookmark53" w:history="1">
        <w:r w:rsidRPr="00E46CA3">
          <w:rPr>
            <w:color w:val="2F4F4F"/>
            <w:lang w:val="en-GB"/>
          </w:rPr>
          <w:t>2023</w:t>
        </w:r>
      </w:hyperlink>
      <w:r w:rsidRPr="00E46CA3">
        <w:rPr>
          <w:lang w:val="en-GB"/>
        </w:rPr>
        <w:t>). The environmental significance of waste and its correlation with other indicators has been the subject of extensive research. Studies have shown that popular resource footprints can cover a significant portion of environmental impact variance between activities (</w:t>
      </w:r>
      <w:hyperlink w:anchor="_bookmark70" w:history="1">
        <w:r w:rsidRPr="00E46CA3">
          <w:rPr>
            <w:color w:val="2F4F4F"/>
            <w:lang w:val="en-GB"/>
          </w:rPr>
          <w:t>Steinmann et al.</w:t>
        </w:r>
      </w:hyperlink>
      <w:r w:rsidRPr="00E46CA3">
        <w:rPr>
          <w:lang w:val="en-GB"/>
        </w:rPr>
        <w:t xml:space="preserve">, </w:t>
      </w:r>
      <w:hyperlink w:anchor="_bookmark70" w:history="1">
        <w:r w:rsidRPr="00E46CA3">
          <w:rPr>
            <w:color w:val="2F4F4F"/>
            <w:lang w:val="en-GB"/>
          </w:rPr>
          <w:t>2017</w:t>
        </w:r>
      </w:hyperlink>
      <w:r w:rsidRPr="00E46CA3">
        <w:rPr>
          <w:lang w:val="en-GB"/>
        </w:rPr>
        <w:t xml:space="preserve">; </w:t>
      </w:r>
      <w:hyperlink w:anchor="_bookmark53" w:history="1">
        <w:r w:rsidRPr="00E46CA3">
          <w:rPr>
            <w:color w:val="2F4F4F"/>
            <w:lang w:val="en-GB"/>
          </w:rPr>
          <w:t>Laurenti et al.</w:t>
        </w:r>
      </w:hyperlink>
      <w:r w:rsidRPr="00E46CA3">
        <w:rPr>
          <w:lang w:val="en-GB"/>
        </w:rPr>
        <w:t xml:space="preserve">, </w:t>
      </w:r>
      <w:hyperlink w:anchor="_bookmark53" w:history="1">
        <w:r w:rsidRPr="00E46CA3">
          <w:rPr>
            <w:color w:val="2F4F4F"/>
            <w:lang w:val="en-GB"/>
          </w:rPr>
          <w:t>2023</w:t>
        </w:r>
      </w:hyperlink>
      <w:r w:rsidRPr="00E46CA3">
        <w:rPr>
          <w:lang w:val="en-GB"/>
        </w:rPr>
        <w:t>). Correlations between various environmental indicators are not always consistent, however, as seen with the carbon footprint, which often does not correlate</w:t>
      </w:r>
      <w:r w:rsidRPr="00E46CA3">
        <w:rPr>
          <w:spacing w:val="31"/>
          <w:lang w:val="en-GB"/>
        </w:rPr>
        <w:t xml:space="preserve"> </w:t>
      </w:r>
      <w:r w:rsidRPr="00E46CA3">
        <w:rPr>
          <w:lang w:val="en-GB"/>
        </w:rPr>
        <w:t>well</w:t>
      </w:r>
      <w:r w:rsidRPr="00E46CA3">
        <w:rPr>
          <w:spacing w:val="32"/>
          <w:lang w:val="en-GB"/>
        </w:rPr>
        <w:t xml:space="preserve"> </w:t>
      </w:r>
      <w:r w:rsidRPr="00E46CA3">
        <w:rPr>
          <w:lang w:val="en-GB"/>
        </w:rPr>
        <w:t>with</w:t>
      </w:r>
      <w:r w:rsidRPr="00E46CA3">
        <w:rPr>
          <w:spacing w:val="32"/>
          <w:lang w:val="en-GB"/>
        </w:rPr>
        <w:t xml:space="preserve"> </w:t>
      </w:r>
      <w:r w:rsidRPr="00E46CA3">
        <w:rPr>
          <w:lang w:val="en-GB"/>
        </w:rPr>
        <w:t>other</w:t>
      </w:r>
      <w:r w:rsidRPr="00E46CA3">
        <w:rPr>
          <w:spacing w:val="32"/>
          <w:lang w:val="en-GB"/>
        </w:rPr>
        <w:t xml:space="preserve"> </w:t>
      </w:r>
      <w:r w:rsidRPr="00E46CA3">
        <w:rPr>
          <w:lang w:val="en-GB"/>
        </w:rPr>
        <w:t>impact</w:t>
      </w:r>
      <w:r w:rsidRPr="00E46CA3">
        <w:rPr>
          <w:spacing w:val="32"/>
          <w:lang w:val="en-GB"/>
        </w:rPr>
        <w:t xml:space="preserve"> </w:t>
      </w:r>
      <w:r w:rsidRPr="00E46CA3">
        <w:rPr>
          <w:lang w:val="en-GB"/>
        </w:rPr>
        <w:t>assessment</w:t>
      </w:r>
      <w:r w:rsidRPr="00E46CA3">
        <w:rPr>
          <w:spacing w:val="32"/>
          <w:lang w:val="en-GB"/>
        </w:rPr>
        <w:t xml:space="preserve"> </w:t>
      </w:r>
      <w:r w:rsidRPr="00E46CA3">
        <w:rPr>
          <w:lang w:val="en-GB"/>
        </w:rPr>
        <w:t>scores</w:t>
      </w:r>
      <w:r w:rsidRPr="00E46CA3">
        <w:rPr>
          <w:spacing w:val="32"/>
          <w:lang w:val="en-GB"/>
        </w:rPr>
        <w:t xml:space="preserve"> </w:t>
      </w:r>
      <w:r w:rsidRPr="00E46CA3">
        <w:rPr>
          <w:lang w:val="en-GB"/>
        </w:rPr>
        <w:t>(</w:t>
      </w:r>
      <w:hyperlink w:anchor="_bookmark51" w:history="1">
        <w:r w:rsidRPr="00E46CA3">
          <w:rPr>
            <w:color w:val="2F4F4F"/>
            <w:lang w:val="en-GB"/>
          </w:rPr>
          <w:t>Laurent</w:t>
        </w:r>
      </w:hyperlink>
      <w:r w:rsidRPr="00E46CA3">
        <w:rPr>
          <w:color w:val="2F4F4F"/>
          <w:lang w:val="en-GB"/>
        </w:rPr>
        <w:t xml:space="preserve"> </w:t>
      </w:r>
      <w:hyperlink w:anchor="_bookmark51" w:history="1">
        <w:r w:rsidRPr="00E46CA3">
          <w:rPr>
            <w:color w:val="2F4F4F"/>
            <w:lang w:val="en-GB"/>
          </w:rPr>
          <w:t>et al.</w:t>
        </w:r>
      </w:hyperlink>
      <w:r w:rsidRPr="00E46CA3">
        <w:rPr>
          <w:lang w:val="en-GB"/>
        </w:rPr>
        <w:t xml:space="preserve">, </w:t>
      </w:r>
      <w:hyperlink w:anchor="_bookmark51" w:history="1">
        <w:r w:rsidRPr="00E46CA3">
          <w:rPr>
            <w:color w:val="2F4F4F"/>
            <w:lang w:val="en-GB"/>
          </w:rPr>
          <w:t>2012</w:t>
        </w:r>
      </w:hyperlink>
      <w:r w:rsidRPr="00E46CA3">
        <w:rPr>
          <w:lang w:val="en-GB"/>
        </w:rPr>
        <w:t>). The aggregation of waste in PWFs raises concerns among LCA experts, regarding the uncertainties introduced, as well as the potential misrepresentation of environmental performance due to differences in waste types (</w:t>
      </w:r>
      <w:hyperlink w:anchor="_bookmark28" w:history="1">
        <w:r w:rsidRPr="00E46CA3">
          <w:rPr>
            <w:color w:val="2F4F4F"/>
            <w:lang w:val="en-GB"/>
          </w:rPr>
          <w:t>Chen et al.</w:t>
        </w:r>
      </w:hyperlink>
      <w:r w:rsidRPr="00E46CA3">
        <w:rPr>
          <w:lang w:val="en-GB"/>
        </w:rPr>
        <w:t xml:space="preserve">, </w:t>
      </w:r>
      <w:hyperlink w:anchor="_bookmark28" w:history="1">
        <w:r w:rsidRPr="00E46CA3">
          <w:rPr>
            <w:color w:val="2F4F4F"/>
            <w:lang w:val="en-GB"/>
          </w:rPr>
          <w:t>2021</w:t>
        </w:r>
      </w:hyperlink>
      <w:r w:rsidRPr="00E46CA3">
        <w:rPr>
          <w:lang w:val="en-GB"/>
        </w:rPr>
        <w:t xml:space="preserve">; </w:t>
      </w:r>
      <w:hyperlink w:anchor="_bookmark41" w:history="1">
        <w:r w:rsidRPr="00E46CA3">
          <w:rPr>
            <w:color w:val="2F4F4F"/>
            <w:lang w:val="en-GB"/>
          </w:rPr>
          <w:t>Huijbregts et al.</w:t>
        </w:r>
      </w:hyperlink>
      <w:r w:rsidRPr="00E46CA3">
        <w:rPr>
          <w:lang w:val="en-GB"/>
        </w:rPr>
        <w:t xml:space="preserve">, </w:t>
      </w:r>
      <w:hyperlink w:anchor="_bookmark41" w:history="1">
        <w:r w:rsidRPr="00E46CA3">
          <w:rPr>
            <w:color w:val="2F4F4F"/>
            <w:lang w:val="en-GB"/>
          </w:rPr>
          <w:t>2010</w:t>
        </w:r>
      </w:hyperlink>
      <w:r w:rsidRPr="00E46CA3">
        <w:rPr>
          <w:lang w:val="en-GB"/>
        </w:rPr>
        <w:t>).</w:t>
      </w:r>
    </w:p>
    <w:p w14:paraId="5B2EFE09" w14:textId="60D2D77A" w:rsidR="009C0070" w:rsidRPr="00E46CA3" w:rsidRDefault="00000000">
      <w:pPr>
        <w:pStyle w:val="BodyText"/>
        <w:spacing w:line="249" w:lineRule="auto"/>
        <w:ind w:left="26" w:right="1" w:firstLine="306"/>
        <w:rPr>
          <w:lang w:val="en-GB"/>
        </w:rPr>
      </w:pPr>
      <w:r w:rsidRPr="00E46CA3">
        <w:rPr>
          <w:lang w:val="en-GB"/>
        </w:rPr>
        <w:t>Some existing LCA methodologies offer direct indicators at the impact assessment level, but generally, there is little attention given to the impacts of waste in LCA (</w:t>
      </w:r>
      <w:hyperlink w:anchor="_bookmark74" w:history="1">
        <w:r w:rsidRPr="00E46CA3">
          <w:rPr>
            <w:color w:val="2F4F4F"/>
            <w:lang w:val="en-GB"/>
          </w:rPr>
          <w:t>Oers</w:t>
        </w:r>
      </w:hyperlink>
      <w:r w:rsidRPr="00E46CA3">
        <w:rPr>
          <w:color w:val="2F4F4F"/>
          <w:lang w:val="en-GB"/>
        </w:rPr>
        <w:t xml:space="preserve"> </w:t>
      </w:r>
      <w:hyperlink w:anchor="_bookmark74" w:history="1">
        <w:r w:rsidRPr="00E46CA3">
          <w:rPr>
            <w:color w:val="2F4F4F"/>
            <w:lang w:val="en-GB"/>
          </w:rPr>
          <w:t>et al.</w:t>
        </w:r>
      </w:hyperlink>
      <w:r w:rsidRPr="00E46CA3">
        <w:rPr>
          <w:lang w:val="en-GB"/>
        </w:rPr>
        <w:t xml:space="preserve">, </w:t>
      </w:r>
      <w:hyperlink w:anchor="_bookmark74" w:history="1">
        <w:r w:rsidRPr="00E46CA3">
          <w:rPr>
            <w:color w:val="2F4F4F"/>
            <w:lang w:val="en-GB"/>
          </w:rPr>
          <w:t>2020</w:t>
        </w:r>
      </w:hyperlink>
      <w:r w:rsidRPr="00E46CA3">
        <w:rPr>
          <w:lang w:val="en-GB"/>
        </w:rPr>
        <w:t>). This limitation becomes particularly evident when attempting to identify waste generation hotspots within a product’s life cycle. Addressing these hotspots is crucial for advancing ‘circularity’, but there is a lack of convenient</w:t>
      </w:r>
      <w:r w:rsidRPr="00E46CA3">
        <w:rPr>
          <w:spacing w:val="-4"/>
          <w:lang w:val="en-GB"/>
        </w:rPr>
        <w:t xml:space="preserve"> </w:t>
      </w:r>
      <w:r w:rsidRPr="00E46CA3">
        <w:rPr>
          <w:lang w:val="en-GB"/>
        </w:rPr>
        <w:t>and</w:t>
      </w:r>
      <w:r w:rsidRPr="00E46CA3">
        <w:rPr>
          <w:spacing w:val="-3"/>
          <w:lang w:val="en-GB"/>
        </w:rPr>
        <w:t xml:space="preserve"> </w:t>
      </w:r>
      <w:r w:rsidRPr="00E46CA3">
        <w:rPr>
          <w:lang w:val="en-GB"/>
        </w:rPr>
        <w:t>flexible</w:t>
      </w:r>
      <w:r w:rsidRPr="00E46CA3">
        <w:rPr>
          <w:spacing w:val="-4"/>
          <w:lang w:val="en-GB"/>
        </w:rPr>
        <w:t xml:space="preserve"> </w:t>
      </w:r>
      <w:r w:rsidRPr="00E46CA3">
        <w:rPr>
          <w:lang w:val="en-GB"/>
        </w:rPr>
        <w:t>methods</w:t>
      </w:r>
      <w:r w:rsidRPr="00E46CA3">
        <w:rPr>
          <w:spacing w:val="-3"/>
          <w:lang w:val="en-GB"/>
        </w:rPr>
        <w:t xml:space="preserve"> </w:t>
      </w:r>
      <w:r w:rsidRPr="00E46CA3">
        <w:rPr>
          <w:lang w:val="en-GB"/>
        </w:rPr>
        <w:t>to</w:t>
      </w:r>
      <w:r w:rsidRPr="00E46CA3">
        <w:rPr>
          <w:spacing w:val="-4"/>
          <w:lang w:val="en-GB"/>
        </w:rPr>
        <w:t xml:space="preserve"> </w:t>
      </w:r>
      <w:r w:rsidRPr="00E46CA3">
        <w:rPr>
          <w:lang w:val="en-GB"/>
        </w:rPr>
        <w:t>calculate</w:t>
      </w:r>
      <w:r w:rsidRPr="00E46CA3">
        <w:rPr>
          <w:spacing w:val="-3"/>
          <w:lang w:val="en-GB"/>
        </w:rPr>
        <w:t xml:space="preserve"> </w:t>
      </w:r>
      <w:r w:rsidRPr="00E46CA3">
        <w:rPr>
          <w:lang w:val="en-GB"/>
        </w:rPr>
        <w:t>waste</w:t>
      </w:r>
      <w:r w:rsidRPr="00E46CA3">
        <w:rPr>
          <w:spacing w:val="-4"/>
          <w:lang w:val="en-GB"/>
        </w:rPr>
        <w:t xml:space="preserve"> </w:t>
      </w:r>
      <w:r w:rsidRPr="00E46CA3">
        <w:rPr>
          <w:lang w:val="en-GB"/>
        </w:rPr>
        <w:t>flows</w:t>
      </w:r>
      <w:r w:rsidRPr="00E46CA3">
        <w:rPr>
          <w:spacing w:val="-4"/>
          <w:lang w:val="en-GB"/>
        </w:rPr>
        <w:t xml:space="preserve"> </w:t>
      </w:r>
      <w:r w:rsidRPr="00E46CA3">
        <w:rPr>
          <w:lang w:val="en-GB"/>
        </w:rPr>
        <w:t>in LCA</w:t>
      </w:r>
      <w:r w:rsidRPr="00E46CA3">
        <w:rPr>
          <w:spacing w:val="-1"/>
          <w:lang w:val="en-GB"/>
        </w:rPr>
        <w:t xml:space="preserve"> </w:t>
      </w:r>
      <w:r w:rsidRPr="00E46CA3">
        <w:rPr>
          <w:lang w:val="en-GB"/>
        </w:rPr>
        <w:t>and</w:t>
      </w:r>
      <w:r w:rsidRPr="00E46CA3">
        <w:rPr>
          <w:spacing w:val="-1"/>
          <w:lang w:val="en-GB"/>
        </w:rPr>
        <w:t xml:space="preserve"> </w:t>
      </w:r>
      <w:r w:rsidRPr="00E46CA3">
        <w:rPr>
          <w:lang w:val="en-GB"/>
        </w:rPr>
        <w:t>a</w:t>
      </w:r>
      <w:r w:rsidRPr="00E46CA3">
        <w:rPr>
          <w:spacing w:val="-1"/>
          <w:lang w:val="en-GB"/>
        </w:rPr>
        <w:t xml:space="preserve"> </w:t>
      </w:r>
      <w:r w:rsidRPr="00E46CA3">
        <w:rPr>
          <w:lang w:val="en-GB"/>
        </w:rPr>
        <w:t>pressing</w:t>
      </w:r>
      <w:r w:rsidRPr="00E46CA3">
        <w:rPr>
          <w:spacing w:val="-1"/>
          <w:lang w:val="en-GB"/>
        </w:rPr>
        <w:t xml:space="preserve"> </w:t>
      </w:r>
      <w:r w:rsidRPr="00E46CA3">
        <w:rPr>
          <w:lang w:val="en-GB"/>
        </w:rPr>
        <w:t>need</w:t>
      </w:r>
      <w:r w:rsidRPr="00E46CA3">
        <w:rPr>
          <w:spacing w:val="-1"/>
          <w:lang w:val="en-GB"/>
        </w:rPr>
        <w:t xml:space="preserve"> </w:t>
      </w:r>
      <w:r w:rsidRPr="00E46CA3">
        <w:rPr>
          <w:lang w:val="en-GB"/>
        </w:rPr>
        <w:t>for</w:t>
      </w:r>
      <w:r w:rsidRPr="00E46CA3">
        <w:rPr>
          <w:spacing w:val="-1"/>
          <w:lang w:val="en-GB"/>
        </w:rPr>
        <w:t xml:space="preserve"> </w:t>
      </w:r>
      <w:r w:rsidRPr="00E46CA3">
        <w:rPr>
          <w:lang w:val="en-GB"/>
        </w:rPr>
        <w:t>more</w:t>
      </w:r>
      <w:r w:rsidRPr="00E46CA3">
        <w:rPr>
          <w:spacing w:val="-1"/>
          <w:lang w:val="en-GB"/>
        </w:rPr>
        <w:t xml:space="preserve"> </w:t>
      </w:r>
      <w:r w:rsidRPr="00E46CA3">
        <w:rPr>
          <w:lang w:val="en-GB"/>
        </w:rPr>
        <w:t>comprehensive</w:t>
      </w:r>
      <w:r w:rsidRPr="00E46CA3">
        <w:rPr>
          <w:spacing w:val="-1"/>
          <w:lang w:val="en-GB"/>
        </w:rPr>
        <w:t xml:space="preserve"> </w:t>
      </w:r>
      <w:r w:rsidRPr="00E46CA3">
        <w:rPr>
          <w:lang w:val="en-GB"/>
        </w:rPr>
        <w:t>methods that can effectively quantify waste flows and, therefore, contribute to a greater understanding of a product’s total environmental footprint.</w:t>
      </w:r>
    </w:p>
    <w:p w14:paraId="34D4798F" w14:textId="77777777" w:rsidR="009C0070" w:rsidRPr="00E46CA3" w:rsidRDefault="00000000">
      <w:pPr>
        <w:pStyle w:val="BodyText"/>
        <w:spacing w:line="249" w:lineRule="auto"/>
        <w:ind w:left="18" w:right="1" w:firstLine="372"/>
        <w:rPr>
          <w:lang w:val="en-GB"/>
        </w:rPr>
      </w:pPr>
      <w:hyperlink w:anchor="_bookmark53" w:history="1">
        <w:r w:rsidRPr="00E46CA3">
          <w:rPr>
            <w:color w:val="2F4F4F"/>
            <w:lang w:val="en-GB"/>
          </w:rPr>
          <w:t>Laurenti et al.</w:t>
        </w:r>
      </w:hyperlink>
      <w:r w:rsidRPr="00E46CA3">
        <w:rPr>
          <w:color w:val="2F4F4F"/>
          <w:lang w:val="en-GB"/>
        </w:rPr>
        <w:t xml:space="preserve"> </w:t>
      </w:r>
      <w:r w:rsidRPr="00E46CA3">
        <w:rPr>
          <w:lang w:val="en-GB"/>
        </w:rPr>
        <w:t>(</w:t>
      </w:r>
      <w:hyperlink w:anchor="_bookmark53" w:history="1">
        <w:r w:rsidRPr="00E46CA3">
          <w:rPr>
            <w:color w:val="2F4F4F"/>
            <w:lang w:val="en-GB"/>
          </w:rPr>
          <w:t>2023</w:t>
        </w:r>
      </w:hyperlink>
      <w:r w:rsidRPr="00E46CA3">
        <w:rPr>
          <w:lang w:val="en-GB"/>
        </w:rPr>
        <w:t>) developed a method to calculate the waste footprint of a product or service based on solving the demand vectors of the activities, while also proposing simple measures to quantify waste ‘hazardousness’ and ‘circularity’ with this data. The method presented, as the authors explain, suffers from errors due to double counting due to the way that exchanges are identified and ‘tagged’.</w:t>
      </w:r>
      <w:r w:rsidRPr="00E46CA3">
        <w:rPr>
          <w:spacing w:val="40"/>
          <w:lang w:val="en-GB"/>
        </w:rPr>
        <w:t xml:space="preserve"> </w:t>
      </w:r>
      <w:r w:rsidRPr="00E46CA3">
        <w:rPr>
          <w:lang w:val="en-GB"/>
        </w:rPr>
        <w:t>In</w:t>
      </w:r>
      <w:r w:rsidRPr="00E46CA3">
        <w:rPr>
          <w:spacing w:val="28"/>
          <w:lang w:val="en-GB"/>
        </w:rPr>
        <w:t xml:space="preserve"> </w:t>
      </w:r>
      <w:r w:rsidRPr="00E46CA3">
        <w:rPr>
          <w:lang w:val="en-GB"/>
        </w:rPr>
        <w:t>T-reX,</w:t>
      </w:r>
      <w:r w:rsidRPr="00E46CA3">
        <w:rPr>
          <w:spacing w:val="28"/>
          <w:lang w:val="en-GB"/>
        </w:rPr>
        <w:t xml:space="preserve"> </w:t>
      </w:r>
      <w:r w:rsidRPr="00E46CA3">
        <w:rPr>
          <w:lang w:val="en-GB"/>
        </w:rPr>
        <w:t>the</w:t>
      </w:r>
      <w:r w:rsidRPr="00E46CA3">
        <w:rPr>
          <w:spacing w:val="28"/>
          <w:lang w:val="en-GB"/>
        </w:rPr>
        <w:t xml:space="preserve"> </w:t>
      </w:r>
      <w:r w:rsidRPr="00E46CA3">
        <w:rPr>
          <w:lang w:val="en-GB"/>
        </w:rPr>
        <w:t>source</w:t>
      </w:r>
      <w:r w:rsidRPr="00E46CA3">
        <w:rPr>
          <w:spacing w:val="28"/>
          <w:lang w:val="en-GB"/>
        </w:rPr>
        <w:t xml:space="preserve"> </w:t>
      </w:r>
      <w:r w:rsidRPr="00E46CA3">
        <w:rPr>
          <w:lang w:val="en-GB"/>
        </w:rPr>
        <w:t>database</w:t>
      </w:r>
      <w:r w:rsidRPr="00E46CA3">
        <w:rPr>
          <w:spacing w:val="28"/>
          <w:lang w:val="en-GB"/>
        </w:rPr>
        <w:t xml:space="preserve"> </w:t>
      </w:r>
      <w:r w:rsidRPr="00E46CA3">
        <w:rPr>
          <w:lang w:val="en-GB"/>
        </w:rPr>
        <w:t>is</w:t>
      </w:r>
      <w:r w:rsidRPr="00E46CA3">
        <w:rPr>
          <w:spacing w:val="29"/>
          <w:lang w:val="en-GB"/>
        </w:rPr>
        <w:t xml:space="preserve"> </w:t>
      </w:r>
      <w:r w:rsidRPr="00E46CA3">
        <w:rPr>
          <w:lang w:val="en-GB"/>
        </w:rPr>
        <w:t>deconstructed</w:t>
      </w:r>
      <w:r w:rsidRPr="00E46CA3">
        <w:rPr>
          <w:spacing w:val="28"/>
          <w:lang w:val="en-GB"/>
        </w:rPr>
        <w:t xml:space="preserve"> </w:t>
      </w:r>
      <w:r w:rsidRPr="00E46CA3">
        <w:rPr>
          <w:lang w:val="en-GB"/>
        </w:rPr>
        <w:t>into</w:t>
      </w:r>
      <w:r w:rsidRPr="00E46CA3">
        <w:rPr>
          <w:spacing w:val="28"/>
          <w:lang w:val="en-GB"/>
        </w:rPr>
        <w:t xml:space="preserve"> </w:t>
      </w:r>
      <w:r w:rsidRPr="00E46CA3">
        <w:rPr>
          <w:lang w:val="en-GB"/>
        </w:rPr>
        <w:t>a</w:t>
      </w:r>
      <w:r w:rsidRPr="00E46CA3">
        <w:rPr>
          <w:spacing w:val="29"/>
          <w:lang w:val="en-GB"/>
        </w:rPr>
        <w:t xml:space="preserve"> </w:t>
      </w:r>
      <w:r w:rsidRPr="00E46CA3">
        <w:rPr>
          <w:lang w:val="en-GB"/>
        </w:rPr>
        <w:t>list of separate exchanges, and only those explicitly defined as hazardous</w:t>
      </w:r>
      <w:r w:rsidRPr="00E46CA3">
        <w:rPr>
          <w:spacing w:val="-9"/>
          <w:lang w:val="en-GB"/>
        </w:rPr>
        <w:t xml:space="preserve"> </w:t>
      </w:r>
      <w:r w:rsidRPr="00E46CA3">
        <w:rPr>
          <w:lang w:val="en-GB"/>
        </w:rPr>
        <w:t>are</w:t>
      </w:r>
      <w:r w:rsidRPr="00E46CA3">
        <w:rPr>
          <w:spacing w:val="-9"/>
          <w:lang w:val="en-GB"/>
        </w:rPr>
        <w:t xml:space="preserve"> </w:t>
      </w:r>
      <w:r w:rsidRPr="00E46CA3">
        <w:rPr>
          <w:lang w:val="en-GB"/>
        </w:rPr>
        <w:t>marked</w:t>
      </w:r>
      <w:r w:rsidRPr="00E46CA3">
        <w:rPr>
          <w:spacing w:val="-9"/>
          <w:lang w:val="en-GB"/>
        </w:rPr>
        <w:t xml:space="preserve"> </w:t>
      </w:r>
      <w:r w:rsidRPr="00E46CA3">
        <w:rPr>
          <w:lang w:val="en-GB"/>
        </w:rPr>
        <w:t>as</w:t>
      </w:r>
      <w:r w:rsidRPr="00E46CA3">
        <w:rPr>
          <w:spacing w:val="-9"/>
          <w:lang w:val="en-GB"/>
        </w:rPr>
        <w:t xml:space="preserve"> </w:t>
      </w:r>
      <w:r w:rsidRPr="00E46CA3">
        <w:rPr>
          <w:lang w:val="en-GB"/>
        </w:rPr>
        <w:t>such.</w:t>
      </w:r>
      <w:r w:rsidRPr="00E46CA3">
        <w:rPr>
          <w:spacing w:val="-9"/>
          <w:lang w:val="en-GB"/>
        </w:rPr>
        <w:t xml:space="preserve"> </w:t>
      </w:r>
      <w:r w:rsidRPr="00E46CA3">
        <w:rPr>
          <w:lang w:val="en-GB"/>
        </w:rPr>
        <w:t>The</w:t>
      </w:r>
      <w:r w:rsidRPr="00E46CA3">
        <w:rPr>
          <w:spacing w:val="-9"/>
          <w:lang w:val="en-GB"/>
        </w:rPr>
        <w:t xml:space="preserve"> </w:t>
      </w:r>
      <w:r w:rsidRPr="00E46CA3">
        <w:rPr>
          <w:lang w:val="en-GB"/>
        </w:rPr>
        <w:t>‘T-reX’</w:t>
      </w:r>
      <w:r w:rsidRPr="00E46CA3">
        <w:rPr>
          <w:spacing w:val="-9"/>
          <w:lang w:val="en-GB"/>
        </w:rPr>
        <w:t xml:space="preserve"> </w:t>
      </w:r>
      <w:r w:rsidRPr="00E46CA3">
        <w:rPr>
          <w:lang w:val="en-GB"/>
        </w:rPr>
        <w:t>Python</w:t>
      </w:r>
      <w:r w:rsidRPr="00E46CA3">
        <w:rPr>
          <w:spacing w:val="-9"/>
          <w:lang w:val="en-GB"/>
        </w:rPr>
        <w:t xml:space="preserve"> </w:t>
      </w:r>
      <w:r w:rsidRPr="00E46CA3">
        <w:rPr>
          <w:lang w:val="en-GB"/>
        </w:rPr>
        <w:t>software tool presented herein provides a more flexible, transparent, and user-friendly approach to quantifying waste flows in LCA.</w:t>
      </w:r>
      <w:r w:rsidRPr="00E46CA3">
        <w:rPr>
          <w:spacing w:val="-3"/>
          <w:lang w:val="en-GB"/>
        </w:rPr>
        <w:t xml:space="preserve"> </w:t>
      </w:r>
      <w:r w:rsidRPr="00E46CA3">
        <w:rPr>
          <w:lang w:val="en-GB"/>
        </w:rPr>
        <w:t>Moreover,</w:t>
      </w:r>
      <w:r w:rsidRPr="00E46CA3">
        <w:rPr>
          <w:spacing w:val="-3"/>
          <w:lang w:val="en-GB"/>
        </w:rPr>
        <w:t xml:space="preserve"> </w:t>
      </w:r>
      <w:r w:rsidRPr="00E46CA3">
        <w:rPr>
          <w:lang w:val="en-GB"/>
        </w:rPr>
        <w:t>the</w:t>
      </w:r>
      <w:r w:rsidRPr="00E46CA3">
        <w:rPr>
          <w:spacing w:val="-3"/>
          <w:lang w:val="en-GB"/>
        </w:rPr>
        <w:t xml:space="preserve"> </w:t>
      </w:r>
      <w:r w:rsidRPr="00E46CA3">
        <w:rPr>
          <w:lang w:val="en-GB"/>
        </w:rPr>
        <w:t>utility</w:t>
      </w:r>
      <w:r w:rsidRPr="00E46CA3">
        <w:rPr>
          <w:spacing w:val="-3"/>
          <w:lang w:val="en-GB"/>
        </w:rPr>
        <w:t xml:space="preserve"> </w:t>
      </w:r>
      <w:r w:rsidRPr="00E46CA3">
        <w:rPr>
          <w:lang w:val="en-GB"/>
        </w:rPr>
        <w:t>of</w:t>
      </w:r>
      <w:r w:rsidRPr="00E46CA3">
        <w:rPr>
          <w:spacing w:val="-3"/>
          <w:lang w:val="en-GB"/>
        </w:rPr>
        <w:t xml:space="preserve"> </w:t>
      </w:r>
      <w:r w:rsidRPr="00E46CA3">
        <w:rPr>
          <w:lang w:val="en-GB"/>
        </w:rPr>
        <w:t>T-reX</w:t>
      </w:r>
      <w:r w:rsidRPr="00E46CA3">
        <w:rPr>
          <w:spacing w:val="-3"/>
          <w:lang w:val="en-GB"/>
        </w:rPr>
        <w:t xml:space="preserve"> </w:t>
      </w:r>
      <w:r w:rsidRPr="00E46CA3">
        <w:rPr>
          <w:lang w:val="en-GB"/>
        </w:rPr>
        <w:t>is</w:t>
      </w:r>
      <w:r w:rsidRPr="00E46CA3">
        <w:rPr>
          <w:spacing w:val="-3"/>
          <w:lang w:val="en-GB"/>
        </w:rPr>
        <w:t xml:space="preserve"> </w:t>
      </w:r>
      <w:r w:rsidRPr="00E46CA3">
        <w:rPr>
          <w:lang w:val="en-GB"/>
        </w:rPr>
        <w:t>not</w:t>
      </w:r>
      <w:r w:rsidRPr="00E46CA3">
        <w:rPr>
          <w:spacing w:val="-3"/>
          <w:lang w:val="en-GB"/>
        </w:rPr>
        <w:t xml:space="preserve"> </w:t>
      </w:r>
      <w:r w:rsidRPr="00E46CA3">
        <w:rPr>
          <w:lang w:val="en-GB"/>
        </w:rPr>
        <w:t>limited</w:t>
      </w:r>
      <w:r w:rsidRPr="00E46CA3">
        <w:rPr>
          <w:spacing w:val="-3"/>
          <w:lang w:val="en-GB"/>
        </w:rPr>
        <w:t xml:space="preserve"> </w:t>
      </w:r>
      <w:r w:rsidRPr="00E46CA3">
        <w:rPr>
          <w:lang w:val="en-GB"/>
        </w:rPr>
        <w:t>to</w:t>
      </w:r>
      <w:r w:rsidRPr="00E46CA3">
        <w:rPr>
          <w:spacing w:val="-3"/>
          <w:lang w:val="en-GB"/>
        </w:rPr>
        <w:t xml:space="preserve"> </w:t>
      </w:r>
      <w:r w:rsidRPr="00E46CA3">
        <w:rPr>
          <w:lang w:val="en-GB"/>
        </w:rPr>
        <w:t>waste, it</w:t>
      </w:r>
      <w:r w:rsidRPr="00E46CA3">
        <w:rPr>
          <w:spacing w:val="-2"/>
          <w:lang w:val="en-GB"/>
        </w:rPr>
        <w:t xml:space="preserve"> </w:t>
      </w:r>
      <w:r w:rsidRPr="00E46CA3">
        <w:rPr>
          <w:lang w:val="en-GB"/>
        </w:rPr>
        <w:t>can</w:t>
      </w:r>
      <w:r w:rsidRPr="00E46CA3">
        <w:rPr>
          <w:spacing w:val="-2"/>
          <w:lang w:val="en-GB"/>
        </w:rPr>
        <w:t xml:space="preserve"> </w:t>
      </w:r>
      <w:r w:rsidRPr="00E46CA3">
        <w:rPr>
          <w:lang w:val="en-GB"/>
        </w:rPr>
        <w:t>be</w:t>
      </w:r>
      <w:r w:rsidRPr="00E46CA3">
        <w:rPr>
          <w:spacing w:val="-2"/>
          <w:lang w:val="en-GB"/>
        </w:rPr>
        <w:t xml:space="preserve"> </w:t>
      </w:r>
      <w:r w:rsidRPr="00E46CA3">
        <w:rPr>
          <w:lang w:val="en-GB"/>
        </w:rPr>
        <w:t>used</w:t>
      </w:r>
      <w:r w:rsidRPr="00E46CA3">
        <w:rPr>
          <w:spacing w:val="-2"/>
          <w:lang w:val="en-GB"/>
        </w:rPr>
        <w:t xml:space="preserve"> </w:t>
      </w:r>
      <w:r w:rsidRPr="00E46CA3">
        <w:rPr>
          <w:lang w:val="en-GB"/>
        </w:rPr>
        <w:t>to</w:t>
      </w:r>
      <w:r w:rsidRPr="00E46CA3">
        <w:rPr>
          <w:spacing w:val="-2"/>
          <w:lang w:val="en-GB"/>
        </w:rPr>
        <w:t xml:space="preserve"> </w:t>
      </w:r>
      <w:r w:rsidRPr="00E46CA3">
        <w:rPr>
          <w:lang w:val="en-GB"/>
        </w:rPr>
        <w:t>categorise</w:t>
      </w:r>
      <w:r w:rsidRPr="00E46CA3">
        <w:rPr>
          <w:spacing w:val="-2"/>
          <w:lang w:val="en-GB"/>
        </w:rPr>
        <w:t xml:space="preserve"> </w:t>
      </w:r>
      <w:r w:rsidRPr="00E46CA3">
        <w:rPr>
          <w:lang w:val="en-GB"/>
        </w:rPr>
        <w:t>and</w:t>
      </w:r>
      <w:r w:rsidRPr="00E46CA3">
        <w:rPr>
          <w:spacing w:val="-2"/>
          <w:lang w:val="en-GB"/>
        </w:rPr>
        <w:t xml:space="preserve"> </w:t>
      </w:r>
      <w:r w:rsidRPr="00E46CA3">
        <w:rPr>
          <w:lang w:val="en-GB"/>
        </w:rPr>
        <w:t>aggregate</w:t>
      </w:r>
      <w:r w:rsidRPr="00E46CA3">
        <w:rPr>
          <w:spacing w:val="-3"/>
          <w:lang w:val="en-GB"/>
        </w:rPr>
        <w:t xml:space="preserve"> </w:t>
      </w:r>
      <w:r w:rsidRPr="00E46CA3">
        <w:rPr>
          <w:lang w:val="en-GB"/>
        </w:rPr>
        <w:t>any</w:t>
      </w:r>
      <w:r w:rsidRPr="00E46CA3">
        <w:rPr>
          <w:spacing w:val="-2"/>
          <w:lang w:val="en-GB"/>
        </w:rPr>
        <w:t xml:space="preserve"> </w:t>
      </w:r>
      <w:r w:rsidRPr="00E46CA3">
        <w:rPr>
          <w:lang w:val="en-GB"/>
        </w:rPr>
        <w:t>technosphere exchange</w:t>
      </w:r>
      <w:r w:rsidRPr="00E46CA3">
        <w:rPr>
          <w:spacing w:val="-1"/>
          <w:lang w:val="en-GB"/>
        </w:rPr>
        <w:t xml:space="preserve"> </w:t>
      </w:r>
      <w:r w:rsidRPr="00E46CA3">
        <w:rPr>
          <w:lang w:val="en-GB"/>
        </w:rPr>
        <w:t>of</w:t>
      </w:r>
      <w:r w:rsidRPr="00E46CA3">
        <w:rPr>
          <w:spacing w:val="-1"/>
          <w:lang w:val="en-GB"/>
        </w:rPr>
        <w:t xml:space="preserve"> </w:t>
      </w:r>
      <w:r w:rsidRPr="00E46CA3">
        <w:rPr>
          <w:lang w:val="en-GB"/>
        </w:rPr>
        <w:t>interest</w:t>
      </w:r>
      <w:r w:rsidRPr="00E46CA3">
        <w:rPr>
          <w:spacing w:val="-1"/>
          <w:lang w:val="en-GB"/>
        </w:rPr>
        <w:t xml:space="preserve"> </w:t>
      </w:r>
      <w:r w:rsidRPr="00E46CA3">
        <w:rPr>
          <w:lang w:val="en-GB"/>
        </w:rPr>
        <w:t>(or</w:t>
      </w:r>
      <w:r w:rsidRPr="00E46CA3">
        <w:rPr>
          <w:spacing w:val="-1"/>
          <w:lang w:val="en-GB"/>
        </w:rPr>
        <w:t xml:space="preserve"> </w:t>
      </w:r>
      <w:r w:rsidRPr="00E46CA3">
        <w:rPr>
          <w:lang w:val="en-GB"/>
        </w:rPr>
        <w:t>customised</w:t>
      </w:r>
      <w:r w:rsidRPr="00E46CA3">
        <w:rPr>
          <w:spacing w:val="-1"/>
          <w:lang w:val="en-GB"/>
        </w:rPr>
        <w:t xml:space="preserve"> </w:t>
      </w:r>
      <w:r w:rsidRPr="00E46CA3">
        <w:rPr>
          <w:lang w:val="en-GB"/>
        </w:rPr>
        <w:t>grouping</w:t>
      </w:r>
      <w:r w:rsidRPr="00E46CA3">
        <w:rPr>
          <w:spacing w:val="-1"/>
          <w:lang w:val="en-GB"/>
        </w:rPr>
        <w:t xml:space="preserve"> </w:t>
      </w:r>
      <w:r w:rsidRPr="00E46CA3">
        <w:rPr>
          <w:lang w:val="en-GB"/>
        </w:rPr>
        <w:t>thereof),</w:t>
      </w:r>
      <w:r w:rsidRPr="00E46CA3">
        <w:rPr>
          <w:spacing w:val="-1"/>
          <w:lang w:val="en-GB"/>
        </w:rPr>
        <w:t xml:space="preserve"> </w:t>
      </w:r>
      <w:r w:rsidRPr="00E46CA3">
        <w:rPr>
          <w:lang w:val="en-GB"/>
        </w:rPr>
        <w:t>such as water, gas, and critical raw materials.</w:t>
      </w:r>
    </w:p>
    <w:p w14:paraId="56483811" w14:textId="77777777" w:rsidR="009C0070" w:rsidRPr="00E46CA3" w:rsidRDefault="00000000">
      <w:pPr>
        <w:pStyle w:val="Heading3"/>
        <w:numPr>
          <w:ilvl w:val="2"/>
          <w:numId w:val="3"/>
        </w:numPr>
        <w:tabs>
          <w:tab w:val="left" w:pos="585"/>
        </w:tabs>
        <w:spacing w:before="186"/>
        <w:ind w:left="585" w:hanging="551"/>
        <w:rPr>
          <w:lang w:val="en-GB"/>
        </w:rPr>
      </w:pPr>
      <w:r w:rsidRPr="00E46CA3">
        <w:rPr>
          <w:w w:val="105"/>
          <w:lang w:val="en-GB"/>
        </w:rPr>
        <w:t>Material</w:t>
      </w:r>
      <w:r w:rsidRPr="00E46CA3">
        <w:rPr>
          <w:spacing w:val="11"/>
          <w:w w:val="105"/>
          <w:lang w:val="en-GB"/>
        </w:rPr>
        <w:t xml:space="preserve"> </w:t>
      </w:r>
      <w:r w:rsidRPr="00E46CA3">
        <w:rPr>
          <w:w w:val="105"/>
          <w:lang w:val="en-GB"/>
        </w:rPr>
        <w:t>demand</w:t>
      </w:r>
      <w:r w:rsidRPr="00E46CA3">
        <w:rPr>
          <w:spacing w:val="12"/>
          <w:w w:val="105"/>
          <w:lang w:val="en-GB"/>
        </w:rPr>
        <w:t xml:space="preserve"> </w:t>
      </w:r>
      <w:r w:rsidRPr="00E46CA3">
        <w:rPr>
          <w:w w:val="105"/>
          <w:lang w:val="en-GB"/>
        </w:rPr>
        <w:t>in</w:t>
      </w:r>
      <w:r w:rsidRPr="00E46CA3">
        <w:rPr>
          <w:spacing w:val="12"/>
          <w:w w:val="105"/>
          <w:lang w:val="en-GB"/>
        </w:rPr>
        <w:t xml:space="preserve"> </w:t>
      </w:r>
      <w:r w:rsidRPr="00E46CA3">
        <w:rPr>
          <w:spacing w:val="-5"/>
          <w:w w:val="105"/>
          <w:lang w:val="en-GB"/>
        </w:rPr>
        <w:t>LCA</w:t>
      </w:r>
    </w:p>
    <w:p w14:paraId="6E6E355D" w14:textId="38FAB631" w:rsidR="009C0070" w:rsidRPr="00E46CA3" w:rsidRDefault="00000000" w:rsidP="00840D2C">
      <w:pPr>
        <w:pStyle w:val="BodyText"/>
        <w:spacing w:before="9" w:line="249" w:lineRule="auto"/>
        <w:ind w:left="34" w:right="1" w:firstLine="298"/>
        <w:rPr>
          <w:lang w:val="en-GB"/>
        </w:rPr>
      </w:pPr>
      <w:r w:rsidRPr="00E46CA3">
        <w:rPr>
          <w:lang w:val="en-GB"/>
        </w:rPr>
        <w:t>In the context of geopolitical tension and a mineral</w:t>
      </w:r>
      <w:r w:rsidR="00AD074B" w:rsidRPr="00E46CA3">
        <w:rPr>
          <w:lang w:val="en-GB"/>
        </w:rPr>
        <w:t>-</w:t>
      </w:r>
      <w:r w:rsidRPr="00E46CA3">
        <w:rPr>
          <w:lang w:val="en-GB"/>
        </w:rPr>
        <w:t>hungry ‘renewable energy transition’, greater attention is</w:t>
      </w:r>
      <w:r w:rsidR="00840D2C" w:rsidRPr="00E46CA3">
        <w:rPr>
          <w:lang w:val="en-GB"/>
        </w:rPr>
        <w:t xml:space="preserve"> </w:t>
      </w:r>
      <w:r w:rsidRPr="00E46CA3">
        <w:rPr>
          <w:lang w:val="en-GB"/>
        </w:rPr>
        <w:t>being</w:t>
      </w:r>
      <w:r w:rsidRPr="00E46CA3">
        <w:rPr>
          <w:spacing w:val="16"/>
          <w:lang w:val="en-GB"/>
        </w:rPr>
        <w:t xml:space="preserve"> </w:t>
      </w:r>
      <w:r w:rsidRPr="00E46CA3">
        <w:rPr>
          <w:lang w:val="en-GB"/>
        </w:rPr>
        <w:t>given</w:t>
      </w:r>
      <w:r w:rsidRPr="00E46CA3">
        <w:rPr>
          <w:spacing w:val="17"/>
          <w:lang w:val="en-GB"/>
        </w:rPr>
        <w:t xml:space="preserve"> </w:t>
      </w:r>
      <w:r w:rsidRPr="00E46CA3">
        <w:rPr>
          <w:lang w:val="en-GB"/>
        </w:rPr>
        <w:t>to</w:t>
      </w:r>
      <w:r w:rsidRPr="00E46CA3">
        <w:rPr>
          <w:spacing w:val="17"/>
          <w:lang w:val="en-GB"/>
        </w:rPr>
        <w:t xml:space="preserve"> </w:t>
      </w:r>
      <w:r w:rsidRPr="00E46CA3">
        <w:rPr>
          <w:lang w:val="en-GB"/>
        </w:rPr>
        <w:t>the</w:t>
      </w:r>
      <w:r w:rsidRPr="00E46CA3">
        <w:rPr>
          <w:spacing w:val="16"/>
          <w:lang w:val="en-GB"/>
        </w:rPr>
        <w:t xml:space="preserve"> </w:t>
      </w:r>
      <w:r w:rsidRPr="00E46CA3">
        <w:rPr>
          <w:lang w:val="en-GB"/>
        </w:rPr>
        <w:t>security</w:t>
      </w:r>
      <w:r w:rsidRPr="00E46CA3">
        <w:rPr>
          <w:spacing w:val="17"/>
          <w:lang w:val="en-GB"/>
        </w:rPr>
        <w:t xml:space="preserve"> </w:t>
      </w:r>
      <w:r w:rsidRPr="00E46CA3">
        <w:rPr>
          <w:lang w:val="en-GB"/>
        </w:rPr>
        <w:t>of</w:t>
      </w:r>
      <w:r w:rsidRPr="00E46CA3">
        <w:rPr>
          <w:spacing w:val="17"/>
          <w:lang w:val="en-GB"/>
        </w:rPr>
        <w:t xml:space="preserve"> </w:t>
      </w:r>
      <w:r w:rsidRPr="00E46CA3">
        <w:rPr>
          <w:lang w:val="en-GB"/>
        </w:rPr>
        <w:t>material</w:t>
      </w:r>
      <w:r w:rsidRPr="00E46CA3">
        <w:rPr>
          <w:spacing w:val="17"/>
          <w:lang w:val="en-GB"/>
        </w:rPr>
        <w:t xml:space="preserve"> </w:t>
      </w:r>
      <w:r w:rsidRPr="00E46CA3">
        <w:rPr>
          <w:lang w:val="en-GB"/>
        </w:rPr>
        <w:t>supply—</w:t>
      </w:r>
      <w:r w:rsidRPr="00E46CA3">
        <w:rPr>
          <w:spacing w:val="-2"/>
          <w:lang w:val="en-GB"/>
        </w:rPr>
        <w:t>especially</w:t>
      </w:r>
      <w:r w:rsidR="00840D2C" w:rsidRPr="00E46CA3">
        <w:rPr>
          <w:spacing w:val="-2"/>
          <w:lang w:val="en-GB"/>
        </w:rPr>
        <w:t xml:space="preserve"> </w:t>
      </w:r>
      <w:r w:rsidRPr="00E46CA3">
        <w:rPr>
          <w:spacing w:val="-2"/>
          <w:lang w:val="en-GB"/>
        </w:rPr>
        <w:t>for</w:t>
      </w:r>
      <w:r w:rsidRPr="00E46CA3">
        <w:rPr>
          <w:spacing w:val="-7"/>
          <w:lang w:val="en-GB"/>
        </w:rPr>
        <w:t xml:space="preserve"> </w:t>
      </w:r>
      <w:r w:rsidRPr="00E46CA3">
        <w:rPr>
          <w:spacing w:val="-2"/>
          <w:lang w:val="en-GB"/>
        </w:rPr>
        <w:t>those</w:t>
      </w:r>
      <w:r w:rsidRPr="00E46CA3">
        <w:rPr>
          <w:spacing w:val="-7"/>
          <w:lang w:val="en-GB"/>
        </w:rPr>
        <w:t xml:space="preserve"> </w:t>
      </w:r>
      <w:r w:rsidRPr="00E46CA3">
        <w:rPr>
          <w:spacing w:val="-2"/>
          <w:lang w:val="en-GB"/>
        </w:rPr>
        <w:t>considered</w:t>
      </w:r>
      <w:r w:rsidRPr="00E46CA3">
        <w:rPr>
          <w:spacing w:val="-7"/>
          <w:lang w:val="en-GB"/>
        </w:rPr>
        <w:t xml:space="preserve"> </w:t>
      </w:r>
      <w:r w:rsidRPr="00E46CA3">
        <w:rPr>
          <w:spacing w:val="-2"/>
          <w:lang w:val="en-GB"/>
        </w:rPr>
        <w:t>‘critical</w:t>
      </w:r>
      <w:r w:rsidRPr="00E46CA3">
        <w:rPr>
          <w:spacing w:val="-8"/>
          <w:lang w:val="en-GB"/>
        </w:rPr>
        <w:t xml:space="preserve"> </w:t>
      </w:r>
      <w:r w:rsidRPr="00E46CA3">
        <w:rPr>
          <w:spacing w:val="-2"/>
          <w:lang w:val="en-GB"/>
        </w:rPr>
        <w:t>raw</w:t>
      </w:r>
      <w:r w:rsidRPr="00E46CA3">
        <w:rPr>
          <w:spacing w:val="-7"/>
          <w:lang w:val="en-GB"/>
        </w:rPr>
        <w:t xml:space="preserve"> </w:t>
      </w:r>
      <w:r w:rsidRPr="00E46CA3">
        <w:rPr>
          <w:spacing w:val="-2"/>
          <w:lang w:val="en-GB"/>
        </w:rPr>
        <w:t>materials’</w:t>
      </w:r>
      <w:r w:rsidRPr="00E46CA3">
        <w:rPr>
          <w:spacing w:val="-7"/>
          <w:lang w:val="en-GB"/>
        </w:rPr>
        <w:t xml:space="preserve"> </w:t>
      </w:r>
      <w:r w:rsidRPr="00E46CA3">
        <w:rPr>
          <w:spacing w:val="-2"/>
          <w:lang w:val="en-GB"/>
        </w:rPr>
        <w:t>(CRMs)</w:t>
      </w:r>
      <w:r w:rsidRPr="00E46CA3">
        <w:rPr>
          <w:spacing w:val="-7"/>
          <w:lang w:val="en-GB"/>
        </w:rPr>
        <w:t xml:space="preserve"> </w:t>
      </w:r>
      <w:r w:rsidRPr="00E46CA3">
        <w:rPr>
          <w:spacing w:val="-2"/>
          <w:lang w:val="en-GB"/>
        </w:rPr>
        <w:t>(</w:t>
      </w:r>
      <w:hyperlink w:anchor="_bookmark45" w:history="1">
        <w:r w:rsidRPr="00E46CA3">
          <w:rPr>
            <w:color w:val="2F4F4F"/>
            <w:spacing w:val="-2"/>
            <w:lang w:val="en-GB"/>
          </w:rPr>
          <w:t>European</w:t>
        </w:r>
      </w:hyperlink>
      <w:r w:rsidRPr="00E46CA3">
        <w:rPr>
          <w:color w:val="2F4F4F"/>
          <w:spacing w:val="-2"/>
          <w:lang w:val="en-GB"/>
        </w:rPr>
        <w:t xml:space="preserve"> </w:t>
      </w:r>
      <w:hyperlink w:anchor="_bookmark45" w:history="1">
        <w:r w:rsidRPr="00E46CA3">
          <w:rPr>
            <w:color w:val="2F4F4F"/>
            <w:lang w:val="en-GB"/>
          </w:rPr>
          <w:t>Commission and DG-GROW</w:t>
        </w:r>
      </w:hyperlink>
      <w:r w:rsidRPr="00E46CA3">
        <w:rPr>
          <w:lang w:val="en-GB"/>
        </w:rPr>
        <w:t xml:space="preserve">, </w:t>
      </w:r>
      <w:hyperlink w:anchor="_bookmark45" w:history="1">
        <w:r w:rsidRPr="00E46CA3">
          <w:rPr>
            <w:color w:val="2F4F4F"/>
            <w:lang w:val="en-GB"/>
          </w:rPr>
          <w:t>2023</w:t>
        </w:r>
      </w:hyperlink>
      <w:r w:rsidRPr="00E46CA3">
        <w:rPr>
          <w:lang w:val="en-GB"/>
        </w:rPr>
        <w:t xml:space="preserve">; </w:t>
      </w:r>
      <w:hyperlink w:anchor="_bookmark38" w:history="1">
        <w:r w:rsidRPr="00E46CA3">
          <w:rPr>
            <w:color w:val="2F4F4F"/>
            <w:lang w:val="en-GB"/>
          </w:rPr>
          <w:t>Hool et al.</w:t>
        </w:r>
      </w:hyperlink>
      <w:r w:rsidRPr="00E46CA3">
        <w:rPr>
          <w:lang w:val="en-GB"/>
        </w:rPr>
        <w:t xml:space="preserve">, </w:t>
      </w:r>
      <w:hyperlink w:anchor="_bookmark38" w:history="1">
        <w:r w:rsidRPr="00E46CA3">
          <w:rPr>
            <w:color w:val="2F4F4F"/>
            <w:lang w:val="en-GB"/>
          </w:rPr>
          <w:t>2023</w:t>
        </w:r>
      </w:hyperlink>
      <w:r w:rsidRPr="00E46CA3">
        <w:rPr>
          <w:lang w:val="en-GB"/>
        </w:rPr>
        <w:t xml:space="preserve">; </w:t>
      </w:r>
      <w:hyperlink w:anchor="_bookmark59" w:history="1">
        <w:r w:rsidRPr="00E46CA3">
          <w:rPr>
            <w:color w:val="2F4F4F"/>
            <w:lang w:val="en-GB"/>
          </w:rPr>
          <w:t>Man</w:t>
        </w:r>
      </w:hyperlink>
      <w:hyperlink w:anchor="_bookmark59" w:history="1">
        <w:r w:rsidRPr="00E46CA3">
          <w:rPr>
            <w:color w:val="2F4F4F"/>
            <w:lang w:val="en-GB"/>
          </w:rPr>
          <w:t>cini et al.</w:t>
        </w:r>
      </w:hyperlink>
      <w:r w:rsidRPr="00E46CA3">
        <w:rPr>
          <w:lang w:val="en-GB"/>
        </w:rPr>
        <w:t xml:space="preserve">, </w:t>
      </w:r>
      <w:hyperlink w:anchor="_bookmark59" w:history="1">
        <w:r w:rsidRPr="00E46CA3">
          <w:rPr>
            <w:color w:val="2F4F4F"/>
            <w:lang w:val="en-GB"/>
          </w:rPr>
          <w:t>2013</w:t>
        </w:r>
      </w:hyperlink>
      <w:r w:rsidRPr="00E46CA3">
        <w:rPr>
          <w:lang w:val="en-GB"/>
        </w:rPr>
        <w:t xml:space="preserve">; </w:t>
      </w:r>
      <w:hyperlink w:anchor="_bookmark23" w:history="1">
        <w:r w:rsidRPr="00E46CA3">
          <w:rPr>
            <w:color w:val="2F4F4F"/>
            <w:lang w:val="en-GB"/>
          </w:rPr>
          <w:t>Carrara et al.</w:t>
        </w:r>
      </w:hyperlink>
      <w:r w:rsidRPr="00E46CA3">
        <w:rPr>
          <w:lang w:val="en-GB"/>
        </w:rPr>
        <w:t xml:space="preserve">, </w:t>
      </w:r>
      <w:hyperlink w:anchor="_bookmark23" w:history="1">
        <w:r w:rsidRPr="00E46CA3">
          <w:rPr>
            <w:color w:val="2F4F4F"/>
            <w:lang w:val="en-GB"/>
          </w:rPr>
          <w:t>2023</w:t>
        </w:r>
      </w:hyperlink>
      <w:r w:rsidRPr="00E46CA3">
        <w:rPr>
          <w:lang w:val="en-GB"/>
        </w:rPr>
        <w:t xml:space="preserve">; </w:t>
      </w:r>
      <w:hyperlink w:anchor="_bookmark33" w:history="1">
        <w:r w:rsidRPr="00E46CA3">
          <w:rPr>
            <w:color w:val="2F4F4F"/>
            <w:lang w:val="en-GB"/>
          </w:rPr>
          <w:t>Hartley et al.</w:t>
        </w:r>
      </w:hyperlink>
      <w:r w:rsidRPr="00E46CA3">
        <w:rPr>
          <w:lang w:val="en-GB"/>
        </w:rPr>
        <w:t xml:space="preserve">, </w:t>
      </w:r>
      <w:hyperlink w:anchor="_bookmark33" w:history="1">
        <w:r w:rsidRPr="00E46CA3">
          <w:rPr>
            <w:color w:val="2F4F4F"/>
            <w:lang w:val="en-GB"/>
          </w:rPr>
          <w:t>2024</w:t>
        </w:r>
      </w:hyperlink>
      <w:r w:rsidRPr="00E46CA3">
        <w:rPr>
          <w:lang w:val="en-GB"/>
        </w:rPr>
        <w:t xml:space="preserve">; </w:t>
      </w:r>
      <w:hyperlink w:anchor="_bookmark90" w:history="1">
        <w:r w:rsidRPr="00E46CA3">
          <w:rPr>
            <w:color w:val="2F4F4F"/>
            <w:lang w:val="en-GB"/>
          </w:rPr>
          <w:t>Salviulo et al.</w:t>
        </w:r>
      </w:hyperlink>
      <w:r w:rsidRPr="00E46CA3">
        <w:rPr>
          <w:lang w:val="en-GB"/>
        </w:rPr>
        <w:t xml:space="preserve">, </w:t>
      </w:r>
      <w:hyperlink w:anchor="_bookmark90" w:history="1">
        <w:r w:rsidRPr="00E46CA3">
          <w:rPr>
            <w:color w:val="2F4F4F"/>
            <w:lang w:val="en-GB"/>
          </w:rPr>
          <w:t>2021</w:t>
        </w:r>
      </w:hyperlink>
      <w:r w:rsidRPr="00E46CA3">
        <w:rPr>
          <w:lang w:val="en-GB"/>
        </w:rPr>
        <w:t xml:space="preserve">; </w:t>
      </w:r>
      <w:hyperlink w:anchor="_bookmark46" w:history="1">
        <w:r w:rsidRPr="00E46CA3">
          <w:rPr>
            <w:color w:val="2F4F4F"/>
            <w:lang w:val="en-GB"/>
          </w:rPr>
          <w:t>IEA</w:t>
        </w:r>
      </w:hyperlink>
      <w:r w:rsidRPr="00E46CA3">
        <w:rPr>
          <w:lang w:val="en-GB"/>
        </w:rPr>
        <w:t xml:space="preserve">, </w:t>
      </w:r>
      <w:hyperlink w:anchor="_bookmark46" w:history="1">
        <w:r w:rsidRPr="00E46CA3">
          <w:rPr>
            <w:color w:val="2F4F4F"/>
            <w:lang w:val="en-GB"/>
          </w:rPr>
          <w:t>2023a</w:t>
        </w:r>
      </w:hyperlink>
      <w:r w:rsidRPr="00E46CA3">
        <w:rPr>
          <w:lang w:val="en-GB"/>
        </w:rPr>
        <w:t>,</w:t>
      </w:r>
      <w:hyperlink w:anchor="_bookmark47" w:history="1">
        <w:r w:rsidRPr="00E46CA3">
          <w:rPr>
            <w:color w:val="2F4F4F"/>
            <w:lang w:val="en-GB"/>
          </w:rPr>
          <w:t>b</w:t>
        </w:r>
      </w:hyperlink>
      <w:r w:rsidRPr="00E46CA3">
        <w:rPr>
          <w:lang w:val="en-GB"/>
        </w:rPr>
        <w:t>). While LCA seeks to model</w:t>
      </w:r>
      <w:r w:rsidRPr="00E46CA3">
        <w:rPr>
          <w:spacing w:val="40"/>
          <w:lang w:val="en-GB"/>
        </w:rPr>
        <w:t xml:space="preserve"> </w:t>
      </w:r>
      <w:r w:rsidRPr="00E46CA3">
        <w:rPr>
          <w:lang w:val="en-GB"/>
        </w:rPr>
        <w:t>the</w:t>
      </w:r>
      <w:r w:rsidRPr="00E46CA3">
        <w:rPr>
          <w:spacing w:val="40"/>
          <w:lang w:val="en-GB"/>
        </w:rPr>
        <w:t xml:space="preserve"> </w:t>
      </w:r>
      <w:r w:rsidRPr="00E46CA3">
        <w:rPr>
          <w:lang w:val="en-GB"/>
        </w:rPr>
        <w:t>technosphere</w:t>
      </w:r>
      <w:r w:rsidRPr="00E46CA3">
        <w:rPr>
          <w:spacing w:val="40"/>
          <w:lang w:val="en-GB"/>
        </w:rPr>
        <w:t xml:space="preserve"> </w:t>
      </w:r>
      <w:r w:rsidRPr="00E46CA3">
        <w:rPr>
          <w:lang w:val="en-GB"/>
        </w:rPr>
        <w:t>(a.k.a.</w:t>
      </w:r>
      <w:r w:rsidRPr="00E46CA3">
        <w:rPr>
          <w:spacing w:val="40"/>
          <w:lang w:val="en-GB"/>
        </w:rPr>
        <w:t xml:space="preserve"> </w:t>
      </w:r>
      <w:r w:rsidRPr="00E46CA3">
        <w:rPr>
          <w:lang w:val="en-GB"/>
        </w:rPr>
        <w:t>the</w:t>
      </w:r>
      <w:r w:rsidRPr="00E46CA3">
        <w:rPr>
          <w:spacing w:val="40"/>
          <w:lang w:val="en-GB"/>
        </w:rPr>
        <w:t xml:space="preserve"> </w:t>
      </w:r>
      <w:r w:rsidRPr="00E46CA3">
        <w:rPr>
          <w:lang w:val="en-GB"/>
        </w:rPr>
        <w:t>anthroposphere)</w:t>
      </w:r>
      <w:r w:rsidRPr="00E46CA3">
        <w:rPr>
          <w:spacing w:val="40"/>
          <w:lang w:val="en-GB"/>
        </w:rPr>
        <w:t xml:space="preserve"> </w:t>
      </w:r>
      <w:r w:rsidRPr="00E46CA3">
        <w:rPr>
          <w:lang w:val="en-GB"/>
        </w:rPr>
        <w:t>and its</w:t>
      </w:r>
      <w:r w:rsidRPr="00E46CA3">
        <w:rPr>
          <w:spacing w:val="40"/>
          <w:lang w:val="en-GB"/>
        </w:rPr>
        <w:t xml:space="preserve"> </w:t>
      </w:r>
      <w:r w:rsidRPr="00E46CA3">
        <w:rPr>
          <w:lang w:val="en-GB"/>
        </w:rPr>
        <w:t>exchanges</w:t>
      </w:r>
      <w:r w:rsidRPr="00E46CA3">
        <w:rPr>
          <w:spacing w:val="40"/>
          <w:lang w:val="en-GB"/>
        </w:rPr>
        <w:t xml:space="preserve"> </w:t>
      </w:r>
      <w:r w:rsidRPr="00E46CA3">
        <w:rPr>
          <w:lang w:val="en-GB"/>
        </w:rPr>
        <w:t>with</w:t>
      </w:r>
      <w:r w:rsidRPr="00E46CA3">
        <w:rPr>
          <w:spacing w:val="40"/>
          <w:lang w:val="en-GB"/>
        </w:rPr>
        <w:t xml:space="preserve"> </w:t>
      </w:r>
      <w:r w:rsidRPr="00E46CA3">
        <w:rPr>
          <w:lang w:val="en-GB"/>
        </w:rPr>
        <w:t>the</w:t>
      </w:r>
      <w:r w:rsidRPr="00E46CA3">
        <w:rPr>
          <w:spacing w:val="40"/>
          <w:lang w:val="en-GB"/>
        </w:rPr>
        <w:t xml:space="preserve"> </w:t>
      </w:r>
      <w:r w:rsidRPr="00E46CA3">
        <w:rPr>
          <w:lang w:val="en-GB"/>
        </w:rPr>
        <w:t>biosphere,</w:t>
      </w:r>
      <w:r w:rsidRPr="00E46CA3">
        <w:rPr>
          <w:spacing w:val="40"/>
          <w:lang w:val="en-GB"/>
        </w:rPr>
        <w:t xml:space="preserve"> </w:t>
      </w:r>
      <w:r w:rsidRPr="00E46CA3">
        <w:rPr>
          <w:lang w:val="en-GB"/>
        </w:rPr>
        <w:t>its</w:t>
      </w:r>
      <w:r w:rsidRPr="00E46CA3">
        <w:rPr>
          <w:spacing w:val="40"/>
          <w:lang w:val="en-GB"/>
        </w:rPr>
        <w:t xml:space="preserve"> </w:t>
      </w:r>
      <w:r w:rsidRPr="00E46CA3">
        <w:rPr>
          <w:lang w:val="en-GB"/>
        </w:rPr>
        <w:t>focus</w:t>
      </w:r>
      <w:r w:rsidRPr="00E46CA3">
        <w:rPr>
          <w:spacing w:val="40"/>
          <w:lang w:val="en-GB"/>
        </w:rPr>
        <w:t xml:space="preserve"> </w:t>
      </w:r>
      <w:r w:rsidRPr="00E46CA3">
        <w:rPr>
          <w:lang w:val="en-GB"/>
        </w:rPr>
        <w:t>is</w:t>
      </w:r>
      <w:r w:rsidRPr="00E46CA3">
        <w:rPr>
          <w:spacing w:val="40"/>
          <w:lang w:val="en-GB"/>
        </w:rPr>
        <w:t xml:space="preserve"> </w:t>
      </w:r>
      <w:r w:rsidRPr="00E46CA3">
        <w:rPr>
          <w:lang w:val="en-GB"/>
        </w:rPr>
        <w:t>often</w:t>
      </w:r>
      <w:r w:rsidRPr="00E46CA3">
        <w:rPr>
          <w:spacing w:val="40"/>
          <w:lang w:val="en-GB"/>
        </w:rPr>
        <w:t xml:space="preserve"> </w:t>
      </w:r>
      <w:r w:rsidRPr="00E46CA3">
        <w:rPr>
          <w:lang w:val="en-GB"/>
        </w:rPr>
        <w:t>on the environmental impacts of the system rather than the primary material flows themselves.</w:t>
      </w:r>
    </w:p>
    <w:p w14:paraId="0D1BCE52" w14:textId="0A42283C" w:rsidR="009C0070" w:rsidRPr="00E46CA3" w:rsidRDefault="00000000" w:rsidP="00F61435">
      <w:pPr>
        <w:pStyle w:val="BodyText"/>
        <w:spacing w:line="249" w:lineRule="auto"/>
        <w:ind w:left="25" w:right="307" w:firstLine="298"/>
        <w:rPr>
          <w:lang w:val="en-GB"/>
        </w:rPr>
      </w:pPr>
      <w:r w:rsidRPr="00E46CA3">
        <w:rPr>
          <w:lang w:val="en-GB"/>
        </w:rPr>
        <w:t>The</w:t>
      </w:r>
      <w:r w:rsidRPr="00E46CA3">
        <w:rPr>
          <w:spacing w:val="-13"/>
          <w:lang w:val="en-GB"/>
        </w:rPr>
        <w:t xml:space="preserve"> </w:t>
      </w:r>
      <w:r w:rsidRPr="00E46CA3">
        <w:rPr>
          <w:lang w:val="en-GB"/>
        </w:rPr>
        <w:t>Crustal</w:t>
      </w:r>
      <w:r w:rsidRPr="00E46CA3">
        <w:rPr>
          <w:spacing w:val="-12"/>
          <w:lang w:val="en-GB"/>
        </w:rPr>
        <w:t xml:space="preserve"> </w:t>
      </w:r>
      <w:r w:rsidRPr="00E46CA3">
        <w:rPr>
          <w:lang w:val="en-GB"/>
        </w:rPr>
        <w:t>Scarcity</w:t>
      </w:r>
      <w:r w:rsidRPr="00E46CA3">
        <w:rPr>
          <w:spacing w:val="-13"/>
          <w:lang w:val="en-GB"/>
        </w:rPr>
        <w:t xml:space="preserve"> </w:t>
      </w:r>
      <w:r w:rsidRPr="00E46CA3">
        <w:rPr>
          <w:lang w:val="en-GB"/>
        </w:rPr>
        <w:t>(CSI)</w:t>
      </w:r>
      <w:r w:rsidRPr="00E46CA3">
        <w:rPr>
          <w:spacing w:val="-12"/>
          <w:lang w:val="en-GB"/>
        </w:rPr>
        <w:t xml:space="preserve"> </w:t>
      </w:r>
      <w:r w:rsidRPr="00E46CA3">
        <w:rPr>
          <w:lang w:val="en-GB"/>
        </w:rPr>
        <w:t>LCIA</w:t>
      </w:r>
      <w:r w:rsidRPr="00E46CA3">
        <w:rPr>
          <w:spacing w:val="-13"/>
          <w:lang w:val="en-GB"/>
        </w:rPr>
        <w:t xml:space="preserve"> </w:t>
      </w:r>
      <w:r w:rsidRPr="00E46CA3">
        <w:rPr>
          <w:lang w:val="en-GB"/>
        </w:rPr>
        <w:t>method</w:t>
      </w:r>
      <w:r w:rsidRPr="00E46CA3">
        <w:rPr>
          <w:spacing w:val="-12"/>
          <w:lang w:val="en-GB"/>
        </w:rPr>
        <w:t xml:space="preserve"> </w:t>
      </w:r>
      <w:r w:rsidRPr="00E46CA3">
        <w:rPr>
          <w:lang w:val="en-GB"/>
        </w:rPr>
        <w:t>was</w:t>
      </w:r>
      <w:r w:rsidRPr="00E46CA3">
        <w:rPr>
          <w:spacing w:val="-13"/>
          <w:lang w:val="en-GB"/>
        </w:rPr>
        <w:t xml:space="preserve"> </w:t>
      </w:r>
      <w:r w:rsidRPr="00E46CA3">
        <w:rPr>
          <w:lang w:val="en-GB"/>
        </w:rPr>
        <w:t>developed in order to introduce an assessment of the long-term global scarcity of minerals in LCA (</w:t>
      </w:r>
      <w:hyperlink w:anchor="_bookmark26" w:history="1">
        <w:r w:rsidRPr="00E46CA3">
          <w:rPr>
            <w:color w:val="2F4F4F"/>
            <w:lang w:val="en-GB"/>
          </w:rPr>
          <w:t>Arvidsson et al.</w:t>
        </w:r>
      </w:hyperlink>
      <w:r w:rsidRPr="00E46CA3">
        <w:rPr>
          <w:lang w:val="en-GB"/>
        </w:rPr>
        <w:t xml:space="preserve">, </w:t>
      </w:r>
      <w:hyperlink w:anchor="_bookmark26" w:history="1">
        <w:r w:rsidRPr="00E46CA3">
          <w:rPr>
            <w:color w:val="2F4F4F"/>
            <w:lang w:val="en-GB"/>
          </w:rPr>
          <w:t>2020</w:t>
        </w:r>
      </w:hyperlink>
      <w:r w:rsidRPr="00E46CA3">
        <w:rPr>
          <w:lang w:val="en-GB"/>
        </w:rPr>
        <w:t>). The CSI</w:t>
      </w:r>
      <w:r w:rsidRPr="00E46CA3">
        <w:rPr>
          <w:spacing w:val="-11"/>
          <w:lang w:val="en-GB"/>
        </w:rPr>
        <w:t xml:space="preserve"> </w:t>
      </w:r>
      <w:r w:rsidRPr="00E46CA3">
        <w:rPr>
          <w:lang w:val="en-GB"/>
        </w:rPr>
        <w:t>introduced</w:t>
      </w:r>
      <w:r w:rsidRPr="00E46CA3">
        <w:rPr>
          <w:spacing w:val="-11"/>
          <w:lang w:val="en-GB"/>
        </w:rPr>
        <w:t xml:space="preserve"> </w:t>
      </w:r>
      <w:r w:rsidRPr="00E46CA3">
        <w:rPr>
          <w:lang w:val="en-GB"/>
        </w:rPr>
        <w:t>crustal</w:t>
      </w:r>
      <w:r w:rsidRPr="00E46CA3">
        <w:rPr>
          <w:spacing w:val="-11"/>
          <w:lang w:val="en-GB"/>
        </w:rPr>
        <w:t xml:space="preserve"> </w:t>
      </w:r>
      <w:r w:rsidRPr="00E46CA3">
        <w:rPr>
          <w:lang w:val="en-GB"/>
        </w:rPr>
        <w:t>scarcity</w:t>
      </w:r>
      <w:r w:rsidRPr="00E46CA3">
        <w:rPr>
          <w:spacing w:val="-11"/>
          <w:lang w:val="en-GB"/>
        </w:rPr>
        <w:t xml:space="preserve"> </w:t>
      </w:r>
      <w:r w:rsidRPr="00E46CA3">
        <w:rPr>
          <w:lang w:val="en-GB"/>
        </w:rPr>
        <w:t>potentials</w:t>
      </w:r>
      <w:r w:rsidRPr="00E46CA3">
        <w:rPr>
          <w:spacing w:val="-11"/>
          <w:lang w:val="en-GB"/>
        </w:rPr>
        <w:t xml:space="preserve"> </w:t>
      </w:r>
      <w:r w:rsidRPr="00E46CA3">
        <w:rPr>
          <w:lang w:val="en-GB"/>
        </w:rPr>
        <w:t>(CSPs),</w:t>
      </w:r>
      <w:r w:rsidRPr="00E46CA3">
        <w:rPr>
          <w:spacing w:val="-11"/>
          <w:lang w:val="en-GB"/>
        </w:rPr>
        <w:t xml:space="preserve"> </w:t>
      </w:r>
      <w:r w:rsidRPr="00E46CA3">
        <w:rPr>
          <w:lang w:val="en-GB"/>
        </w:rPr>
        <w:t>which</w:t>
      </w:r>
      <w:r w:rsidRPr="00E46CA3">
        <w:rPr>
          <w:spacing w:val="-11"/>
          <w:lang w:val="en-GB"/>
        </w:rPr>
        <w:t xml:space="preserve"> </w:t>
      </w:r>
      <w:r w:rsidRPr="00E46CA3">
        <w:rPr>
          <w:lang w:val="en-GB"/>
        </w:rPr>
        <w:t>are measured in kg–silicon–equivalents per kg–element and derived from crustal concentrations. CSPs, provided for 76 elements, reflect the long-term global elemental scarcity based</w:t>
      </w:r>
      <w:r w:rsidRPr="00E46CA3">
        <w:rPr>
          <w:spacing w:val="-4"/>
          <w:lang w:val="en-GB"/>
        </w:rPr>
        <w:t xml:space="preserve"> </w:t>
      </w:r>
      <w:r w:rsidRPr="00E46CA3">
        <w:rPr>
          <w:lang w:val="en-GB"/>
        </w:rPr>
        <w:t>on</w:t>
      </w:r>
      <w:r w:rsidRPr="00E46CA3">
        <w:rPr>
          <w:spacing w:val="-4"/>
          <w:lang w:val="en-GB"/>
        </w:rPr>
        <w:t xml:space="preserve"> </w:t>
      </w:r>
      <w:r w:rsidRPr="00E46CA3">
        <w:rPr>
          <w:lang w:val="en-GB"/>
        </w:rPr>
        <w:t>crustal</w:t>
      </w:r>
      <w:r w:rsidRPr="00E46CA3">
        <w:rPr>
          <w:spacing w:val="-4"/>
          <w:lang w:val="en-GB"/>
        </w:rPr>
        <w:t xml:space="preserve"> </w:t>
      </w:r>
      <w:r w:rsidRPr="00E46CA3">
        <w:rPr>
          <w:lang w:val="en-GB"/>
        </w:rPr>
        <w:t>concentration</w:t>
      </w:r>
      <w:r w:rsidRPr="00E46CA3">
        <w:rPr>
          <w:spacing w:val="-4"/>
          <w:lang w:val="en-GB"/>
        </w:rPr>
        <w:t xml:space="preserve"> </w:t>
      </w:r>
      <w:r w:rsidRPr="00E46CA3">
        <w:rPr>
          <w:lang w:val="en-GB"/>
        </w:rPr>
        <w:t>proxies.</w:t>
      </w:r>
      <w:r w:rsidRPr="00E46CA3">
        <w:rPr>
          <w:spacing w:val="-5"/>
          <w:lang w:val="en-GB"/>
        </w:rPr>
        <w:t xml:space="preserve"> </w:t>
      </w:r>
      <w:r w:rsidRPr="00E46CA3">
        <w:rPr>
          <w:lang w:val="en-GB"/>
        </w:rPr>
        <w:t>The</w:t>
      </w:r>
      <w:r w:rsidRPr="00E46CA3">
        <w:rPr>
          <w:spacing w:val="-4"/>
          <w:lang w:val="en-GB"/>
        </w:rPr>
        <w:t xml:space="preserve"> </w:t>
      </w:r>
      <w:r w:rsidRPr="00E46CA3">
        <w:rPr>
          <w:lang w:val="en-GB"/>
        </w:rPr>
        <w:t>CSI,</w:t>
      </w:r>
      <w:r w:rsidRPr="00E46CA3">
        <w:rPr>
          <w:spacing w:val="-4"/>
          <w:lang w:val="en-GB"/>
        </w:rPr>
        <w:t xml:space="preserve"> </w:t>
      </w:r>
      <w:r w:rsidRPr="00E46CA3">
        <w:rPr>
          <w:lang w:val="en-GB"/>
        </w:rPr>
        <w:t>calculated by multiplying CSPs with extracted masses, effectively gauges the impact of elemental extraction.</w:t>
      </w:r>
      <w:r w:rsidR="00F61435">
        <w:rPr>
          <w:lang w:val="en-GB"/>
        </w:rPr>
        <w:t xml:space="preserve"> </w:t>
      </w:r>
      <w:r w:rsidRPr="00E46CA3">
        <w:rPr>
          <w:lang w:val="en-GB"/>
        </w:rPr>
        <w:t>While useful for its intended purpose, the CSI presents its</w:t>
      </w:r>
      <w:r w:rsidRPr="00E46CA3">
        <w:rPr>
          <w:spacing w:val="37"/>
          <w:lang w:val="en-GB"/>
        </w:rPr>
        <w:t xml:space="preserve"> </w:t>
      </w:r>
      <w:r w:rsidRPr="00E46CA3">
        <w:rPr>
          <w:lang w:val="en-GB"/>
        </w:rPr>
        <w:t>results</w:t>
      </w:r>
      <w:r w:rsidRPr="00E46CA3">
        <w:rPr>
          <w:spacing w:val="37"/>
          <w:lang w:val="en-GB"/>
        </w:rPr>
        <w:t xml:space="preserve"> </w:t>
      </w:r>
      <w:r w:rsidRPr="00E46CA3">
        <w:rPr>
          <w:lang w:val="en-GB"/>
        </w:rPr>
        <w:t>in</w:t>
      </w:r>
      <w:r w:rsidRPr="00E46CA3">
        <w:rPr>
          <w:spacing w:val="37"/>
          <w:lang w:val="en-GB"/>
        </w:rPr>
        <w:t xml:space="preserve"> </w:t>
      </w:r>
      <w:r w:rsidRPr="00E46CA3">
        <w:rPr>
          <w:lang w:val="en-GB"/>
        </w:rPr>
        <w:t>an</w:t>
      </w:r>
      <w:r w:rsidRPr="00E46CA3">
        <w:rPr>
          <w:spacing w:val="37"/>
          <w:lang w:val="en-GB"/>
        </w:rPr>
        <w:t xml:space="preserve"> </w:t>
      </w:r>
      <w:r w:rsidRPr="00E46CA3">
        <w:rPr>
          <w:lang w:val="en-GB"/>
        </w:rPr>
        <w:t>abstract</w:t>
      </w:r>
      <w:r w:rsidRPr="00E46CA3">
        <w:rPr>
          <w:spacing w:val="37"/>
          <w:lang w:val="en-GB"/>
        </w:rPr>
        <w:t xml:space="preserve"> </w:t>
      </w:r>
      <w:r w:rsidRPr="00E46CA3">
        <w:rPr>
          <w:lang w:val="en-GB"/>
        </w:rPr>
        <w:t>unit</w:t>
      </w:r>
      <w:r w:rsidRPr="00E46CA3">
        <w:rPr>
          <w:spacing w:val="37"/>
          <w:lang w:val="en-GB"/>
        </w:rPr>
        <w:t xml:space="preserve"> </w:t>
      </w:r>
      <w:r w:rsidRPr="00E46CA3">
        <w:rPr>
          <w:lang w:val="en-GB"/>
        </w:rPr>
        <w:t>(kg-Si</w:t>
      </w:r>
      <w:r w:rsidRPr="00E46CA3">
        <w:rPr>
          <w:spacing w:val="37"/>
          <w:lang w:val="en-GB"/>
        </w:rPr>
        <w:t xml:space="preserve"> </w:t>
      </w:r>
      <w:r w:rsidRPr="00E46CA3">
        <w:rPr>
          <w:lang w:val="en-GB"/>
        </w:rPr>
        <w:t>eq.)</w:t>
      </w:r>
      <w:r w:rsidRPr="00E46CA3">
        <w:rPr>
          <w:spacing w:val="37"/>
          <w:lang w:val="en-GB"/>
        </w:rPr>
        <w:t xml:space="preserve"> </w:t>
      </w:r>
      <w:r w:rsidRPr="00E46CA3">
        <w:rPr>
          <w:lang w:val="en-GB"/>
        </w:rPr>
        <w:t>that</w:t>
      </w:r>
      <w:r w:rsidRPr="00E46CA3">
        <w:rPr>
          <w:spacing w:val="37"/>
          <w:lang w:val="en-GB"/>
        </w:rPr>
        <w:t xml:space="preserve"> </w:t>
      </w:r>
      <w:r w:rsidRPr="00E46CA3">
        <w:rPr>
          <w:lang w:val="en-GB"/>
        </w:rPr>
        <w:t>is</w:t>
      </w:r>
      <w:r w:rsidRPr="00E46CA3">
        <w:rPr>
          <w:spacing w:val="37"/>
          <w:lang w:val="en-GB"/>
        </w:rPr>
        <w:t xml:space="preserve"> </w:t>
      </w:r>
      <w:r w:rsidRPr="00E46CA3">
        <w:rPr>
          <w:lang w:val="en-GB"/>
        </w:rPr>
        <w:t>difficult to interpret and compare with other impact categories. Furthermore,</w:t>
      </w:r>
      <w:r w:rsidRPr="00E46CA3">
        <w:rPr>
          <w:spacing w:val="-4"/>
          <w:lang w:val="en-GB"/>
        </w:rPr>
        <w:t xml:space="preserve"> </w:t>
      </w:r>
      <w:r w:rsidRPr="00E46CA3">
        <w:rPr>
          <w:lang w:val="en-GB"/>
        </w:rPr>
        <w:t>the</w:t>
      </w:r>
      <w:r w:rsidRPr="00E46CA3">
        <w:rPr>
          <w:spacing w:val="-4"/>
          <w:lang w:val="en-GB"/>
        </w:rPr>
        <w:t xml:space="preserve"> </w:t>
      </w:r>
      <w:r w:rsidRPr="00E46CA3">
        <w:rPr>
          <w:lang w:val="en-GB"/>
        </w:rPr>
        <w:t>CSPs</w:t>
      </w:r>
      <w:r w:rsidRPr="00E46CA3">
        <w:rPr>
          <w:spacing w:val="-4"/>
          <w:lang w:val="en-GB"/>
        </w:rPr>
        <w:t xml:space="preserve"> </w:t>
      </w:r>
      <w:r w:rsidRPr="00E46CA3">
        <w:rPr>
          <w:lang w:val="en-GB"/>
        </w:rPr>
        <w:t>are</w:t>
      </w:r>
      <w:r w:rsidRPr="00E46CA3">
        <w:rPr>
          <w:spacing w:val="-4"/>
          <w:lang w:val="en-GB"/>
        </w:rPr>
        <w:t xml:space="preserve"> </w:t>
      </w:r>
      <w:r w:rsidRPr="00E46CA3">
        <w:rPr>
          <w:lang w:val="en-GB"/>
        </w:rPr>
        <w:t>not</w:t>
      </w:r>
      <w:r w:rsidRPr="00E46CA3">
        <w:rPr>
          <w:spacing w:val="-4"/>
          <w:lang w:val="en-GB"/>
        </w:rPr>
        <w:t xml:space="preserve"> </w:t>
      </w:r>
      <w:r w:rsidRPr="00E46CA3">
        <w:rPr>
          <w:lang w:val="en-GB"/>
        </w:rPr>
        <w:t>available</w:t>
      </w:r>
      <w:r w:rsidRPr="00E46CA3">
        <w:rPr>
          <w:spacing w:val="-4"/>
          <w:lang w:val="en-GB"/>
        </w:rPr>
        <w:t xml:space="preserve"> </w:t>
      </w:r>
      <w:r w:rsidRPr="00E46CA3">
        <w:rPr>
          <w:lang w:val="en-GB"/>
        </w:rPr>
        <w:t>for</w:t>
      </w:r>
      <w:r w:rsidRPr="00E46CA3">
        <w:rPr>
          <w:spacing w:val="-4"/>
          <w:lang w:val="en-GB"/>
        </w:rPr>
        <w:t xml:space="preserve"> </w:t>
      </w:r>
      <w:r w:rsidRPr="00E46CA3">
        <w:rPr>
          <w:lang w:val="en-GB"/>
        </w:rPr>
        <w:t>all</w:t>
      </w:r>
      <w:r w:rsidRPr="00E46CA3">
        <w:rPr>
          <w:spacing w:val="-4"/>
          <w:lang w:val="en-GB"/>
        </w:rPr>
        <w:t xml:space="preserve"> </w:t>
      </w:r>
      <w:r w:rsidRPr="00E46CA3">
        <w:rPr>
          <w:lang w:val="en-GB"/>
        </w:rPr>
        <w:t>elements</w:t>
      </w:r>
      <w:r w:rsidRPr="00E46CA3">
        <w:rPr>
          <w:spacing w:val="-4"/>
          <w:lang w:val="en-GB"/>
        </w:rPr>
        <w:t xml:space="preserve"> </w:t>
      </w:r>
      <w:r w:rsidRPr="00E46CA3">
        <w:rPr>
          <w:lang w:val="en-GB"/>
        </w:rPr>
        <w:t>(or more complex materials), and the method does not allow for the quantification of material demands in terms of mass or volume.</w:t>
      </w:r>
    </w:p>
    <w:p w14:paraId="2C674C18" w14:textId="77777777" w:rsidR="009C0070" w:rsidRPr="00E46CA3" w:rsidRDefault="00000000">
      <w:pPr>
        <w:pStyle w:val="Heading1"/>
        <w:numPr>
          <w:ilvl w:val="0"/>
          <w:numId w:val="3"/>
        </w:numPr>
        <w:tabs>
          <w:tab w:val="left" w:pos="319"/>
        </w:tabs>
        <w:ind w:left="319" w:hanging="294"/>
        <w:rPr>
          <w:lang w:val="en-GB"/>
        </w:rPr>
      </w:pPr>
      <w:r w:rsidRPr="00E46CA3">
        <w:rPr>
          <w:spacing w:val="-2"/>
          <w:lang w:val="en-GB"/>
        </w:rPr>
        <w:t>Methodology</w:t>
      </w:r>
    </w:p>
    <w:p w14:paraId="11DEF1A3" w14:textId="0BD49F12" w:rsidR="009C0070" w:rsidRPr="00E46CA3" w:rsidRDefault="00000000">
      <w:pPr>
        <w:pStyle w:val="BodyText"/>
        <w:spacing w:before="80" w:line="249" w:lineRule="auto"/>
        <w:ind w:left="18" w:right="279" w:firstLine="306"/>
        <w:rPr>
          <w:lang w:val="en-GB"/>
        </w:rPr>
      </w:pPr>
      <w:r w:rsidRPr="00E46CA3">
        <w:rPr>
          <w:lang w:val="en-GB"/>
        </w:rPr>
        <w:t>This</w:t>
      </w:r>
      <w:r w:rsidRPr="00E46CA3">
        <w:rPr>
          <w:spacing w:val="-2"/>
          <w:lang w:val="en-GB"/>
        </w:rPr>
        <w:t xml:space="preserve"> </w:t>
      </w:r>
      <w:r w:rsidRPr="00E46CA3">
        <w:rPr>
          <w:lang w:val="en-GB"/>
        </w:rPr>
        <w:t>section</w:t>
      </w:r>
      <w:r w:rsidRPr="00E46CA3">
        <w:rPr>
          <w:spacing w:val="-2"/>
          <w:lang w:val="en-GB"/>
        </w:rPr>
        <w:t xml:space="preserve"> </w:t>
      </w:r>
      <w:r w:rsidRPr="00E46CA3">
        <w:rPr>
          <w:lang w:val="en-GB"/>
        </w:rPr>
        <w:t>is</w:t>
      </w:r>
      <w:r w:rsidRPr="00E46CA3">
        <w:rPr>
          <w:spacing w:val="-1"/>
          <w:lang w:val="en-GB"/>
        </w:rPr>
        <w:t xml:space="preserve"> </w:t>
      </w:r>
      <w:r w:rsidRPr="00E46CA3">
        <w:rPr>
          <w:lang w:val="en-GB"/>
        </w:rPr>
        <w:t>divided</w:t>
      </w:r>
      <w:r w:rsidRPr="00E46CA3">
        <w:rPr>
          <w:spacing w:val="-2"/>
          <w:lang w:val="en-GB"/>
        </w:rPr>
        <w:t xml:space="preserve"> </w:t>
      </w:r>
      <w:r w:rsidRPr="00E46CA3">
        <w:rPr>
          <w:lang w:val="en-GB"/>
        </w:rPr>
        <w:t>into</w:t>
      </w:r>
      <w:r w:rsidRPr="00E46CA3">
        <w:rPr>
          <w:spacing w:val="-1"/>
          <w:lang w:val="en-GB"/>
        </w:rPr>
        <w:t xml:space="preserve"> </w:t>
      </w:r>
      <w:r w:rsidRPr="00E46CA3">
        <w:rPr>
          <w:lang w:val="en-GB"/>
        </w:rPr>
        <w:t>two</w:t>
      </w:r>
      <w:r w:rsidRPr="00E46CA3">
        <w:rPr>
          <w:spacing w:val="-2"/>
          <w:lang w:val="en-GB"/>
        </w:rPr>
        <w:t xml:space="preserve"> </w:t>
      </w:r>
      <w:r w:rsidRPr="00E46CA3">
        <w:rPr>
          <w:lang w:val="en-GB"/>
        </w:rPr>
        <w:t>parts.</w:t>
      </w:r>
      <w:r w:rsidRPr="00E46CA3">
        <w:rPr>
          <w:spacing w:val="-1"/>
          <w:lang w:val="en-GB"/>
        </w:rPr>
        <w:t xml:space="preserve"> </w:t>
      </w:r>
      <w:r w:rsidRPr="00E46CA3">
        <w:rPr>
          <w:lang w:val="en-GB"/>
        </w:rPr>
        <w:t>In</w:t>
      </w:r>
      <w:r w:rsidRPr="00E46CA3">
        <w:rPr>
          <w:spacing w:val="-3"/>
          <w:lang w:val="en-GB"/>
        </w:rPr>
        <w:t xml:space="preserve"> </w:t>
      </w:r>
      <w:hyperlink w:anchor="_bookmark0" w:history="1">
        <w:r w:rsidRPr="00E46CA3">
          <w:rPr>
            <w:color w:val="2F4F4F"/>
            <w:lang w:val="en-GB"/>
          </w:rPr>
          <w:t>subsection</w:t>
        </w:r>
        <w:r w:rsidRPr="00E46CA3">
          <w:rPr>
            <w:color w:val="2F4F4F"/>
            <w:spacing w:val="-1"/>
            <w:lang w:val="en-GB"/>
          </w:rPr>
          <w:t xml:space="preserve"> </w:t>
        </w:r>
        <w:r w:rsidRPr="00E46CA3">
          <w:rPr>
            <w:color w:val="2F4F4F"/>
            <w:lang w:val="en-GB"/>
          </w:rPr>
          <w:t>2.1</w:t>
        </w:r>
      </w:hyperlink>
      <w:r w:rsidRPr="00E46CA3">
        <w:rPr>
          <w:lang w:val="en-GB"/>
        </w:rPr>
        <w:t xml:space="preserve">, we describe the T-reX program, and in </w:t>
      </w:r>
      <w:hyperlink w:anchor="_bookmark1" w:history="1">
        <w:r w:rsidRPr="00E46CA3">
          <w:rPr>
            <w:color w:val="2F4F4F"/>
            <w:lang w:val="en-GB"/>
          </w:rPr>
          <w:t>subsection 2.2</w:t>
        </w:r>
      </w:hyperlink>
      <w:r w:rsidRPr="00E46CA3">
        <w:rPr>
          <w:lang w:val="en-GB"/>
        </w:rPr>
        <w:t xml:space="preserve">, we </w:t>
      </w:r>
      <w:r w:rsidRPr="00E46CA3">
        <w:rPr>
          <w:lang w:val="en-GB"/>
        </w:rPr>
        <w:lastRenderedPageBreak/>
        <w:t>describe the methodology used to calculate the waste and material</w:t>
      </w:r>
      <w:r w:rsidRPr="00E46CA3">
        <w:rPr>
          <w:spacing w:val="40"/>
          <w:lang w:val="en-GB"/>
        </w:rPr>
        <w:t xml:space="preserve"> </w:t>
      </w:r>
      <w:r w:rsidRPr="00E46CA3">
        <w:rPr>
          <w:lang w:val="en-GB"/>
        </w:rPr>
        <w:t>inventory</w:t>
      </w:r>
      <w:r w:rsidRPr="00E46CA3">
        <w:rPr>
          <w:spacing w:val="40"/>
          <w:lang w:val="en-GB"/>
        </w:rPr>
        <w:t xml:space="preserve"> </w:t>
      </w:r>
      <w:r w:rsidRPr="00E46CA3">
        <w:rPr>
          <w:lang w:val="en-GB"/>
        </w:rPr>
        <w:t>footprints</w:t>
      </w:r>
      <w:r w:rsidRPr="00E46CA3">
        <w:rPr>
          <w:spacing w:val="40"/>
          <w:lang w:val="en-GB"/>
        </w:rPr>
        <w:t xml:space="preserve"> </w:t>
      </w:r>
      <w:r w:rsidRPr="00E46CA3">
        <w:rPr>
          <w:lang w:val="en-GB"/>
        </w:rPr>
        <w:t>in</w:t>
      </w:r>
      <w:r w:rsidRPr="00E46CA3">
        <w:rPr>
          <w:spacing w:val="40"/>
          <w:lang w:val="en-GB"/>
        </w:rPr>
        <w:t xml:space="preserve"> </w:t>
      </w:r>
      <w:r w:rsidRPr="00E46CA3">
        <w:rPr>
          <w:lang w:val="en-GB"/>
        </w:rPr>
        <w:t>a</w:t>
      </w:r>
      <w:r w:rsidRPr="00E46CA3">
        <w:rPr>
          <w:spacing w:val="40"/>
          <w:lang w:val="en-GB"/>
        </w:rPr>
        <w:t xml:space="preserve"> </w:t>
      </w:r>
      <w:r w:rsidRPr="00E46CA3">
        <w:rPr>
          <w:lang w:val="en-GB"/>
        </w:rPr>
        <w:t>case</w:t>
      </w:r>
      <w:r w:rsidRPr="00E46CA3">
        <w:rPr>
          <w:spacing w:val="40"/>
          <w:lang w:val="en-GB"/>
        </w:rPr>
        <w:t xml:space="preserve"> </w:t>
      </w:r>
      <w:r w:rsidRPr="00E46CA3">
        <w:rPr>
          <w:lang w:val="en-GB"/>
        </w:rPr>
        <w:t>study</w:t>
      </w:r>
      <w:r w:rsidRPr="00E46CA3">
        <w:rPr>
          <w:spacing w:val="40"/>
          <w:lang w:val="en-GB"/>
        </w:rPr>
        <w:t xml:space="preserve"> </w:t>
      </w:r>
      <w:r w:rsidRPr="00E46CA3">
        <w:rPr>
          <w:lang w:val="en-GB"/>
        </w:rPr>
        <w:t>of</w:t>
      </w:r>
      <w:r w:rsidRPr="00E46CA3">
        <w:rPr>
          <w:spacing w:val="40"/>
          <w:lang w:val="en-GB"/>
        </w:rPr>
        <w:t xml:space="preserve"> </w:t>
      </w:r>
      <w:r w:rsidRPr="00E46CA3">
        <w:rPr>
          <w:lang w:val="en-GB"/>
        </w:rPr>
        <w:t>five</w:t>
      </w:r>
      <w:r w:rsidRPr="00E46CA3">
        <w:rPr>
          <w:spacing w:val="40"/>
          <w:lang w:val="en-GB"/>
        </w:rPr>
        <w:t xml:space="preserve"> </w:t>
      </w:r>
      <w:r w:rsidRPr="00E46CA3">
        <w:rPr>
          <w:lang w:val="en-GB"/>
        </w:rPr>
        <w:t>Li</w:t>
      </w:r>
      <w:r w:rsidR="00F61435">
        <w:rPr>
          <w:lang w:val="en-GB"/>
        </w:rPr>
        <w:t>-</w:t>
      </w:r>
      <w:r w:rsidRPr="00E46CA3">
        <w:rPr>
          <w:lang w:val="en-GB"/>
        </w:rPr>
        <w:t>ion batteries, highlighting inconsistencies in LCA methodology and probing departures from projections in prospective models.</w:t>
      </w:r>
    </w:p>
    <w:p w14:paraId="30E8C78B" w14:textId="77777777" w:rsidR="009C0070" w:rsidRPr="00E46CA3" w:rsidRDefault="00000000">
      <w:pPr>
        <w:pStyle w:val="Heading2"/>
        <w:numPr>
          <w:ilvl w:val="1"/>
          <w:numId w:val="3"/>
        </w:numPr>
        <w:tabs>
          <w:tab w:val="left" w:pos="455"/>
        </w:tabs>
        <w:spacing w:before="194" w:line="252" w:lineRule="exact"/>
        <w:ind w:left="455" w:hanging="430"/>
        <w:rPr>
          <w:lang w:val="en-GB"/>
        </w:rPr>
      </w:pPr>
      <w:bookmarkStart w:id="66" w:name="_bookmark0"/>
      <w:bookmarkEnd w:id="66"/>
      <w:r w:rsidRPr="00E46CA3">
        <w:rPr>
          <w:spacing w:val="-6"/>
          <w:w w:val="90"/>
          <w:lang w:val="en-GB"/>
        </w:rPr>
        <w:t>T-</w:t>
      </w:r>
      <w:r w:rsidRPr="00E46CA3">
        <w:rPr>
          <w:spacing w:val="-5"/>
          <w:lang w:val="en-GB"/>
        </w:rPr>
        <w:t>reX</w:t>
      </w:r>
    </w:p>
    <w:p w14:paraId="6D3BE45A" w14:textId="77777777" w:rsidR="009C0070" w:rsidRPr="00E46CA3" w:rsidRDefault="00000000">
      <w:pPr>
        <w:pStyle w:val="Heading3"/>
        <w:numPr>
          <w:ilvl w:val="2"/>
          <w:numId w:val="3"/>
        </w:numPr>
        <w:tabs>
          <w:tab w:val="left" w:pos="576"/>
        </w:tabs>
        <w:spacing w:line="240" w:lineRule="exact"/>
        <w:ind w:left="576" w:hanging="551"/>
        <w:rPr>
          <w:lang w:val="en-GB"/>
        </w:rPr>
      </w:pPr>
      <w:r w:rsidRPr="00E46CA3">
        <w:rPr>
          <w:w w:val="105"/>
          <w:lang w:val="en-GB"/>
        </w:rPr>
        <w:t>Computational</w:t>
      </w:r>
      <w:r w:rsidRPr="00E46CA3">
        <w:rPr>
          <w:spacing w:val="19"/>
          <w:w w:val="110"/>
          <w:lang w:val="en-GB"/>
        </w:rPr>
        <w:t xml:space="preserve"> </w:t>
      </w:r>
      <w:r w:rsidRPr="00E46CA3">
        <w:rPr>
          <w:spacing w:val="-2"/>
          <w:w w:val="110"/>
          <w:lang w:val="en-GB"/>
        </w:rPr>
        <w:t>framework</w:t>
      </w:r>
    </w:p>
    <w:p w14:paraId="6E0E9910" w14:textId="47DC812E" w:rsidR="009C0070" w:rsidRPr="00E46CA3" w:rsidRDefault="00000000" w:rsidP="00AD074B">
      <w:pPr>
        <w:pStyle w:val="BodyText"/>
        <w:rPr>
          <w:lang w:val="en-GB"/>
        </w:rPr>
      </w:pPr>
      <w:r w:rsidRPr="00E46CA3">
        <w:rPr>
          <w:lang w:val="en-GB"/>
        </w:rPr>
        <w:t xml:space="preserve">Developed in the Python programming language, T-reX extends the </w:t>
      </w:r>
      <w:r w:rsidR="00834F9B" w:rsidRPr="00E46CA3">
        <w:rPr>
          <w:i/>
          <w:iCs/>
          <w:lang w:val="en-GB"/>
        </w:rPr>
        <w:t>Brightway</w:t>
      </w:r>
      <w:r w:rsidRPr="00E46CA3">
        <w:rPr>
          <w:lang w:val="en-GB"/>
        </w:rPr>
        <w:t xml:space="preserve"> LCA framework, utilising especially the components bw2data, bw2calc, and bw2io (</w:t>
      </w:r>
      <w:hyperlink w:anchor="_bookmark69" w:history="1">
        <w:r w:rsidRPr="00E46CA3">
          <w:rPr>
            <w:lang w:val="en-GB"/>
          </w:rPr>
          <w:t>Mutel</w:t>
        </w:r>
      </w:hyperlink>
      <w:r w:rsidRPr="00E46CA3">
        <w:rPr>
          <w:lang w:val="en-GB"/>
        </w:rPr>
        <w:t xml:space="preserve">, </w:t>
      </w:r>
      <w:hyperlink w:anchor="_bookmark69" w:history="1">
        <w:r w:rsidRPr="00E46CA3">
          <w:rPr>
            <w:lang w:val="en-GB"/>
          </w:rPr>
          <w:t>2017a</w:t>
        </w:r>
      </w:hyperlink>
      <w:r w:rsidRPr="00E46CA3">
        <w:rPr>
          <w:lang w:val="en-GB"/>
        </w:rPr>
        <w:t>). Additionally, the wurst package—which can deconstruct databases into a list of exchanges—is used to facilitate</w:t>
      </w:r>
      <w:r w:rsidR="00AD074B" w:rsidRPr="00E46CA3">
        <w:rPr>
          <w:lang w:val="en-GB"/>
        </w:rPr>
        <w:t xml:space="preserve"> </w:t>
      </w:r>
      <w:r w:rsidRPr="00E46CA3">
        <w:rPr>
          <w:lang w:val="en-GB"/>
        </w:rPr>
        <w:t>searching and data transformation at the exchange level (the individual supply chain flows) (</w:t>
      </w:r>
      <w:hyperlink w:anchor="_bookmark71" w:history="1">
        <w:r w:rsidRPr="00E46CA3">
          <w:rPr>
            <w:lang w:val="en-GB"/>
          </w:rPr>
          <w:t>Mutel</w:t>
        </w:r>
      </w:hyperlink>
      <w:r w:rsidRPr="00E46CA3">
        <w:rPr>
          <w:lang w:val="en-GB"/>
        </w:rPr>
        <w:t xml:space="preserve">, </w:t>
      </w:r>
      <w:hyperlink w:anchor="_bookmark71" w:history="1">
        <w:r w:rsidRPr="00E46CA3">
          <w:rPr>
            <w:lang w:val="en-GB"/>
          </w:rPr>
          <w:t>2017b</w:t>
        </w:r>
      </w:hyperlink>
      <w:r w:rsidRPr="00E46CA3">
        <w:rPr>
          <w:lang w:val="en-GB"/>
        </w:rPr>
        <w:t>). Integration with the premise package (</w:t>
      </w:r>
      <w:hyperlink w:anchor="_bookmark88" w:history="1">
        <w:r w:rsidRPr="00E46CA3">
          <w:rPr>
            <w:lang w:val="en-GB"/>
          </w:rPr>
          <w:t>Sacchi et al.</w:t>
        </w:r>
      </w:hyperlink>
      <w:r w:rsidRPr="00E46CA3">
        <w:rPr>
          <w:lang w:val="en-GB"/>
        </w:rPr>
        <w:t xml:space="preserve">, </w:t>
      </w:r>
      <w:hyperlink w:anchor="_bookmark88" w:history="1">
        <w:r w:rsidRPr="00E46CA3">
          <w:rPr>
            <w:lang w:val="en-GB"/>
          </w:rPr>
          <w:t>2022</w:t>
        </w:r>
      </w:hyperlink>
      <w:r w:rsidRPr="00E46CA3">
        <w:rPr>
          <w:lang w:val="en-GB"/>
        </w:rPr>
        <w:t xml:space="preserve">)—which integrates the projections of integrated assessment models (IAMs) into current LCA databases—enables the user to easily create and manipulate prospective LCA databases. T-reX is also compatible with </w:t>
      </w:r>
      <w:r w:rsidRPr="00E46CA3">
        <w:rPr>
          <w:i/>
          <w:iCs/>
          <w:lang w:val="en-GB"/>
        </w:rPr>
        <w:t>ActivityBrowser</w:t>
      </w:r>
      <w:r w:rsidRPr="00E46CA3">
        <w:rPr>
          <w:lang w:val="en-GB"/>
        </w:rPr>
        <w:t xml:space="preserve"> (</w:t>
      </w:r>
      <w:hyperlink w:anchor="_bookmark73" w:history="1">
        <w:r w:rsidRPr="00E46CA3">
          <w:rPr>
            <w:lang w:val="en-GB"/>
          </w:rPr>
          <w:t>Steubing et al.</w:t>
        </w:r>
      </w:hyperlink>
      <w:r w:rsidRPr="00E46CA3">
        <w:rPr>
          <w:lang w:val="en-GB"/>
        </w:rPr>
        <w:t xml:space="preserve">, </w:t>
      </w:r>
      <w:hyperlink w:anchor="_bookmark73" w:history="1">
        <w:r w:rsidRPr="00E46CA3">
          <w:rPr>
            <w:lang w:val="en-GB"/>
          </w:rPr>
          <w:t>2020</w:t>
        </w:r>
      </w:hyperlink>
      <w:r w:rsidRPr="00E46CA3">
        <w:rPr>
          <w:lang w:val="en-GB"/>
        </w:rPr>
        <w:t>)—an open-source graphical user interface for LCA— and after running T-reX, the manipulated databases and the ‘pseudo-LCIA’ methods created by T-reX can be used in the project in the accustomed way. T-reX is installable via the Python Package Index (PyPI) (</w:t>
      </w:r>
      <w:hyperlink w:anchor="_bookmark65" w:history="1">
        <w:r w:rsidRPr="00E46CA3">
          <w:rPr>
            <w:lang w:val="en-GB"/>
          </w:rPr>
          <w:t>McDowall and Lanphear</w:t>
        </w:r>
      </w:hyperlink>
      <w:r w:rsidRPr="00E46CA3">
        <w:rPr>
          <w:lang w:val="en-GB"/>
        </w:rPr>
        <w:t xml:space="preserve">, </w:t>
      </w:r>
      <w:hyperlink w:anchor="_bookmark65" w:history="1">
        <w:r w:rsidRPr="00E46CA3">
          <w:rPr>
            <w:lang w:val="en-GB"/>
          </w:rPr>
          <w:t>2023b</w:t>
        </w:r>
      </w:hyperlink>
      <w:r w:rsidRPr="00E46CA3">
        <w:rPr>
          <w:lang w:val="en-GB"/>
        </w:rPr>
        <w:t>) and is fully open-source under the CC-0 licence. The full source code for T-reX is indexed on Zenodo (</w:t>
      </w:r>
      <w:hyperlink w:anchor="_bookmark64" w:history="1">
        <w:r w:rsidRPr="00E46CA3">
          <w:rPr>
            <w:lang w:val="en-GB"/>
          </w:rPr>
          <w:t>McDowall</w:t>
        </w:r>
      </w:hyperlink>
      <w:r w:rsidR="00AD074B" w:rsidRPr="00E46CA3">
        <w:rPr>
          <w:lang w:val="en-GB"/>
        </w:rPr>
        <w:t xml:space="preserve"> </w:t>
      </w:r>
      <w:hyperlink w:anchor="_bookmark64" w:history="1">
        <w:r w:rsidRPr="00E46CA3">
          <w:rPr>
            <w:lang w:val="en-GB"/>
          </w:rPr>
          <w:t>and Lanphear</w:t>
        </w:r>
      </w:hyperlink>
      <w:r w:rsidRPr="00E46CA3">
        <w:rPr>
          <w:lang w:val="en-GB"/>
        </w:rPr>
        <w:t xml:space="preserve">, </w:t>
      </w:r>
      <w:hyperlink w:anchor="_bookmark64" w:history="1">
        <w:r w:rsidRPr="00E46CA3">
          <w:rPr>
            <w:lang w:val="en-GB"/>
          </w:rPr>
          <w:t>2023a</w:t>
        </w:r>
      </w:hyperlink>
      <w:r w:rsidRPr="00E46CA3">
        <w:rPr>
          <w:lang w:val="en-GB"/>
        </w:rPr>
        <w:t>) and under further development in the GitHub repository (</w:t>
      </w:r>
      <w:hyperlink w:anchor="_bookmark62" w:history="1">
        <w:r w:rsidRPr="00E46CA3">
          <w:rPr>
            <w:lang w:val="en-GB"/>
          </w:rPr>
          <w:t>McDowall</w:t>
        </w:r>
      </w:hyperlink>
      <w:r w:rsidRPr="00E46CA3">
        <w:rPr>
          <w:lang w:val="en-GB"/>
        </w:rPr>
        <w:t xml:space="preserve">, </w:t>
      </w:r>
      <w:hyperlink w:anchor="_bookmark62" w:history="1">
        <w:r w:rsidRPr="00E46CA3">
          <w:rPr>
            <w:lang w:val="en-GB"/>
          </w:rPr>
          <w:t>2024</w:t>
        </w:r>
      </w:hyperlink>
      <w:r w:rsidRPr="00E46CA3">
        <w:rPr>
          <w:lang w:val="en-GB"/>
        </w:rPr>
        <w:t>). T-reX is designed to be used with ecoinvent databases (</w:t>
      </w:r>
      <w:hyperlink w:anchor="_bookmark86" w:history="1">
        <w:r w:rsidRPr="00E46CA3">
          <w:rPr>
            <w:lang w:val="en-GB"/>
          </w:rPr>
          <w:t>Wernet et al.</w:t>
        </w:r>
      </w:hyperlink>
      <w:r w:rsidRPr="00E46CA3">
        <w:rPr>
          <w:lang w:val="en-GB"/>
        </w:rPr>
        <w:t xml:space="preserve">, </w:t>
      </w:r>
      <w:hyperlink w:anchor="_bookmark86" w:history="1">
        <w:r w:rsidRPr="00E46CA3">
          <w:rPr>
            <w:lang w:val="en-GB"/>
          </w:rPr>
          <w:t>2016</w:t>
        </w:r>
      </w:hyperlink>
      <w:r w:rsidRPr="00E46CA3">
        <w:rPr>
          <w:lang w:val="en-GB"/>
        </w:rPr>
        <w:t>), but could be adapted to other databases by changing the search criteria. Currently, it has been tested with all available system models of ecoinvent</w:t>
      </w:r>
      <w:r w:rsidR="00AD074B" w:rsidRPr="00E46CA3">
        <w:rPr>
          <w:lang w:val="en-GB"/>
        </w:rPr>
        <w:t xml:space="preserve"> </w:t>
      </w:r>
      <w:r w:rsidRPr="00E46CA3">
        <w:rPr>
          <w:lang w:val="en-GB"/>
        </w:rPr>
        <w:t>versions 3.5–3.10.</w:t>
      </w:r>
    </w:p>
    <w:p w14:paraId="4112EEF4" w14:textId="386ACDD5" w:rsidR="009C0070" w:rsidRPr="00E46CA3" w:rsidRDefault="00000000">
      <w:pPr>
        <w:pStyle w:val="BodyText"/>
        <w:spacing w:line="242" w:lineRule="auto"/>
        <w:ind w:left="26" w:firstLine="306"/>
        <w:rPr>
          <w:lang w:val="en-GB"/>
        </w:rPr>
      </w:pPr>
      <w:r w:rsidRPr="00E46CA3">
        <w:rPr>
          <w:w w:val="105"/>
          <w:lang w:val="en-GB"/>
        </w:rPr>
        <w:t>T-reX</w:t>
      </w:r>
      <w:r w:rsidRPr="00E46CA3">
        <w:rPr>
          <w:spacing w:val="-11"/>
          <w:w w:val="105"/>
          <w:lang w:val="en-GB"/>
        </w:rPr>
        <w:t xml:space="preserve"> </w:t>
      </w:r>
      <w:r w:rsidRPr="00E46CA3">
        <w:rPr>
          <w:w w:val="105"/>
          <w:lang w:val="en-GB"/>
        </w:rPr>
        <w:t>can</w:t>
      </w:r>
      <w:r w:rsidRPr="00E46CA3">
        <w:rPr>
          <w:spacing w:val="-11"/>
          <w:w w:val="105"/>
          <w:lang w:val="en-GB"/>
        </w:rPr>
        <w:t xml:space="preserve"> </w:t>
      </w:r>
      <w:r w:rsidRPr="00E46CA3">
        <w:rPr>
          <w:w w:val="105"/>
          <w:lang w:val="en-GB"/>
        </w:rPr>
        <w:t>be</w:t>
      </w:r>
      <w:r w:rsidRPr="00E46CA3">
        <w:rPr>
          <w:spacing w:val="-11"/>
          <w:w w:val="105"/>
          <w:lang w:val="en-GB"/>
        </w:rPr>
        <w:t xml:space="preserve"> </w:t>
      </w:r>
      <w:r w:rsidRPr="00E46CA3">
        <w:rPr>
          <w:w w:val="105"/>
          <w:lang w:val="en-GB"/>
        </w:rPr>
        <w:t>used</w:t>
      </w:r>
      <w:r w:rsidRPr="00E46CA3">
        <w:rPr>
          <w:spacing w:val="-11"/>
          <w:w w:val="105"/>
          <w:lang w:val="en-GB"/>
        </w:rPr>
        <w:t xml:space="preserve"> </w:t>
      </w:r>
      <w:r w:rsidRPr="00E46CA3">
        <w:rPr>
          <w:w w:val="105"/>
          <w:lang w:val="en-GB"/>
        </w:rPr>
        <w:t>directly</w:t>
      </w:r>
      <w:r w:rsidRPr="00E46CA3">
        <w:rPr>
          <w:spacing w:val="-11"/>
          <w:w w:val="105"/>
          <w:lang w:val="en-GB"/>
        </w:rPr>
        <w:t xml:space="preserve"> </w:t>
      </w:r>
      <w:r w:rsidRPr="00E46CA3">
        <w:rPr>
          <w:w w:val="105"/>
          <w:lang w:val="en-GB"/>
        </w:rPr>
        <w:t>from</w:t>
      </w:r>
      <w:r w:rsidRPr="00E46CA3">
        <w:rPr>
          <w:spacing w:val="-11"/>
          <w:w w:val="105"/>
          <w:lang w:val="en-GB"/>
        </w:rPr>
        <w:t xml:space="preserve"> </w:t>
      </w:r>
      <w:r w:rsidRPr="00E46CA3">
        <w:rPr>
          <w:w w:val="105"/>
          <w:lang w:val="en-GB"/>
        </w:rPr>
        <w:t>the</w:t>
      </w:r>
      <w:r w:rsidRPr="00E46CA3">
        <w:rPr>
          <w:spacing w:val="-11"/>
          <w:w w:val="105"/>
          <w:lang w:val="en-GB"/>
        </w:rPr>
        <w:t xml:space="preserve"> </w:t>
      </w:r>
      <w:r w:rsidRPr="00E46CA3">
        <w:rPr>
          <w:w w:val="105"/>
          <w:lang w:val="en-GB"/>
        </w:rPr>
        <w:t>command</w:t>
      </w:r>
      <w:r w:rsidRPr="00E46CA3">
        <w:rPr>
          <w:spacing w:val="-11"/>
          <w:w w:val="105"/>
          <w:lang w:val="en-GB"/>
        </w:rPr>
        <w:t xml:space="preserve"> </w:t>
      </w:r>
      <w:r w:rsidRPr="00E46CA3">
        <w:rPr>
          <w:w w:val="105"/>
          <w:lang w:val="en-GB"/>
        </w:rPr>
        <w:t>line,</w:t>
      </w:r>
      <w:r w:rsidRPr="00E46CA3">
        <w:rPr>
          <w:spacing w:val="-11"/>
          <w:w w:val="105"/>
          <w:lang w:val="en-GB"/>
        </w:rPr>
        <w:t xml:space="preserve"> </w:t>
      </w:r>
      <w:r w:rsidRPr="00E46CA3">
        <w:rPr>
          <w:w w:val="105"/>
          <w:lang w:val="en-GB"/>
        </w:rPr>
        <w:t xml:space="preserve">or imported as a Python package with which the user can </w:t>
      </w:r>
      <w:r w:rsidRPr="00E46CA3">
        <w:rPr>
          <w:lang w:val="en-GB"/>
        </w:rPr>
        <w:t>access</w:t>
      </w:r>
      <w:r w:rsidRPr="00E46CA3">
        <w:rPr>
          <w:spacing w:val="-7"/>
          <w:lang w:val="en-GB"/>
        </w:rPr>
        <w:t xml:space="preserve"> </w:t>
      </w:r>
      <w:r w:rsidRPr="00E46CA3">
        <w:rPr>
          <w:lang w:val="en-GB"/>
        </w:rPr>
        <w:t>the</w:t>
      </w:r>
      <w:r w:rsidRPr="00E46CA3">
        <w:rPr>
          <w:spacing w:val="-7"/>
          <w:lang w:val="en-GB"/>
        </w:rPr>
        <w:t xml:space="preserve"> </w:t>
      </w:r>
      <w:r w:rsidRPr="00E46CA3">
        <w:rPr>
          <w:lang w:val="en-GB"/>
        </w:rPr>
        <w:t>individual</w:t>
      </w:r>
      <w:r w:rsidRPr="00E46CA3">
        <w:rPr>
          <w:spacing w:val="-7"/>
          <w:lang w:val="en-GB"/>
        </w:rPr>
        <w:t xml:space="preserve"> </w:t>
      </w:r>
      <w:r w:rsidRPr="00E46CA3">
        <w:rPr>
          <w:lang w:val="en-GB"/>
        </w:rPr>
        <w:t>functions</w:t>
      </w:r>
      <w:r w:rsidRPr="00E46CA3">
        <w:rPr>
          <w:spacing w:val="-7"/>
          <w:lang w:val="en-GB"/>
        </w:rPr>
        <w:t xml:space="preserve"> </w:t>
      </w:r>
      <w:r w:rsidRPr="00E46CA3">
        <w:rPr>
          <w:lang w:val="en-GB"/>
        </w:rPr>
        <w:t>and</w:t>
      </w:r>
      <w:r w:rsidRPr="00E46CA3">
        <w:rPr>
          <w:spacing w:val="-7"/>
          <w:lang w:val="en-GB"/>
        </w:rPr>
        <w:t xml:space="preserve"> </w:t>
      </w:r>
      <w:r w:rsidRPr="00E46CA3">
        <w:rPr>
          <w:lang w:val="en-GB"/>
        </w:rPr>
        <w:t>modules.</w:t>
      </w:r>
      <w:r w:rsidRPr="00E46CA3">
        <w:rPr>
          <w:spacing w:val="-7"/>
          <w:lang w:val="en-GB"/>
        </w:rPr>
        <w:t xml:space="preserve"> </w:t>
      </w:r>
      <w:r w:rsidRPr="00E46CA3">
        <w:rPr>
          <w:lang w:val="en-GB"/>
        </w:rPr>
        <w:t>In</w:t>
      </w:r>
      <w:r w:rsidRPr="00E46CA3">
        <w:rPr>
          <w:spacing w:val="-7"/>
          <w:lang w:val="en-GB"/>
        </w:rPr>
        <w:t xml:space="preserve"> </w:t>
      </w:r>
      <w:r w:rsidRPr="00E46CA3">
        <w:rPr>
          <w:lang w:val="en-GB"/>
        </w:rPr>
        <w:t>the</w:t>
      </w:r>
      <w:r w:rsidRPr="00E46CA3">
        <w:rPr>
          <w:spacing w:val="-7"/>
          <w:lang w:val="en-GB"/>
        </w:rPr>
        <w:t xml:space="preserve"> </w:t>
      </w:r>
      <w:r w:rsidRPr="00E46CA3">
        <w:rPr>
          <w:lang w:val="en-GB"/>
        </w:rPr>
        <w:t>simplest case,</w:t>
      </w:r>
      <w:r w:rsidRPr="00E46CA3">
        <w:rPr>
          <w:spacing w:val="-1"/>
          <w:lang w:val="en-GB"/>
        </w:rPr>
        <w:t xml:space="preserve"> </w:t>
      </w:r>
      <w:r w:rsidRPr="00E46CA3">
        <w:rPr>
          <w:lang w:val="en-GB"/>
        </w:rPr>
        <w:t>the</w:t>
      </w:r>
      <w:r w:rsidRPr="00E46CA3">
        <w:rPr>
          <w:spacing w:val="-1"/>
          <w:lang w:val="en-GB"/>
        </w:rPr>
        <w:t xml:space="preserve"> </w:t>
      </w:r>
      <w:r w:rsidRPr="00E46CA3">
        <w:rPr>
          <w:lang w:val="en-GB"/>
        </w:rPr>
        <w:t>user</w:t>
      </w:r>
      <w:r w:rsidRPr="00E46CA3">
        <w:rPr>
          <w:spacing w:val="-1"/>
          <w:lang w:val="en-GB"/>
        </w:rPr>
        <w:t xml:space="preserve"> </w:t>
      </w:r>
      <w:r w:rsidRPr="00E46CA3">
        <w:rPr>
          <w:lang w:val="en-GB"/>
        </w:rPr>
        <w:t>can</w:t>
      </w:r>
      <w:r w:rsidRPr="00E46CA3">
        <w:rPr>
          <w:spacing w:val="-1"/>
          <w:lang w:val="en-GB"/>
        </w:rPr>
        <w:t xml:space="preserve"> </w:t>
      </w:r>
      <w:r w:rsidRPr="00E46CA3">
        <w:rPr>
          <w:lang w:val="en-GB"/>
        </w:rPr>
        <w:t>run</w:t>
      </w:r>
      <w:r w:rsidRPr="00E46CA3">
        <w:rPr>
          <w:spacing w:val="-1"/>
          <w:lang w:val="en-GB"/>
        </w:rPr>
        <w:t xml:space="preserve"> </w:t>
      </w:r>
      <w:r w:rsidRPr="00E46CA3">
        <w:rPr>
          <w:lang w:val="en-GB"/>
        </w:rPr>
        <w:t>the</w:t>
      </w:r>
      <w:r w:rsidRPr="00E46CA3">
        <w:rPr>
          <w:spacing w:val="-1"/>
          <w:lang w:val="en-GB"/>
        </w:rPr>
        <w:t xml:space="preserve"> </w:t>
      </w:r>
      <w:r w:rsidRPr="00E46CA3">
        <w:rPr>
          <w:lang w:val="en-GB"/>
        </w:rPr>
        <w:t>program</w:t>
      </w:r>
      <w:r w:rsidRPr="00E46CA3">
        <w:rPr>
          <w:spacing w:val="-2"/>
          <w:lang w:val="en-GB"/>
        </w:rPr>
        <w:t xml:space="preserve"> </w:t>
      </w:r>
      <w:r w:rsidRPr="00E46CA3">
        <w:rPr>
          <w:lang w:val="en-GB"/>
        </w:rPr>
        <w:t>with</w:t>
      </w:r>
      <w:r w:rsidRPr="00E46CA3">
        <w:rPr>
          <w:spacing w:val="-1"/>
          <w:lang w:val="en-GB"/>
        </w:rPr>
        <w:t xml:space="preserve"> </w:t>
      </w:r>
      <w:r w:rsidRPr="00E46CA3">
        <w:rPr>
          <w:lang w:val="en-GB"/>
        </w:rPr>
        <w:t>the</w:t>
      </w:r>
      <w:r w:rsidRPr="00E46CA3">
        <w:rPr>
          <w:spacing w:val="-1"/>
          <w:lang w:val="en-GB"/>
        </w:rPr>
        <w:t xml:space="preserve"> </w:t>
      </w:r>
      <w:r w:rsidRPr="00E46CA3">
        <w:rPr>
          <w:lang w:val="en-GB"/>
        </w:rPr>
        <w:t>default</w:t>
      </w:r>
      <w:r w:rsidRPr="00E46CA3">
        <w:rPr>
          <w:spacing w:val="-1"/>
          <w:lang w:val="en-GB"/>
        </w:rPr>
        <w:t xml:space="preserve"> </w:t>
      </w:r>
      <w:r w:rsidRPr="00E46CA3">
        <w:rPr>
          <w:lang w:val="en-GB"/>
        </w:rPr>
        <w:t>settings, which will calculate the waste and material footprint of the ecoinvent</w:t>
      </w:r>
      <w:r w:rsidR="00AD074B" w:rsidRPr="00E46CA3">
        <w:rPr>
          <w:lang w:val="en-GB"/>
        </w:rPr>
        <w:t xml:space="preserve"> </w:t>
      </w:r>
      <w:r w:rsidRPr="00E46CA3">
        <w:rPr>
          <w:lang w:val="en-GB"/>
        </w:rPr>
        <w:t>database.</w:t>
      </w:r>
      <w:r w:rsidRPr="00E46CA3">
        <w:rPr>
          <w:spacing w:val="-6"/>
          <w:w w:val="105"/>
          <w:lang w:val="en-GB"/>
        </w:rPr>
        <w:t xml:space="preserve"> </w:t>
      </w:r>
      <w:r w:rsidRPr="00E46CA3">
        <w:rPr>
          <w:w w:val="105"/>
          <w:lang w:val="en-GB"/>
        </w:rPr>
        <w:t>The</w:t>
      </w:r>
      <w:r w:rsidRPr="00E46CA3">
        <w:rPr>
          <w:spacing w:val="-6"/>
          <w:w w:val="105"/>
          <w:lang w:val="en-GB"/>
        </w:rPr>
        <w:t xml:space="preserve"> </w:t>
      </w:r>
      <w:r w:rsidRPr="00E46CA3">
        <w:rPr>
          <w:w w:val="105"/>
          <w:lang w:val="en-GB"/>
        </w:rPr>
        <w:t>user</w:t>
      </w:r>
      <w:r w:rsidRPr="00E46CA3">
        <w:rPr>
          <w:spacing w:val="-6"/>
          <w:w w:val="105"/>
          <w:lang w:val="en-GB"/>
        </w:rPr>
        <w:t xml:space="preserve"> </w:t>
      </w:r>
      <w:r w:rsidRPr="00E46CA3">
        <w:rPr>
          <w:w w:val="105"/>
          <w:lang w:val="en-GB"/>
        </w:rPr>
        <w:t>can</w:t>
      </w:r>
      <w:r w:rsidRPr="00E46CA3">
        <w:rPr>
          <w:spacing w:val="-6"/>
          <w:w w:val="105"/>
          <w:lang w:val="en-GB"/>
        </w:rPr>
        <w:t xml:space="preserve"> </w:t>
      </w:r>
      <w:r w:rsidRPr="00E46CA3">
        <w:rPr>
          <w:w w:val="105"/>
          <w:lang w:val="en-GB"/>
        </w:rPr>
        <w:t>adapt</w:t>
      </w:r>
      <w:r w:rsidRPr="00E46CA3">
        <w:rPr>
          <w:spacing w:val="-6"/>
          <w:w w:val="105"/>
          <w:lang w:val="en-GB"/>
        </w:rPr>
        <w:t xml:space="preserve"> </w:t>
      </w:r>
      <w:r w:rsidRPr="00E46CA3">
        <w:rPr>
          <w:w w:val="105"/>
          <w:lang w:val="en-GB"/>
        </w:rPr>
        <w:t>the</w:t>
      </w:r>
      <w:r w:rsidRPr="00E46CA3">
        <w:rPr>
          <w:spacing w:val="-5"/>
          <w:w w:val="105"/>
          <w:lang w:val="en-GB"/>
        </w:rPr>
        <w:t xml:space="preserve"> </w:t>
      </w:r>
      <w:r w:rsidRPr="00E46CA3">
        <w:rPr>
          <w:w w:val="105"/>
          <w:lang w:val="en-GB"/>
        </w:rPr>
        <w:t>settings</w:t>
      </w:r>
      <w:r w:rsidRPr="00E46CA3">
        <w:rPr>
          <w:spacing w:val="-6"/>
          <w:w w:val="105"/>
          <w:lang w:val="en-GB"/>
        </w:rPr>
        <w:t xml:space="preserve"> </w:t>
      </w:r>
      <w:r w:rsidRPr="00E46CA3">
        <w:rPr>
          <w:w w:val="105"/>
          <w:lang w:val="en-GB"/>
        </w:rPr>
        <w:t>of</w:t>
      </w:r>
      <w:r w:rsidRPr="00E46CA3">
        <w:rPr>
          <w:spacing w:val="-5"/>
          <w:w w:val="105"/>
          <w:lang w:val="en-GB"/>
        </w:rPr>
        <w:t xml:space="preserve"> </w:t>
      </w:r>
      <w:r w:rsidRPr="00E46CA3">
        <w:rPr>
          <w:w w:val="105"/>
          <w:lang w:val="en-GB"/>
        </w:rPr>
        <w:t>TreX</w:t>
      </w:r>
      <w:r w:rsidRPr="00E46CA3">
        <w:rPr>
          <w:spacing w:val="-14"/>
          <w:w w:val="105"/>
          <w:lang w:val="en-GB"/>
        </w:rPr>
        <w:t xml:space="preserve"> </w:t>
      </w:r>
      <w:r w:rsidRPr="00E46CA3">
        <w:rPr>
          <w:w w:val="105"/>
          <w:lang w:val="en-GB"/>
        </w:rPr>
        <w:t>as</w:t>
      </w:r>
      <w:r w:rsidRPr="00E46CA3">
        <w:rPr>
          <w:spacing w:val="-13"/>
          <w:w w:val="105"/>
          <w:lang w:val="en-GB"/>
        </w:rPr>
        <w:t xml:space="preserve"> </w:t>
      </w:r>
      <w:r w:rsidRPr="00E46CA3">
        <w:rPr>
          <w:w w:val="105"/>
          <w:lang w:val="en-GB"/>
        </w:rPr>
        <w:t>desired,</w:t>
      </w:r>
      <w:r w:rsidRPr="00E46CA3">
        <w:rPr>
          <w:spacing w:val="-13"/>
          <w:w w:val="105"/>
          <w:lang w:val="en-GB"/>
        </w:rPr>
        <w:t xml:space="preserve"> </w:t>
      </w:r>
      <w:r w:rsidRPr="00E46CA3">
        <w:rPr>
          <w:w w:val="105"/>
          <w:lang w:val="en-GB"/>
        </w:rPr>
        <w:t>to</w:t>
      </w:r>
      <w:r w:rsidRPr="00E46CA3">
        <w:rPr>
          <w:spacing w:val="-13"/>
          <w:w w:val="105"/>
          <w:lang w:val="en-GB"/>
        </w:rPr>
        <w:t xml:space="preserve"> </w:t>
      </w:r>
      <w:r w:rsidRPr="00E46CA3">
        <w:rPr>
          <w:w w:val="105"/>
          <w:lang w:val="en-GB"/>
        </w:rPr>
        <w:t>calculate</w:t>
      </w:r>
      <w:r w:rsidRPr="00E46CA3">
        <w:rPr>
          <w:spacing w:val="-13"/>
          <w:w w:val="105"/>
          <w:lang w:val="en-GB"/>
        </w:rPr>
        <w:t xml:space="preserve"> </w:t>
      </w:r>
      <w:r w:rsidRPr="00E46CA3">
        <w:rPr>
          <w:w w:val="105"/>
          <w:lang w:val="en-GB"/>
        </w:rPr>
        <w:t>alternative</w:t>
      </w:r>
      <w:r w:rsidRPr="00E46CA3">
        <w:rPr>
          <w:spacing w:val="-13"/>
          <w:w w:val="105"/>
          <w:lang w:val="en-GB"/>
        </w:rPr>
        <w:t xml:space="preserve"> </w:t>
      </w:r>
      <w:r w:rsidRPr="00E46CA3">
        <w:rPr>
          <w:w w:val="105"/>
          <w:lang w:val="en-GB"/>
        </w:rPr>
        <w:t>or</w:t>
      </w:r>
      <w:r w:rsidRPr="00E46CA3">
        <w:rPr>
          <w:spacing w:val="-13"/>
          <w:w w:val="105"/>
          <w:lang w:val="en-GB"/>
        </w:rPr>
        <w:t xml:space="preserve"> </w:t>
      </w:r>
      <w:r w:rsidRPr="00E46CA3">
        <w:rPr>
          <w:w w:val="105"/>
          <w:lang w:val="en-GB"/>
        </w:rPr>
        <w:t>additional</w:t>
      </w:r>
      <w:r w:rsidRPr="00E46CA3">
        <w:rPr>
          <w:spacing w:val="-13"/>
          <w:w w:val="105"/>
          <w:lang w:val="en-GB"/>
        </w:rPr>
        <w:t xml:space="preserve"> </w:t>
      </w:r>
      <w:r w:rsidRPr="00E46CA3">
        <w:rPr>
          <w:w w:val="105"/>
          <w:lang w:val="en-GB"/>
        </w:rPr>
        <w:t>waste and</w:t>
      </w:r>
      <w:r w:rsidRPr="00E46CA3">
        <w:rPr>
          <w:spacing w:val="-6"/>
          <w:w w:val="105"/>
          <w:lang w:val="en-GB"/>
        </w:rPr>
        <w:t xml:space="preserve"> </w:t>
      </w:r>
      <w:r w:rsidRPr="00E46CA3">
        <w:rPr>
          <w:w w:val="105"/>
          <w:lang w:val="en-GB"/>
        </w:rPr>
        <w:t>material</w:t>
      </w:r>
      <w:r w:rsidRPr="00E46CA3">
        <w:rPr>
          <w:spacing w:val="-6"/>
          <w:w w:val="105"/>
          <w:lang w:val="en-GB"/>
        </w:rPr>
        <w:t xml:space="preserve"> </w:t>
      </w:r>
      <w:r w:rsidRPr="00E46CA3">
        <w:rPr>
          <w:w w:val="105"/>
          <w:lang w:val="en-GB"/>
        </w:rPr>
        <w:t>inventory</w:t>
      </w:r>
      <w:r w:rsidRPr="00E46CA3">
        <w:rPr>
          <w:spacing w:val="-6"/>
          <w:w w:val="105"/>
          <w:lang w:val="en-GB"/>
        </w:rPr>
        <w:t xml:space="preserve"> </w:t>
      </w:r>
      <w:r w:rsidRPr="00E46CA3">
        <w:rPr>
          <w:w w:val="105"/>
          <w:lang w:val="en-GB"/>
        </w:rPr>
        <w:t>footprints,</w:t>
      </w:r>
      <w:r w:rsidRPr="00E46CA3">
        <w:rPr>
          <w:spacing w:val="-6"/>
          <w:w w:val="105"/>
          <w:lang w:val="en-GB"/>
        </w:rPr>
        <w:t xml:space="preserve"> </w:t>
      </w:r>
      <w:r w:rsidRPr="00E46CA3">
        <w:rPr>
          <w:w w:val="105"/>
          <w:lang w:val="en-GB"/>
        </w:rPr>
        <w:t>use</w:t>
      </w:r>
      <w:r w:rsidRPr="00E46CA3">
        <w:rPr>
          <w:spacing w:val="-6"/>
          <w:w w:val="105"/>
          <w:lang w:val="en-GB"/>
        </w:rPr>
        <w:t xml:space="preserve"> </w:t>
      </w:r>
      <w:r w:rsidRPr="00E46CA3">
        <w:rPr>
          <w:w w:val="105"/>
          <w:lang w:val="en-GB"/>
        </w:rPr>
        <w:t>a</w:t>
      </w:r>
      <w:r w:rsidRPr="00E46CA3">
        <w:rPr>
          <w:spacing w:val="-6"/>
          <w:w w:val="105"/>
          <w:lang w:val="en-GB"/>
        </w:rPr>
        <w:t xml:space="preserve"> </w:t>
      </w:r>
      <w:r w:rsidRPr="00E46CA3">
        <w:rPr>
          <w:w w:val="105"/>
          <w:lang w:val="en-GB"/>
        </w:rPr>
        <w:t>custom</w:t>
      </w:r>
      <w:r w:rsidRPr="00E46CA3">
        <w:rPr>
          <w:spacing w:val="-6"/>
          <w:w w:val="105"/>
          <w:lang w:val="en-GB"/>
        </w:rPr>
        <w:t xml:space="preserve"> </w:t>
      </w:r>
      <w:r w:rsidRPr="00E46CA3">
        <w:rPr>
          <w:w w:val="105"/>
          <w:lang w:val="en-GB"/>
        </w:rPr>
        <w:t>database, or a ‘prospective’ database based on future scenarios by implementing the premise with one of T-reX’s internal modules.</w:t>
      </w:r>
    </w:p>
    <w:p w14:paraId="0E65CF1A" w14:textId="240BAC74" w:rsidR="009C0070" w:rsidRPr="00E46CA3" w:rsidRDefault="00000000">
      <w:pPr>
        <w:pStyle w:val="BodyText"/>
        <w:spacing w:line="249" w:lineRule="auto"/>
        <w:ind w:left="26" w:right="9" w:firstLine="306"/>
        <w:rPr>
          <w:lang w:val="en-GB"/>
        </w:rPr>
      </w:pPr>
      <w:r w:rsidRPr="00E46CA3">
        <w:rPr>
          <w:lang w:val="en-GB"/>
        </w:rPr>
        <w:t>The</w:t>
      </w:r>
      <w:r w:rsidRPr="00E46CA3">
        <w:rPr>
          <w:spacing w:val="-8"/>
          <w:lang w:val="en-GB"/>
        </w:rPr>
        <w:t xml:space="preserve"> </w:t>
      </w:r>
      <w:r w:rsidR="00834F9B" w:rsidRPr="00E46CA3">
        <w:rPr>
          <w:lang w:val="en-GB"/>
        </w:rPr>
        <w:t>Supplementary Material</w:t>
      </w:r>
      <w:r w:rsidRPr="00E46CA3">
        <w:rPr>
          <w:spacing w:val="-8"/>
          <w:lang w:val="en-GB"/>
        </w:rPr>
        <w:t xml:space="preserve"> </w:t>
      </w:r>
      <w:r w:rsidR="00AD074B" w:rsidRPr="00E46CA3">
        <w:rPr>
          <w:spacing w:val="-8"/>
          <w:lang w:val="en-GB"/>
        </w:rPr>
        <w:t xml:space="preserve">item 1 </w:t>
      </w:r>
      <w:r w:rsidRPr="00E46CA3">
        <w:rPr>
          <w:lang w:val="en-GB"/>
        </w:rPr>
        <w:t>contains</w:t>
      </w:r>
      <w:r w:rsidRPr="00E46CA3">
        <w:rPr>
          <w:spacing w:val="-8"/>
          <w:lang w:val="en-GB"/>
        </w:rPr>
        <w:t xml:space="preserve"> </w:t>
      </w:r>
      <w:r w:rsidRPr="00E46CA3">
        <w:rPr>
          <w:lang w:val="en-GB"/>
        </w:rPr>
        <w:t>metadata of T-reX, along with a list of the constituent modules, a description of their functions, and a detailed computational workflow. Further details can be found in the GitHub repository and in the package documentation (</w:t>
      </w:r>
      <w:hyperlink w:anchor="_bookmark62" w:history="1">
        <w:r w:rsidRPr="00E46CA3">
          <w:rPr>
            <w:color w:val="2F4F4F"/>
            <w:lang w:val="en-GB"/>
          </w:rPr>
          <w:t>McDowall</w:t>
        </w:r>
      </w:hyperlink>
      <w:r w:rsidRPr="00E46CA3">
        <w:rPr>
          <w:lang w:val="en-GB"/>
        </w:rPr>
        <w:t xml:space="preserve">, </w:t>
      </w:r>
      <w:hyperlink w:anchor="_bookmark62" w:history="1">
        <w:r w:rsidRPr="00E46CA3">
          <w:rPr>
            <w:color w:val="2F4F4F"/>
            <w:lang w:val="en-GB"/>
          </w:rPr>
          <w:t>2024</w:t>
        </w:r>
      </w:hyperlink>
      <w:r w:rsidRPr="00E46CA3">
        <w:rPr>
          <w:lang w:val="en-GB"/>
        </w:rPr>
        <w:t xml:space="preserve">, </w:t>
      </w:r>
      <w:hyperlink w:anchor="_bookmark60" w:history="1">
        <w:r w:rsidRPr="00E46CA3">
          <w:rPr>
            <w:color w:val="2F4F4F"/>
            <w:lang w:val="en-GB"/>
          </w:rPr>
          <w:t>2023</w:t>
        </w:r>
      </w:hyperlink>
      <w:r w:rsidRPr="00E46CA3">
        <w:rPr>
          <w:lang w:val="en-GB"/>
        </w:rPr>
        <w:t>).</w:t>
      </w:r>
    </w:p>
    <w:p w14:paraId="72C6BE5B" w14:textId="77777777" w:rsidR="009C0070" w:rsidRPr="00E46CA3" w:rsidRDefault="00000000">
      <w:pPr>
        <w:pStyle w:val="Heading3"/>
        <w:numPr>
          <w:ilvl w:val="2"/>
          <w:numId w:val="3"/>
        </w:numPr>
        <w:tabs>
          <w:tab w:val="left" w:pos="585"/>
        </w:tabs>
        <w:spacing w:before="171"/>
        <w:ind w:left="585" w:hanging="551"/>
        <w:rPr>
          <w:lang w:val="en-GB"/>
        </w:rPr>
      </w:pPr>
      <w:r w:rsidRPr="00E46CA3">
        <w:rPr>
          <w:w w:val="105"/>
          <w:lang w:val="en-GB"/>
        </w:rPr>
        <w:t>Functionality</w:t>
      </w:r>
      <w:r w:rsidRPr="00E46CA3">
        <w:rPr>
          <w:spacing w:val="7"/>
          <w:w w:val="105"/>
          <w:lang w:val="en-GB"/>
        </w:rPr>
        <w:t xml:space="preserve"> </w:t>
      </w:r>
      <w:r w:rsidRPr="00E46CA3">
        <w:rPr>
          <w:w w:val="105"/>
          <w:lang w:val="en-GB"/>
        </w:rPr>
        <w:t>and</w:t>
      </w:r>
      <w:r w:rsidRPr="00E46CA3">
        <w:rPr>
          <w:spacing w:val="7"/>
          <w:w w:val="105"/>
          <w:lang w:val="en-GB"/>
        </w:rPr>
        <w:t xml:space="preserve"> </w:t>
      </w:r>
      <w:r w:rsidRPr="00E46CA3">
        <w:rPr>
          <w:spacing w:val="-2"/>
          <w:w w:val="105"/>
          <w:lang w:val="en-GB"/>
        </w:rPr>
        <w:t>purpose</w:t>
      </w:r>
    </w:p>
    <w:p w14:paraId="4D81A5D0" w14:textId="393C205A" w:rsidR="009C0070" w:rsidRPr="00E46CA3" w:rsidRDefault="00000000">
      <w:pPr>
        <w:pStyle w:val="BodyText"/>
        <w:spacing w:before="9" w:line="249" w:lineRule="auto"/>
        <w:ind w:left="24" w:firstLine="308"/>
        <w:rPr>
          <w:lang w:val="en-GB"/>
        </w:rPr>
      </w:pPr>
      <w:r w:rsidRPr="00E46CA3">
        <w:rPr>
          <w:lang w:val="en-GB"/>
        </w:rPr>
        <w:t>T-reX is a Python package that enables one to produce LCA</w:t>
      </w:r>
      <w:r w:rsidRPr="00E46CA3">
        <w:rPr>
          <w:spacing w:val="-13"/>
          <w:lang w:val="en-GB"/>
        </w:rPr>
        <w:t xml:space="preserve"> </w:t>
      </w:r>
      <w:r w:rsidRPr="00E46CA3">
        <w:rPr>
          <w:lang w:val="en-GB"/>
        </w:rPr>
        <w:t>databases—both</w:t>
      </w:r>
      <w:r w:rsidRPr="00E46CA3">
        <w:rPr>
          <w:spacing w:val="-12"/>
          <w:lang w:val="en-GB"/>
        </w:rPr>
        <w:t xml:space="preserve"> </w:t>
      </w:r>
      <w:r w:rsidRPr="00E46CA3">
        <w:rPr>
          <w:lang w:val="en-GB"/>
        </w:rPr>
        <w:t>current</w:t>
      </w:r>
      <w:r w:rsidRPr="00E46CA3">
        <w:rPr>
          <w:spacing w:val="-13"/>
          <w:lang w:val="en-GB"/>
        </w:rPr>
        <w:t xml:space="preserve"> </w:t>
      </w:r>
      <w:r w:rsidRPr="00E46CA3">
        <w:rPr>
          <w:lang w:val="en-GB"/>
        </w:rPr>
        <w:t>and</w:t>
      </w:r>
      <w:r w:rsidRPr="00E46CA3">
        <w:rPr>
          <w:spacing w:val="-12"/>
          <w:lang w:val="en-GB"/>
        </w:rPr>
        <w:t xml:space="preserve"> </w:t>
      </w:r>
      <w:r w:rsidRPr="00E46CA3">
        <w:rPr>
          <w:lang w:val="en-GB"/>
        </w:rPr>
        <w:t>prospective—that</w:t>
      </w:r>
      <w:r w:rsidRPr="00E46CA3">
        <w:rPr>
          <w:spacing w:val="-13"/>
          <w:lang w:val="en-GB"/>
        </w:rPr>
        <w:t xml:space="preserve"> </w:t>
      </w:r>
      <w:r w:rsidRPr="00E46CA3">
        <w:rPr>
          <w:lang w:val="en-GB"/>
        </w:rPr>
        <w:t>are</w:t>
      </w:r>
      <w:r w:rsidRPr="00E46CA3">
        <w:rPr>
          <w:spacing w:val="-12"/>
          <w:lang w:val="en-GB"/>
        </w:rPr>
        <w:t xml:space="preserve"> </w:t>
      </w:r>
      <w:r w:rsidRPr="00E46CA3">
        <w:rPr>
          <w:lang w:val="en-GB"/>
        </w:rPr>
        <w:t>manipulated to facilitate the calculation of waste and material inventory footprints in the supply chain of any activity in the same way as one would apply standard LCIA methods. We refer to the T-reX methods as ‘pseudo-LCIA’ methods, as they represent an accounting of an activity’s technosphere inventory without reference to impact modelling, as in standard LCIA.</w:t>
      </w:r>
    </w:p>
    <w:p w14:paraId="01C3070A" w14:textId="77777777" w:rsidR="009C0070" w:rsidRPr="00E46CA3" w:rsidRDefault="00000000">
      <w:pPr>
        <w:pStyle w:val="BodyText"/>
        <w:spacing w:line="249" w:lineRule="auto"/>
        <w:ind w:left="28" w:right="31" w:firstLine="304"/>
        <w:rPr>
          <w:lang w:val="en-GB"/>
        </w:rPr>
      </w:pPr>
      <w:r w:rsidRPr="00E46CA3">
        <w:rPr>
          <w:lang w:val="en-GB"/>
        </w:rPr>
        <w:t xml:space="preserve">If desired, prospective databases can be defined by the user or constructed with the projections of the integrated </w:t>
      </w:r>
      <w:r w:rsidRPr="00E46CA3">
        <w:rPr>
          <w:spacing w:val="-4"/>
          <w:lang w:val="en-GB"/>
        </w:rPr>
        <w:t>assessment</w:t>
      </w:r>
      <w:r w:rsidRPr="00E46CA3">
        <w:rPr>
          <w:spacing w:val="-5"/>
          <w:lang w:val="en-GB"/>
        </w:rPr>
        <w:t xml:space="preserve"> </w:t>
      </w:r>
      <w:r w:rsidRPr="00E46CA3">
        <w:rPr>
          <w:spacing w:val="-4"/>
          <w:lang w:val="en-GB"/>
        </w:rPr>
        <w:t>models</w:t>
      </w:r>
      <w:r w:rsidRPr="00E46CA3">
        <w:rPr>
          <w:spacing w:val="-5"/>
          <w:lang w:val="en-GB"/>
        </w:rPr>
        <w:t xml:space="preserve"> </w:t>
      </w:r>
      <w:r w:rsidRPr="00E46CA3">
        <w:rPr>
          <w:spacing w:val="-4"/>
          <w:lang w:val="en-GB"/>
        </w:rPr>
        <w:t>such</w:t>
      </w:r>
      <w:r w:rsidRPr="00E46CA3">
        <w:rPr>
          <w:spacing w:val="-5"/>
          <w:lang w:val="en-GB"/>
        </w:rPr>
        <w:t xml:space="preserve"> </w:t>
      </w:r>
      <w:r w:rsidRPr="00E46CA3">
        <w:rPr>
          <w:spacing w:val="-4"/>
          <w:lang w:val="en-GB"/>
        </w:rPr>
        <w:t>as</w:t>
      </w:r>
      <w:r w:rsidRPr="00E46CA3">
        <w:rPr>
          <w:spacing w:val="-5"/>
          <w:lang w:val="en-GB"/>
        </w:rPr>
        <w:t xml:space="preserve"> </w:t>
      </w:r>
      <w:r w:rsidRPr="00E46CA3">
        <w:rPr>
          <w:spacing w:val="-4"/>
          <w:lang w:val="en-GB"/>
        </w:rPr>
        <w:t>IMAGE</w:t>
      </w:r>
      <w:r w:rsidRPr="00E46CA3">
        <w:rPr>
          <w:spacing w:val="-5"/>
          <w:lang w:val="en-GB"/>
        </w:rPr>
        <w:t xml:space="preserve"> </w:t>
      </w:r>
      <w:r w:rsidRPr="00E46CA3">
        <w:rPr>
          <w:spacing w:val="-4"/>
          <w:lang w:val="en-GB"/>
        </w:rPr>
        <w:t>(</w:t>
      </w:r>
      <w:hyperlink w:anchor="_bookmark67" w:history="1">
        <w:r w:rsidRPr="00E46CA3">
          <w:rPr>
            <w:color w:val="2F4F4F"/>
            <w:spacing w:val="-4"/>
            <w:lang w:val="en-GB"/>
          </w:rPr>
          <w:t>Stehfest</w:t>
        </w:r>
        <w:r w:rsidRPr="00E46CA3">
          <w:rPr>
            <w:color w:val="2F4F4F"/>
            <w:spacing w:val="-5"/>
            <w:lang w:val="en-GB"/>
          </w:rPr>
          <w:t xml:space="preserve"> </w:t>
        </w:r>
        <w:r w:rsidRPr="00E46CA3">
          <w:rPr>
            <w:color w:val="2F4F4F"/>
            <w:spacing w:val="-4"/>
            <w:lang w:val="en-GB"/>
          </w:rPr>
          <w:t>et</w:t>
        </w:r>
        <w:r w:rsidRPr="00E46CA3">
          <w:rPr>
            <w:color w:val="2F4F4F"/>
            <w:spacing w:val="-5"/>
            <w:lang w:val="en-GB"/>
          </w:rPr>
          <w:t xml:space="preserve"> </w:t>
        </w:r>
        <w:r w:rsidRPr="00E46CA3">
          <w:rPr>
            <w:color w:val="2F4F4F"/>
            <w:spacing w:val="-4"/>
            <w:lang w:val="en-GB"/>
          </w:rPr>
          <w:t>al.</w:t>
        </w:r>
      </w:hyperlink>
      <w:r w:rsidRPr="00E46CA3">
        <w:rPr>
          <w:spacing w:val="-4"/>
          <w:lang w:val="en-GB"/>
        </w:rPr>
        <w:t>,</w:t>
      </w:r>
      <w:r w:rsidRPr="00E46CA3">
        <w:rPr>
          <w:spacing w:val="-5"/>
          <w:lang w:val="en-GB"/>
        </w:rPr>
        <w:t xml:space="preserve"> </w:t>
      </w:r>
      <w:hyperlink w:anchor="_bookmark67" w:history="1">
        <w:r w:rsidRPr="00E46CA3">
          <w:rPr>
            <w:color w:val="2F4F4F"/>
            <w:spacing w:val="-4"/>
            <w:lang w:val="en-GB"/>
          </w:rPr>
          <w:t>2014</w:t>
        </w:r>
      </w:hyperlink>
      <w:r w:rsidRPr="00E46CA3">
        <w:rPr>
          <w:spacing w:val="-4"/>
          <w:lang w:val="en-GB"/>
        </w:rPr>
        <w:t>)</w:t>
      </w:r>
      <w:r w:rsidRPr="00E46CA3">
        <w:rPr>
          <w:spacing w:val="-5"/>
          <w:lang w:val="en-GB"/>
        </w:rPr>
        <w:t xml:space="preserve"> </w:t>
      </w:r>
      <w:r w:rsidRPr="00E46CA3">
        <w:rPr>
          <w:spacing w:val="-4"/>
          <w:lang w:val="en-GB"/>
        </w:rPr>
        <w:t>and REMIND</w:t>
      </w:r>
      <w:r w:rsidRPr="00E46CA3">
        <w:rPr>
          <w:spacing w:val="-8"/>
          <w:lang w:val="en-GB"/>
        </w:rPr>
        <w:t xml:space="preserve"> </w:t>
      </w:r>
      <w:r w:rsidRPr="00E46CA3">
        <w:rPr>
          <w:spacing w:val="-4"/>
          <w:lang w:val="en-GB"/>
        </w:rPr>
        <w:t>(</w:t>
      </w:r>
      <w:hyperlink w:anchor="_bookmark19" w:history="1">
        <w:r w:rsidRPr="00E46CA3">
          <w:rPr>
            <w:color w:val="2F4F4F"/>
            <w:spacing w:val="-4"/>
            <w:lang w:val="en-GB"/>
          </w:rPr>
          <w:t>Aboumahboub</w:t>
        </w:r>
        <w:r w:rsidRPr="00E46CA3">
          <w:rPr>
            <w:color w:val="2F4F4F"/>
            <w:spacing w:val="-8"/>
            <w:lang w:val="en-GB"/>
          </w:rPr>
          <w:t xml:space="preserve"> </w:t>
        </w:r>
        <w:r w:rsidRPr="00E46CA3">
          <w:rPr>
            <w:color w:val="2F4F4F"/>
            <w:spacing w:val="-4"/>
            <w:lang w:val="en-GB"/>
          </w:rPr>
          <w:t>et</w:t>
        </w:r>
        <w:r w:rsidRPr="00E46CA3">
          <w:rPr>
            <w:color w:val="2F4F4F"/>
            <w:spacing w:val="-8"/>
            <w:lang w:val="en-GB"/>
          </w:rPr>
          <w:t xml:space="preserve"> </w:t>
        </w:r>
        <w:r w:rsidRPr="00E46CA3">
          <w:rPr>
            <w:color w:val="2F4F4F"/>
            <w:spacing w:val="-4"/>
            <w:lang w:val="en-GB"/>
          </w:rPr>
          <w:t>al.</w:t>
        </w:r>
      </w:hyperlink>
      <w:r w:rsidRPr="00E46CA3">
        <w:rPr>
          <w:spacing w:val="-4"/>
          <w:lang w:val="en-GB"/>
        </w:rPr>
        <w:t>,</w:t>
      </w:r>
      <w:r w:rsidRPr="00E46CA3">
        <w:rPr>
          <w:spacing w:val="-8"/>
          <w:lang w:val="en-GB"/>
        </w:rPr>
        <w:t xml:space="preserve"> </w:t>
      </w:r>
      <w:hyperlink w:anchor="_bookmark19" w:history="1">
        <w:r w:rsidRPr="00E46CA3">
          <w:rPr>
            <w:color w:val="2F4F4F"/>
            <w:spacing w:val="-4"/>
            <w:lang w:val="en-GB"/>
          </w:rPr>
          <w:t>2020</w:t>
        </w:r>
      </w:hyperlink>
      <w:r w:rsidRPr="00E46CA3">
        <w:rPr>
          <w:spacing w:val="-4"/>
          <w:lang w:val="en-GB"/>
        </w:rPr>
        <w:t>),</w:t>
      </w:r>
      <w:r w:rsidRPr="00E46CA3">
        <w:rPr>
          <w:spacing w:val="-8"/>
          <w:lang w:val="en-GB"/>
        </w:rPr>
        <w:t xml:space="preserve"> </w:t>
      </w:r>
      <w:r w:rsidRPr="00E46CA3">
        <w:rPr>
          <w:spacing w:val="-4"/>
          <w:lang w:val="en-GB"/>
        </w:rPr>
        <w:t>which</w:t>
      </w:r>
      <w:r w:rsidRPr="00E46CA3">
        <w:rPr>
          <w:spacing w:val="-8"/>
          <w:lang w:val="en-GB"/>
        </w:rPr>
        <w:t xml:space="preserve"> </w:t>
      </w:r>
      <w:r w:rsidRPr="00E46CA3">
        <w:rPr>
          <w:spacing w:val="-4"/>
          <w:lang w:val="en-GB"/>
        </w:rPr>
        <w:t>offer</w:t>
      </w:r>
      <w:r w:rsidRPr="00E46CA3">
        <w:rPr>
          <w:spacing w:val="-8"/>
          <w:lang w:val="en-GB"/>
        </w:rPr>
        <w:t xml:space="preserve"> </w:t>
      </w:r>
      <w:r w:rsidRPr="00E46CA3">
        <w:rPr>
          <w:spacing w:val="-4"/>
          <w:lang w:val="en-GB"/>
        </w:rPr>
        <w:t>a</w:t>
      </w:r>
      <w:r w:rsidRPr="00E46CA3">
        <w:rPr>
          <w:spacing w:val="-8"/>
          <w:lang w:val="en-GB"/>
        </w:rPr>
        <w:t xml:space="preserve"> </w:t>
      </w:r>
      <w:r w:rsidRPr="00E46CA3">
        <w:rPr>
          <w:spacing w:val="-4"/>
          <w:lang w:val="en-GB"/>
        </w:rPr>
        <w:t>range</w:t>
      </w:r>
      <w:r w:rsidRPr="00E46CA3">
        <w:rPr>
          <w:spacing w:val="-8"/>
          <w:lang w:val="en-GB"/>
        </w:rPr>
        <w:t xml:space="preserve"> </w:t>
      </w:r>
      <w:r w:rsidRPr="00E46CA3">
        <w:rPr>
          <w:spacing w:val="-4"/>
          <w:lang w:val="en-GB"/>
        </w:rPr>
        <w:t xml:space="preserve">of </w:t>
      </w:r>
      <w:r w:rsidRPr="00E46CA3">
        <w:rPr>
          <w:lang w:val="en-GB"/>
        </w:rPr>
        <w:t>options aligned with the Shared Socioeconomic Pathways (SSPs)</w:t>
      </w:r>
      <w:r w:rsidRPr="00E46CA3">
        <w:rPr>
          <w:spacing w:val="-1"/>
          <w:lang w:val="en-GB"/>
        </w:rPr>
        <w:t xml:space="preserve"> </w:t>
      </w:r>
      <w:r w:rsidRPr="00E46CA3">
        <w:rPr>
          <w:lang w:val="en-GB"/>
        </w:rPr>
        <w:t>(</w:t>
      </w:r>
      <w:hyperlink w:anchor="_bookmark66" w:history="1">
        <w:r w:rsidRPr="00E46CA3">
          <w:rPr>
            <w:color w:val="2F4F4F"/>
            <w:lang w:val="en-GB"/>
          </w:rPr>
          <w:t>Meinshausen</w:t>
        </w:r>
        <w:r w:rsidRPr="00E46CA3">
          <w:rPr>
            <w:color w:val="2F4F4F"/>
            <w:spacing w:val="-1"/>
            <w:lang w:val="en-GB"/>
          </w:rPr>
          <w:t xml:space="preserve"> </w:t>
        </w:r>
        <w:r w:rsidRPr="00E46CA3">
          <w:rPr>
            <w:color w:val="2F4F4F"/>
            <w:lang w:val="en-GB"/>
          </w:rPr>
          <w:t>et</w:t>
        </w:r>
        <w:r w:rsidRPr="00E46CA3">
          <w:rPr>
            <w:color w:val="2F4F4F"/>
            <w:spacing w:val="-1"/>
            <w:lang w:val="en-GB"/>
          </w:rPr>
          <w:t xml:space="preserve"> </w:t>
        </w:r>
        <w:r w:rsidRPr="00E46CA3">
          <w:rPr>
            <w:color w:val="2F4F4F"/>
            <w:lang w:val="en-GB"/>
          </w:rPr>
          <w:t>al.</w:t>
        </w:r>
      </w:hyperlink>
      <w:r w:rsidRPr="00E46CA3">
        <w:rPr>
          <w:lang w:val="en-GB"/>
        </w:rPr>
        <w:t>,</w:t>
      </w:r>
      <w:r w:rsidRPr="00E46CA3">
        <w:rPr>
          <w:spacing w:val="-1"/>
          <w:lang w:val="en-GB"/>
        </w:rPr>
        <w:t xml:space="preserve"> </w:t>
      </w:r>
      <w:hyperlink w:anchor="_bookmark66" w:history="1">
        <w:r w:rsidRPr="00E46CA3">
          <w:rPr>
            <w:color w:val="2F4F4F"/>
            <w:lang w:val="en-GB"/>
          </w:rPr>
          <w:t>2020</w:t>
        </w:r>
      </w:hyperlink>
      <w:r w:rsidRPr="00E46CA3">
        <w:rPr>
          <w:lang w:val="en-GB"/>
        </w:rPr>
        <w:t>)</w:t>
      </w:r>
      <w:r w:rsidRPr="00E46CA3">
        <w:rPr>
          <w:spacing w:val="-1"/>
          <w:lang w:val="en-GB"/>
        </w:rPr>
        <w:t xml:space="preserve"> </w:t>
      </w:r>
      <w:r w:rsidRPr="00E46CA3">
        <w:rPr>
          <w:lang w:val="en-GB"/>
        </w:rPr>
        <w:t>and</w:t>
      </w:r>
      <w:r w:rsidRPr="00E46CA3">
        <w:rPr>
          <w:spacing w:val="-1"/>
          <w:lang w:val="en-GB"/>
        </w:rPr>
        <w:t xml:space="preserve"> </w:t>
      </w:r>
      <w:r w:rsidRPr="00E46CA3">
        <w:rPr>
          <w:lang w:val="en-GB"/>
        </w:rPr>
        <w:t>can</w:t>
      </w:r>
      <w:r w:rsidRPr="00E46CA3">
        <w:rPr>
          <w:spacing w:val="-1"/>
          <w:lang w:val="en-GB"/>
        </w:rPr>
        <w:t xml:space="preserve"> </w:t>
      </w:r>
      <w:r w:rsidRPr="00E46CA3">
        <w:rPr>
          <w:lang w:val="en-GB"/>
        </w:rPr>
        <w:t>be</w:t>
      </w:r>
      <w:r w:rsidRPr="00E46CA3">
        <w:rPr>
          <w:spacing w:val="-1"/>
          <w:lang w:val="en-GB"/>
        </w:rPr>
        <w:t xml:space="preserve"> </w:t>
      </w:r>
      <w:r w:rsidRPr="00E46CA3">
        <w:rPr>
          <w:lang w:val="en-GB"/>
        </w:rPr>
        <w:t>paired</w:t>
      </w:r>
      <w:r w:rsidRPr="00E46CA3">
        <w:rPr>
          <w:spacing w:val="-1"/>
          <w:lang w:val="en-GB"/>
        </w:rPr>
        <w:t xml:space="preserve"> </w:t>
      </w:r>
      <w:r w:rsidRPr="00E46CA3">
        <w:rPr>
          <w:lang w:val="en-GB"/>
        </w:rPr>
        <w:t>with</w:t>
      </w:r>
      <w:r w:rsidRPr="00E46CA3">
        <w:rPr>
          <w:spacing w:val="-1"/>
          <w:lang w:val="en-GB"/>
        </w:rPr>
        <w:t xml:space="preserve"> </w:t>
      </w:r>
      <w:r w:rsidRPr="00E46CA3">
        <w:rPr>
          <w:lang w:val="en-GB"/>
        </w:rPr>
        <w:t>a variety of mitigation scenarios.</w:t>
      </w:r>
    </w:p>
    <w:p w14:paraId="31F1C261" w14:textId="52B1DE7B" w:rsidR="009C0070" w:rsidRPr="00E46CA3" w:rsidRDefault="00000000">
      <w:pPr>
        <w:pStyle w:val="BodyText"/>
        <w:spacing w:line="249" w:lineRule="auto"/>
        <w:ind w:left="26" w:firstLine="306"/>
        <w:rPr>
          <w:lang w:val="en-GB"/>
        </w:rPr>
      </w:pPr>
      <w:r w:rsidRPr="00E46CA3">
        <w:rPr>
          <w:lang w:val="en-GB"/>
        </w:rPr>
        <w:t>The deconstruction of the databases by T-reX into lists of exchanges allows the relevant flows of material and waste to be identified and categorised by the search functions.</w:t>
      </w:r>
      <w:r w:rsidRPr="00E46CA3">
        <w:rPr>
          <w:spacing w:val="-7"/>
          <w:lang w:val="en-GB"/>
        </w:rPr>
        <w:t xml:space="preserve"> </w:t>
      </w:r>
      <w:r w:rsidRPr="00E46CA3">
        <w:rPr>
          <w:lang w:val="en-GB"/>
        </w:rPr>
        <w:t>The</w:t>
      </w:r>
      <w:r w:rsidRPr="00E46CA3">
        <w:rPr>
          <w:spacing w:val="-7"/>
          <w:lang w:val="en-GB"/>
        </w:rPr>
        <w:t xml:space="preserve"> </w:t>
      </w:r>
      <w:r w:rsidRPr="00E46CA3">
        <w:rPr>
          <w:lang w:val="en-GB"/>
        </w:rPr>
        <w:t>queries</w:t>
      </w:r>
      <w:r w:rsidRPr="00E46CA3">
        <w:rPr>
          <w:spacing w:val="-7"/>
          <w:lang w:val="en-GB"/>
        </w:rPr>
        <w:t xml:space="preserve"> </w:t>
      </w:r>
      <w:r w:rsidRPr="00E46CA3">
        <w:rPr>
          <w:lang w:val="en-GB"/>
        </w:rPr>
        <w:t>facilitating</w:t>
      </w:r>
      <w:r w:rsidRPr="00E46CA3">
        <w:rPr>
          <w:spacing w:val="-7"/>
          <w:lang w:val="en-GB"/>
        </w:rPr>
        <w:t xml:space="preserve"> </w:t>
      </w:r>
      <w:r w:rsidRPr="00E46CA3">
        <w:rPr>
          <w:lang w:val="en-GB"/>
        </w:rPr>
        <w:t>this</w:t>
      </w:r>
      <w:r w:rsidRPr="00E46CA3">
        <w:rPr>
          <w:spacing w:val="-7"/>
          <w:lang w:val="en-GB"/>
        </w:rPr>
        <w:t xml:space="preserve"> </w:t>
      </w:r>
      <w:r w:rsidRPr="00E46CA3">
        <w:rPr>
          <w:lang w:val="en-GB"/>
        </w:rPr>
        <w:t>are</w:t>
      </w:r>
      <w:r w:rsidRPr="00E46CA3">
        <w:rPr>
          <w:spacing w:val="-7"/>
          <w:lang w:val="en-GB"/>
        </w:rPr>
        <w:t xml:space="preserve"> </w:t>
      </w:r>
      <w:r w:rsidRPr="00E46CA3">
        <w:rPr>
          <w:lang w:val="en-GB"/>
        </w:rPr>
        <w:t>tailored</w:t>
      </w:r>
      <w:r w:rsidRPr="00E46CA3">
        <w:rPr>
          <w:spacing w:val="-7"/>
          <w:lang w:val="en-GB"/>
        </w:rPr>
        <w:t xml:space="preserve"> </w:t>
      </w:r>
      <w:r w:rsidRPr="00E46CA3">
        <w:rPr>
          <w:lang w:val="en-GB"/>
        </w:rPr>
        <w:t>to</w:t>
      </w:r>
      <w:r w:rsidRPr="00E46CA3">
        <w:rPr>
          <w:spacing w:val="-7"/>
          <w:lang w:val="en-GB"/>
        </w:rPr>
        <w:t xml:space="preserve"> </w:t>
      </w:r>
      <w:r w:rsidRPr="00E46CA3">
        <w:rPr>
          <w:lang w:val="en-GB"/>
        </w:rPr>
        <w:t>the</w:t>
      </w:r>
      <w:r w:rsidRPr="00E46CA3">
        <w:rPr>
          <w:spacing w:val="-7"/>
          <w:lang w:val="en-GB"/>
        </w:rPr>
        <w:t xml:space="preserve"> </w:t>
      </w:r>
      <w:r w:rsidRPr="00E46CA3">
        <w:rPr>
          <w:lang w:val="en-GB"/>
        </w:rPr>
        <w:t>specific database and the user can easily modify them to suit their needs. The categories defined in the configuration are used to</w:t>
      </w:r>
      <w:r w:rsidRPr="00E46CA3">
        <w:rPr>
          <w:spacing w:val="-12"/>
          <w:lang w:val="en-GB"/>
        </w:rPr>
        <w:t xml:space="preserve"> </w:t>
      </w:r>
      <w:r w:rsidRPr="00E46CA3">
        <w:rPr>
          <w:lang w:val="en-GB"/>
        </w:rPr>
        <w:t>create</w:t>
      </w:r>
      <w:r w:rsidRPr="00E46CA3">
        <w:rPr>
          <w:spacing w:val="-12"/>
          <w:lang w:val="en-GB"/>
        </w:rPr>
        <w:t xml:space="preserve"> </w:t>
      </w:r>
      <w:r w:rsidRPr="00E46CA3">
        <w:rPr>
          <w:lang w:val="en-GB"/>
        </w:rPr>
        <w:t>T-reX’s</w:t>
      </w:r>
      <w:r w:rsidRPr="00E46CA3">
        <w:rPr>
          <w:spacing w:val="-12"/>
          <w:lang w:val="en-GB"/>
        </w:rPr>
        <w:t xml:space="preserve"> </w:t>
      </w:r>
      <w:r w:rsidRPr="00E46CA3">
        <w:rPr>
          <w:lang w:val="en-GB"/>
        </w:rPr>
        <w:t>‘pseudo</w:t>
      </w:r>
      <w:r w:rsidRPr="00E46CA3">
        <w:rPr>
          <w:spacing w:val="-12"/>
          <w:lang w:val="en-GB"/>
        </w:rPr>
        <w:t xml:space="preserve"> </w:t>
      </w:r>
      <w:r w:rsidRPr="00E46CA3">
        <w:rPr>
          <w:lang w:val="en-GB"/>
        </w:rPr>
        <w:t>LCIA’</w:t>
      </w:r>
      <w:r w:rsidRPr="00E46CA3">
        <w:rPr>
          <w:spacing w:val="-12"/>
          <w:lang w:val="en-GB"/>
        </w:rPr>
        <w:t xml:space="preserve"> </w:t>
      </w:r>
      <w:r w:rsidRPr="00E46CA3">
        <w:rPr>
          <w:lang w:val="en-GB"/>
        </w:rPr>
        <w:t>methods</w:t>
      </w:r>
      <w:r w:rsidRPr="00E46CA3">
        <w:rPr>
          <w:spacing w:val="-12"/>
          <w:lang w:val="en-GB"/>
        </w:rPr>
        <w:t xml:space="preserve"> </w:t>
      </w:r>
      <w:r w:rsidRPr="00E46CA3">
        <w:rPr>
          <w:lang w:val="en-GB"/>
        </w:rPr>
        <w:t>that</w:t>
      </w:r>
      <w:r w:rsidRPr="00E46CA3">
        <w:rPr>
          <w:spacing w:val="-12"/>
          <w:lang w:val="en-GB"/>
        </w:rPr>
        <w:t xml:space="preserve"> </w:t>
      </w:r>
      <w:r w:rsidRPr="00E46CA3">
        <w:rPr>
          <w:lang w:val="en-GB"/>
        </w:rPr>
        <w:t>are</w:t>
      </w:r>
      <w:r w:rsidRPr="00E46CA3">
        <w:rPr>
          <w:spacing w:val="-12"/>
          <w:lang w:val="en-GB"/>
        </w:rPr>
        <w:t xml:space="preserve"> </w:t>
      </w:r>
      <w:r w:rsidRPr="00E46CA3">
        <w:rPr>
          <w:lang w:val="en-GB"/>
        </w:rPr>
        <w:t>indicators of aggregated technosphere demand. The exchange editing function of T-reX then takes each list of exchanges and appends to the relevant activity a copy of the technosphere exchange as a mirrored ‘pseudo-biosphere’ exchange that matches the ‘pseudo-LCIA’ method.</w:t>
      </w:r>
    </w:p>
    <w:p w14:paraId="768F27A0" w14:textId="2EF0E28F" w:rsidR="009C0070" w:rsidRPr="00E46CA3" w:rsidRDefault="00000000" w:rsidP="00AD074B">
      <w:pPr>
        <w:pStyle w:val="BodyText"/>
        <w:spacing w:line="249" w:lineRule="auto"/>
        <w:ind w:left="34" w:right="31" w:firstLine="298"/>
        <w:rPr>
          <w:lang w:val="en-GB"/>
        </w:rPr>
      </w:pPr>
      <w:r w:rsidRPr="00E46CA3">
        <w:rPr>
          <w:lang w:val="en-GB"/>
        </w:rPr>
        <w:t>In</w:t>
      </w:r>
      <w:r w:rsidRPr="00E46CA3">
        <w:rPr>
          <w:spacing w:val="-10"/>
          <w:lang w:val="en-GB"/>
        </w:rPr>
        <w:t xml:space="preserve"> </w:t>
      </w:r>
      <w:r w:rsidRPr="00E46CA3">
        <w:rPr>
          <w:lang w:val="en-GB"/>
        </w:rPr>
        <w:t>the</w:t>
      </w:r>
      <w:r w:rsidRPr="00E46CA3">
        <w:rPr>
          <w:spacing w:val="-10"/>
          <w:lang w:val="en-GB"/>
        </w:rPr>
        <w:t xml:space="preserve"> </w:t>
      </w:r>
      <w:r w:rsidRPr="00E46CA3">
        <w:rPr>
          <w:lang w:val="en-GB"/>
        </w:rPr>
        <w:t>default</w:t>
      </w:r>
      <w:r w:rsidRPr="00E46CA3">
        <w:rPr>
          <w:spacing w:val="-10"/>
          <w:lang w:val="en-GB"/>
        </w:rPr>
        <w:t xml:space="preserve"> </w:t>
      </w:r>
      <w:r w:rsidRPr="00E46CA3">
        <w:rPr>
          <w:lang w:val="en-GB"/>
        </w:rPr>
        <w:t>configuration</w:t>
      </w:r>
      <w:r w:rsidRPr="00E46CA3">
        <w:rPr>
          <w:spacing w:val="-10"/>
          <w:lang w:val="en-GB"/>
        </w:rPr>
        <w:t xml:space="preserve"> </w:t>
      </w:r>
      <w:r w:rsidRPr="00E46CA3">
        <w:rPr>
          <w:lang w:val="en-GB"/>
        </w:rPr>
        <w:t>of</w:t>
      </w:r>
      <w:r w:rsidRPr="00E46CA3">
        <w:rPr>
          <w:spacing w:val="-10"/>
          <w:lang w:val="en-GB"/>
        </w:rPr>
        <w:t xml:space="preserve"> </w:t>
      </w:r>
      <w:r w:rsidRPr="00E46CA3">
        <w:rPr>
          <w:lang w:val="en-GB"/>
        </w:rPr>
        <w:t>T-reX,</w:t>
      </w:r>
      <w:r w:rsidRPr="00E46CA3">
        <w:rPr>
          <w:spacing w:val="-10"/>
          <w:lang w:val="en-GB"/>
        </w:rPr>
        <w:t xml:space="preserve"> </w:t>
      </w:r>
      <w:r w:rsidRPr="00E46CA3">
        <w:rPr>
          <w:lang w:val="en-GB"/>
        </w:rPr>
        <w:t>there</w:t>
      </w:r>
      <w:r w:rsidRPr="00E46CA3">
        <w:rPr>
          <w:spacing w:val="-10"/>
          <w:lang w:val="en-GB"/>
        </w:rPr>
        <w:t xml:space="preserve"> </w:t>
      </w:r>
      <w:r w:rsidRPr="00E46CA3">
        <w:rPr>
          <w:lang w:val="en-GB"/>
        </w:rPr>
        <w:t>are</w:t>
      </w:r>
      <w:r w:rsidRPr="00E46CA3">
        <w:rPr>
          <w:spacing w:val="-10"/>
          <w:lang w:val="en-GB"/>
        </w:rPr>
        <w:t xml:space="preserve"> </w:t>
      </w:r>
      <w:r w:rsidRPr="00E46CA3">
        <w:rPr>
          <w:lang w:val="en-GB"/>
        </w:rPr>
        <w:t>10</w:t>
      </w:r>
      <w:r w:rsidRPr="00E46CA3">
        <w:rPr>
          <w:spacing w:val="-10"/>
          <w:lang w:val="en-GB"/>
        </w:rPr>
        <w:t xml:space="preserve"> </w:t>
      </w:r>
      <w:r w:rsidRPr="00E46CA3">
        <w:rPr>
          <w:lang w:val="en-GB"/>
        </w:rPr>
        <w:t>waste categories</w:t>
      </w:r>
      <w:r w:rsidRPr="00E46CA3">
        <w:rPr>
          <w:spacing w:val="40"/>
          <w:lang w:val="en-GB"/>
        </w:rPr>
        <w:t xml:space="preserve"> </w:t>
      </w:r>
      <w:r w:rsidRPr="00E46CA3">
        <w:rPr>
          <w:lang w:val="en-GB"/>
        </w:rPr>
        <w:t>which</w:t>
      </w:r>
      <w:r w:rsidRPr="00E46CA3">
        <w:rPr>
          <w:spacing w:val="40"/>
          <w:lang w:val="en-GB"/>
        </w:rPr>
        <w:t xml:space="preserve"> </w:t>
      </w:r>
      <w:r w:rsidRPr="00E46CA3">
        <w:rPr>
          <w:lang w:val="en-GB"/>
        </w:rPr>
        <w:t>are</w:t>
      </w:r>
      <w:r w:rsidRPr="00E46CA3">
        <w:rPr>
          <w:spacing w:val="40"/>
          <w:lang w:val="en-GB"/>
        </w:rPr>
        <w:t xml:space="preserve"> </w:t>
      </w:r>
      <w:r w:rsidRPr="00E46CA3">
        <w:rPr>
          <w:lang w:val="en-GB"/>
        </w:rPr>
        <w:t>then</w:t>
      </w:r>
      <w:r w:rsidRPr="00E46CA3">
        <w:rPr>
          <w:spacing w:val="40"/>
          <w:lang w:val="en-GB"/>
        </w:rPr>
        <w:t xml:space="preserve"> </w:t>
      </w:r>
      <w:r w:rsidRPr="00E46CA3">
        <w:rPr>
          <w:lang w:val="en-GB"/>
        </w:rPr>
        <w:t>further</w:t>
      </w:r>
      <w:r w:rsidRPr="00E46CA3">
        <w:rPr>
          <w:spacing w:val="40"/>
          <w:lang w:val="en-GB"/>
        </w:rPr>
        <w:t xml:space="preserve"> </w:t>
      </w:r>
      <w:r w:rsidRPr="00E46CA3">
        <w:rPr>
          <w:lang w:val="en-GB"/>
        </w:rPr>
        <w:t>divided</w:t>
      </w:r>
      <w:r w:rsidRPr="00E46CA3">
        <w:rPr>
          <w:spacing w:val="40"/>
          <w:lang w:val="en-GB"/>
        </w:rPr>
        <w:t xml:space="preserve"> </w:t>
      </w:r>
      <w:r w:rsidRPr="00E46CA3">
        <w:rPr>
          <w:lang w:val="en-GB"/>
        </w:rPr>
        <w:t>by</w:t>
      </w:r>
      <w:r w:rsidRPr="00E46CA3">
        <w:rPr>
          <w:spacing w:val="40"/>
          <w:lang w:val="en-GB"/>
        </w:rPr>
        <w:t xml:space="preserve"> </w:t>
      </w:r>
      <w:r w:rsidRPr="00E46CA3">
        <w:rPr>
          <w:lang w:val="en-GB"/>
        </w:rPr>
        <w:t>their</w:t>
      </w:r>
      <w:r w:rsidRPr="00E46CA3">
        <w:rPr>
          <w:spacing w:val="40"/>
          <w:lang w:val="en-GB"/>
        </w:rPr>
        <w:t xml:space="preserve"> </w:t>
      </w:r>
      <w:r w:rsidRPr="00E46CA3">
        <w:rPr>
          <w:lang w:val="en-GB"/>
        </w:rPr>
        <w:t>unit of measurement (kilograms and cubic meters) to create a total</w:t>
      </w:r>
      <w:r w:rsidRPr="00E46CA3">
        <w:rPr>
          <w:spacing w:val="31"/>
          <w:lang w:val="en-GB"/>
        </w:rPr>
        <w:t xml:space="preserve"> </w:t>
      </w:r>
      <w:r w:rsidRPr="00E46CA3">
        <w:rPr>
          <w:lang w:val="en-GB"/>
        </w:rPr>
        <w:t>of</w:t>
      </w:r>
      <w:r w:rsidRPr="00E46CA3">
        <w:rPr>
          <w:spacing w:val="32"/>
          <w:lang w:val="en-GB"/>
        </w:rPr>
        <w:t xml:space="preserve"> </w:t>
      </w:r>
      <w:r w:rsidRPr="00E46CA3">
        <w:rPr>
          <w:lang w:val="en-GB"/>
        </w:rPr>
        <w:t>20</w:t>
      </w:r>
      <w:r w:rsidRPr="00E46CA3">
        <w:rPr>
          <w:spacing w:val="32"/>
          <w:lang w:val="en-GB"/>
        </w:rPr>
        <w:t xml:space="preserve"> </w:t>
      </w:r>
      <w:r w:rsidRPr="00E46CA3">
        <w:rPr>
          <w:lang w:val="en-GB"/>
        </w:rPr>
        <w:t>waste</w:t>
      </w:r>
      <w:r w:rsidRPr="00E46CA3">
        <w:rPr>
          <w:spacing w:val="32"/>
          <w:lang w:val="en-GB"/>
        </w:rPr>
        <w:t xml:space="preserve"> </w:t>
      </w:r>
      <w:r w:rsidRPr="00E46CA3">
        <w:rPr>
          <w:lang w:val="en-GB"/>
        </w:rPr>
        <w:t>methods.</w:t>
      </w:r>
      <w:r w:rsidRPr="00E46CA3">
        <w:rPr>
          <w:spacing w:val="31"/>
          <w:lang w:val="en-GB"/>
        </w:rPr>
        <w:t xml:space="preserve"> </w:t>
      </w:r>
      <w:r w:rsidRPr="00E46CA3">
        <w:rPr>
          <w:lang w:val="en-GB"/>
        </w:rPr>
        <w:t>The</w:t>
      </w:r>
      <w:r w:rsidRPr="00E46CA3">
        <w:rPr>
          <w:spacing w:val="32"/>
          <w:lang w:val="en-GB"/>
        </w:rPr>
        <w:t xml:space="preserve"> </w:t>
      </w:r>
      <w:r w:rsidRPr="00E46CA3">
        <w:rPr>
          <w:lang w:val="en-GB"/>
        </w:rPr>
        <w:t>waste</w:t>
      </w:r>
      <w:r w:rsidRPr="00E46CA3">
        <w:rPr>
          <w:spacing w:val="32"/>
          <w:lang w:val="en-GB"/>
        </w:rPr>
        <w:t xml:space="preserve"> </w:t>
      </w:r>
      <w:r w:rsidRPr="00E46CA3">
        <w:rPr>
          <w:lang w:val="en-GB"/>
        </w:rPr>
        <w:t>categories</w:t>
      </w:r>
      <w:r w:rsidRPr="00E46CA3">
        <w:rPr>
          <w:spacing w:val="32"/>
          <w:lang w:val="en-GB"/>
        </w:rPr>
        <w:t xml:space="preserve"> </w:t>
      </w:r>
      <w:r w:rsidRPr="00E46CA3">
        <w:rPr>
          <w:spacing w:val="-2"/>
          <w:lang w:val="en-GB"/>
        </w:rPr>
        <w:t>include</w:t>
      </w:r>
      <w:r w:rsidR="00AD074B" w:rsidRPr="00E46CA3">
        <w:rPr>
          <w:spacing w:val="-2"/>
          <w:lang w:val="en-GB"/>
        </w:rPr>
        <w:t xml:space="preserve"> </w:t>
      </w:r>
      <w:r w:rsidRPr="00E46CA3">
        <w:rPr>
          <w:lang w:val="en-GB"/>
        </w:rPr>
        <w:t>aggregations</w:t>
      </w:r>
      <w:r w:rsidRPr="00E46CA3">
        <w:rPr>
          <w:spacing w:val="-10"/>
          <w:lang w:val="en-GB"/>
        </w:rPr>
        <w:t xml:space="preserve"> </w:t>
      </w:r>
      <w:r w:rsidRPr="00E46CA3">
        <w:rPr>
          <w:lang w:val="en-GB"/>
        </w:rPr>
        <w:t>such</w:t>
      </w:r>
      <w:r w:rsidRPr="00E46CA3">
        <w:rPr>
          <w:spacing w:val="-9"/>
          <w:lang w:val="en-GB"/>
        </w:rPr>
        <w:t xml:space="preserve"> </w:t>
      </w:r>
      <w:r w:rsidRPr="00E46CA3">
        <w:rPr>
          <w:lang w:val="en-GB"/>
        </w:rPr>
        <w:t>as</w:t>
      </w:r>
      <w:r w:rsidRPr="00E46CA3">
        <w:rPr>
          <w:spacing w:val="-9"/>
          <w:lang w:val="en-GB"/>
        </w:rPr>
        <w:t xml:space="preserve"> </w:t>
      </w:r>
      <w:r w:rsidRPr="00E46CA3">
        <w:rPr>
          <w:lang w:val="en-GB"/>
        </w:rPr>
        <w:t>‘total</w:t>
      </w:r>
      <w:r w:rsidRPr="00E46CA3">
        <w:rPr>
          <w:spacing w:val="-9"/>
          <w:lang w:val="en-GB"/>
        </w:rPr>
        <w:t xml:space="preserve"> </w:t>
      </w:r>
      <w:r w:rsidRPr="00E46CA3">
        <w:rPr>
          <w:lang w:val="en-GB"/>
        </w:rPr>
        <w:t>waste’</w:t>
      </w:r>
      <w:r w:rsidRPr="00E46CA3">
        <w:rPr>
          <w:spacing w:val="-9"/>
          <w:lang w:val="en-GB"/>
        </w:rPr>
        <w:t xml:space="preserve"> </w:t>
      </w:r>
      <w:r w:rsidRPr="00E46CA3">
        <w:rPr>
          <w:lang w:val="en-GB"/>
        </w:rPr>
        <w:t>‘hazardous</w:t>
      </w:r>
      <w:r w:rsidRPr="00E46CA3">
        <w:rPr>
          <w:spacing w:val="-10"/>
          <w:lang w:val="en-GB"/>
        </w:rPr>
        <w:t xml:space="preserve"> </w:t>
      </w:r>
      <w:r w:rsidRPr="00E46CA3">
        <w:rPr>
          <w:lang w:val="en-GB"/>
        </w:rPr>
        <w:t>waste’</w:t>
      </w:r>
      <w:r w:rsidRPr="00E46CA3">
        <w:rPr>
          <w:spacing w:val="-10"/>
          <w:lang w:val="en-GB"/>
        </w:rPr>
        <w:t xml:space="preserve"> </w:t>
      </w:r>
      <w:r w:rsidRPr="00E46CA3">
        <w:rPr>
          <w:lang w:val="en-GB"/>
        </w:rPr>
        <w:t>as</w:t>
      </w:r>
      <w:r w:rsidRPr="00E46CA3">
        <w:rPr>
          <w:spacing w:val="-9"/>
          <w:lang w:val="en-GB"/>
        </w:rPr>
        <w:t xml:space="preserve"> </w:t>
      </w:r>
      <w:r w:rsidRPr="00E46CA3">
        <w:rPr>
          <w:lang w:val="en-GB"/>
        </w:rPr>
        <w:t xml:space="preserve">well as, those for ‘waste sent to treatment’ by, for example, incineration or recycling. The full details are listed in the </w:t>
      </w:r>
      <w:r w:rsidR="00834F9B" w:rsidRPr="00E46CA3">
        <w:rPr>
          <w:lang w:val="en-GB"/>
        </w:rPr>
        <w:t>Supplementary Material</w:t>
      </w:r>
      <w:r w:rsidRPr="00E46CA3">
        <w:rPr>
          <w:lang w:val="en-GB"/>
        </w:rPr>
        <w:t xml:space="preserve"> in </w:t>
      </w:r>
      <w:hyperlink w:anchor="_bookmark10" w:history="1">
        <w:r w:rsidRPr="00E46CA3">
          <w:rPr>
            <w:color w:val="2F4F4F"/>
            <w:lang w:val="en-GB"/>
          </w:rPr>
          <w:t>item 3</w:t>
        </w:r>
      </w:hyperlink>
      <w:r w:rsidRPr="00E46CA3">
        <w:rPr>
          <w:lang w:val="en-GB"/>
        </w:rPr>
        <w:t>. One advantage of T-reX is that it can identify ‘hidden’ waste exchanges that would otherwise be ‘consumed’ by a treatment process and not leave the technosphere.</w:t>
      </w:r>
    </w:p>
    <w:p w14:paraId="6CF02600" w14:textId="5A4FF4A5" w:rsidR="009C0070" w:rsidRPr="00E46CA3" w:rsidRDefault="00000000">
      <w:pPr>
        <w:pStyle w:val="BodyText"/>
        <w:spacing w:line="249" w:lineRule="auto"/>
        <w:ind w:left="24" w:right="280" w:firstLine="306"/>
        <w:rPr>
          <w:lang w:val="en-GB"/>
        </w:rPr>
      </w:pPr>
      <w:r w:rsidRPr="00E46CA3">
        <w:rPr>
          <w:lang w:val="en-GB"/>
        </w:rPr>
        <w:t>In addition to these waste categories, T-reX can incorporate any number of material demand categories, the defaults</w:t>
      </w:r>
      <w:r w:rsidRPr="00E46CA3">
        <w:rPr>
          <w:spacing w:val="-6"/>
          <w:lang w:val="en-GB"/>
        </w:rPr>
        <w:t xml:space="preserve"> </w:t>
      </w:r>
      <w:r w:rsidRPr="00E46CA3">
        <w:rPr>
          <w:lang w:val="en-GB"/>
        </w:rPr>
        <w:t>being</w:t>
      </w:r>
      <w:r w:rsidRPr="00E46CA3">
        <w:rPr>
          <w:spacing w:val="-6"/>
          <w:lang w:val="en-GB"/>
        </w:rPr>
        <w:t xml:space="preserve"> </w:t>
      </w:r>
      <w:r w:rsidRPr="00E46CA3">
        <w:rPr>
          <w:lang w:val="en-GB"/>
        </w:rPr>
        <w:t>based</w:t>
      </w:r>
      <w:r w:rsidRPr="00E46CA3">
        <w:rPr>
          <w:spacing w:val="-6"/>
          <w:lang w:val="en-GB"/>
        </w:rPr>
        <w:t xml:space="preserve"> </w:t>
      </w:r>
      <w:r w:rsidRPr="00E46CA3">
        <w:rPr>
          <w:lang w:val="en-GB"/>
        </w:rPr>
        <w:t>on</w:t>
      </w:r>
      <w:r w:rsidRPr="00E46CA3">
        <w:rPr>
          <w:spacing w:val="-6"/>
          <w:lang w:val="en-GB"/>
        </w:rPr>
        <w:t xml:space="preserve"> </w:t>
      </w:r>
      <w:r w:rsidRPr="00E46CA3">
        <w:rPr>
          <w:lang w:val="en-GB"/>
        </w:rPr>
        <w:t>the</w:t>
      </w:r>
      <w:r w:rsidRPr="00E46CA3">
        <w:rPr>
          <w:spacing w:val="-6"/>
          <w:lang w:val="en-GB"/>
        </w:rPr>
        <w:t xml:space="preserve"> </w:t>
      </w:r>
      <w:r w:rsidRPr="00E46CA3">
        <w:rPr>
          <w:lang w:val="en-GB"/>
        </w:rPr>
        <w:t>EU</w:t>
      </w:r>
      <w:r w:rsidRPr="00E46CA3">
        <w:rPr>
          <w:spacing w:val="-6"/>
          <w:lang w:val="en-GB"/>
        </w:rPr>
        <w:t xml:space="preserve"> </w:t>
      </w:r>
      <w:r w:rsidRPr="00E46CA3">
        <w:rPr>
          <w:lang w:val="en-GB"/>
        </w:rPr>
        <w:t>Critical</w:t>
      </w:r>
      <w:r w:rsidRPr="00E46CA3">
        <w:rPr>
          <w:spacing w:val="-6"/>
          <w:lang w:val="en-GB"/>
        </w:rPr>
        <w:t xml:space="preserve"> </w:t>
      </w:r>
      <w:r w:rsidRPr="00E46CA3">
        <w:rPr>
          <w:lang w:val="en-GB"/>
        </w:rPr>
        <w:t>Raw</w:t>
      </w:r>
      <w:r w:rsidRPr="00E46CA3">
        <w:rPr>
          <w:spacing w:val="-6"/>
          <w:lang w:val="en-GB"/>
        </w:rPr>
        <w:t xml:space="preserve"> </w:t>
      </w:r>
      <w:r w:rsidRPr="00E46CA3">
        <w:rPr>
          <w:lang w:val="en-GB"/>
        </w:rPr>
        <w:t>Materials</w:t>
      </w:r>
      <w:r w:rsidRPr="00E46CA3">
        <w:rPr>
          <w:spacing w:val="-6"/>
          <w:lang w:val="en-GB"/>
        </w:rPr>
        <w:t xml:space="preserve"> </w:t>
      </w:r>
      <w:r w:rsidRPr="00E46CA3">
        <w:rPr>
          <w:lang w:val="en-GB"/>
        </w:rPr>
        <w:t xml:space="preserve">(CRM) </w:t>
      </w:r>
      <w:r w:rsidRPr="00E46CA3">
        <w:rPr>
          <w:spacing w:val="-2"/>
          <w:lang w:val="en-GB"/>
        </w:rPr>
        <w:t>list</w:t>
      </w:r>
      <w:r w:rsidRPr="00E46CA3">
        <w:rPr>
          <w:spacing w:val="-7"/>
          <w:lang w:val="en-GB"/>
        </w:rPr>
        <w:t xml:space="preserve"> </w:t>
      </w:r>
      <w:r w:rsidRPr="00E46CA3">
        <w:rPr>
          <w:spacing w:val="-2"/>
          <w:lang w:val="en-GB"/>
        </w:rPr>
        <w:t>for</w:t>
      </w:r>
      <w:r w:rsidRPr="00E46CA3">
        <w:rPr>
          <w:spacing w:val="-6"/>
          <w:lang w:val="en-GB"/>
        </w:rPr>
        <w:t xml:space="preserve"> </w:t>
      </w:r>
      <w:r w:rsidRPr="00E46CA3">
        <w:rPr>
          <w:spacing w:val="-2"/>
          <w:lang w:val="en-GB"/>
        </w:rPr>
        <w:t>2023</w:t>
      </w:r>
      <w:r w:rsidRPr="00E46CA3">
        <w:rPr>
          <w:spacing w:val="-6"/>
          <w:lang w:val="en-GB"/>
        </w:rPr>
        <w:t xml:space="preserve"> </w:t>
      </w:r>
      <w:r w:rsidRPr="00E46CA3">
        <w:rPr>
          <w:spacing w:val="-2"/>
          <w:lang w:val="en-GB"/>
        </w:rPr>
        <w:t>(</w:t>
      </w:r>
      <w:hyperlink w:anchor="_bookmark45" w:history="1">
        <w:r w:rsidRPr="00E46CA3">
          <w:rPr>
            <w:color w:val="2F4F4F"/>
            <w:spacing w:val="-2"/>
            <w:lang w:val="en-GB"/>
          </w:rPr>
          <w:t>European</w:t>
        </w:r>
        <w:r w:rsidRPr="00E46CA3">
          <w:rPr>
            <w:color w:val="2F4F4F"/>
            <w:spacing w:val="-7"/>
            <w:lang w:val="en-GB"/>
          </w:rPr>
          <w:t xml:space="preserve"> </w:t>
        </w:r>
        <w:r w:rsidRPr="00E46CA3">
          <w:rPr>
            <w:color w:val="2F4F4F"/>
            <w:spacing w:val="-2"/>
            <w:lang w:val="en-GB"/>
          </w:rPr>
          <w:t>Commission</w:t>
        </w:r>
        <w:r w:rsidRPr="00E46CA3">
          <w:rPr>
            <w:color w:val="2F4F4F"/>
            <w:spacing w:val="-6"/>
            <w:lang w:val="en-GB"/>
          </w:rPr>
          <w:t xml:space="preserve"> </w:t>
        </w:r>
        <w:r w:rsidRPr="00E46CA3">
          <w:rPr>
            <w:color w:val="2F4F4F"/>
            <w:spacing w:val="-2"/>
            <w:lang w:val="en-GB"/>
          </w:rPr>
          <w:t>and</w:t>
        </w:r>
        <w:r w:rsidRPr="00E46CA3">
          <w:rPr>
            <w:color w:val="2F4F4F"/>
            <w:spacing w:val="-6"/>
            <w:lang w:val="en-GB"/>
          </w:rPr>
          <w:t xml:space="preserve"> </w:t>
        </w:r>
        <w:r w:rsidRPr="00E46CA3">
          <w:rPr>
            <w:color w:val="2F4F4F"/>
            <w:spacing w:val="-2"/>
            <w:lang w:val="en-GB"/>
          </w:rPr>
          <w:t>DG-GROW</w:t>
        </w:r>
      </w:hyperlink>
      <w:r w:rsidRPr="00E46CA3">
        <w:rPr>
          <w:spacing w:val="-2"/>
          <w:lang w:val="en-GB"/>
        </w:rPr>
        <w:t>,</w:t>
      </w:r>
      <w:r w:rsidRPr="00E46CA3">
        <w:rPr>
          <w:spacing w:val="-6"/>
          <w:lang w:val="en-GB"/>
        </w:rPr>
        <w:t xml:space="preserve"> </w:t>
      </w:r>
      <w:hyperlink w:anchor="_bookmark45" w:history="1">
        <w:r w:rsidRPr="00E46CA3">
          <w:rPr>
            <w:color w:val="2F4F4F"/>
            <w:spacing w:val="-2"/>
            <w:lang w:val="en-GB"/>
          </w:rPr>
          <w:t>2023</w:t>
        </w:r>
      </w:hyperlink>
      <w:r w:rsidRPr="00E46CA3">
        <w:rPr>
          <w:spacing w:val="-2"/>
          <w:lang w:val="en-GB"/>
        </w:rPr>
        <w:t xml:space="preserve">), </w:t>
      </w:r>
      <w:r w:rsidRPr="00E46CA3">
        <w:rPr>
          <w:lang w:val="en-GB"/>
        </w:rPr>
        <w:t xml:space="preserve">which contains 30 materials considered essential to the EU economy and also at risk of supply disruption. Especially valuable in the case of CRMs is T-reX’s ability to uncover and quantify these threads of background consumption, which can be inconspicuously embedded in products or consumed in seemingly distant supply chain activities. The </w:t>
      </w:r>
      <w:r w:rsidRPr="00E46CA3">
        <w:rPr>
          <w:lang w:val="en-GB"/>
        </w:rPr>
        <w:lastRenderedPageBreak/>
        <w:t>identity of the materials considered, and their categorical groupings,</w:t>
      </w:r>
      <w:r w:rsidRPr="00E46CA3">
        <w:rPr>
          <w:spacing w:val="40"/>
          <w:lang w:val="en-GB"/>
        </w:rPr>
        <w:t xml:space="preserve"> </w:t>
      </w:r>
      <w:r w:rsidRPr="00E46CA3">
        <w:rPr>
          <w:lang w:val="en-GB"/>
        </w:rPr>
        <w:t>are</w:t>
      </w:r>
      <w:r w:rsidRPr="00E46CA3">
        <w:rPr>
          <w:spacing w:val="40"/>
          <w:lang w:val="en-GB"/>
        </w:rPr>
        <w:t xml:space="preserve"> </w:t>
      </w:r>
      <w:r w:rsidRPr="00E46CA3">
        <w:rPr>
          <w:lang w:val="en-GB"/>
        </w:rPr>
        <w:t>easily</w:t>
      </w:r>
      <w:r w:rsidRPr="00E46CA3">
        <w:rPr>
          <w:spacing w:val="40"/>
          <w:lang w:val="en-GB"/>
        </w:rPr>
        <w:t xml:space="preserve"> </w:t>
      </w:r>
      <w:r w:rsidRPr="00E46CA3">
        <w:rPr>
          <w:lang w:val="en-GB"/>
        </w:rPr>
        <w:t>customisable</w:t>
      </w:r>
      <w:r w:rsidRPr="00E46CA3">
        <w:rPr>
          <w:spacing w:val="40"/>
          <w:lang w:val="en-GB"/>
        </w:rPr>
        <w:t xml:space="preserve"> </w:t>
      </w:r>
      <w:r w:rsidRPr="00E46CA3">
        <w:rPr>
          <w:lang w:val="en-GB"/>
        </w:rPr>
        <w:t>by</w:t>
      </w:r>
      <w:r w:rsidRPr="00E46CA3">
        <w:rPr>
          <w:spacing w:val="40"/>
          <w:lang w:val="en-GB"/>
        </w:rPr>
        <w:t xml:space="preserve"> </w:t>
      </w:r>
      <w:r w:rsidRPr="00E46CA3">
        <w:rPr>
          <w:lang w:val="en-GB"/>
        </w:rPr>
        <w:t>the</w:t>
      </w:r>
      <w:r w:rsidRPr="00E46CA3">
        <w:rPr>
          <w:spacing w:val="40"/>
          <w:lang w:val="en-GB"/>
        </w:rPr>
        <w:t xml:space="preserve"> </w:t>
      </w:r>
      <w:r w:rsidRPr="00E46CA3">
        <w:rPr>
          <w:lang w:val="en-GB"/>
        </w:rPr>
        <w:t>user.</w:t>
      </w:r>
      <w:r w:rsidRPr="00E46CA3">
        <w:rPr>
          <w:spacing w:val="40"/>
          <w:lang w:val="en-GB"/>
        </w:rPr>
        <w:t xml:space="preserve"> </w:t>
      </w:r>
      <w:r w:rsidRPr="00E46CA3">
        <w:rPr>
          <w:lang w:val="en-GB"/>
        </w:rPr>
        <w:t>The</w:t>
      </w:r>
      <w:r w:rsidRPr="00E46CA3">
        <w:rPr>
          <w:spacing w:val="40"/>
          <w:lang w:val="en-GB"/>
        </w:rPr>
        <w:t xml:space="preserve"> </w:t>
      </w:r>
      <w:r w:rsidRPr="00E46CA3">
        <w:rPr>
          <w:lang w:val="en-GB"/>
        </w:rPr>
        <w:t xml:space="preserve">full list of 59 materials included in the default configuration is provided in the </w:t>
      </w:r>
      <w:r w:rsidR="00834F9B" w:rsidRPr="00E46CA3">
        <w:rPr>
          <w:lang w:val="en-GB"/>
        </w:rPr>
        <w:t>Supplementary Material</w:t>
      </w:r>
      <w:r w:rsidRPr="00E46CA3">
        <w:rPr>
          <w:lang w:val="en-GB"/>
        </w:rPr>
        <w:t xml:space="preserve"> in </w:t>
      </w:r>
      <w:hyperlink w:anchor="_bookmark10" w:history="1">
        <w:r w:rsidRPr="00E46CA3">
          <w:rPr>
            <w:color w:val="2F4F4F"/>
            <w:lang w:val="en-GB"/>
          </w:rPr>
          <w:t>item 3</w:t>
        </w:r>
      </w:hyperlink>
      <w:r w:rsidRPr="00E46CA3">
        <w:rPr>
          <w:lang w:val="en-GB"/>
        </w:rPr>
        <w:t>.</w:t>
      </w:r>
    </w:p>
    <w:p w14:paraId="53EEB806" w14:textId="787C832F" w:rsidR="009C0070" w:rsidRPr="00E46CA3" w:rsidRDefault="00000000">
      <w:pPr>
        <w:pStyle w:val="BodyText"/>
        <w:spacing w:line="249" w:lineRule="auto"/>
        <w:ind w:left="24" w:right="282" w:firstLine="306"/>
        <w:rPr>
          <w:lang w:val="en-GB"/>
        </w:rPr>
      </w:pPr>
      <w:r w:rsidRPr="00E46CA3">
        <w:rPr>
          <w:lang w:val="en-GB"/>
        </w:rPr>
        <w:t>Following</w:t>
      </w:r>
      <w:r w:rsidRPr="00E46CA3">
        <w:rPr>
          <w:spacing w:val="-10"/>
          <w:lang w:val="en-GB"/>
        </w:rPr>
        <w:t xml:space="preserve"> </w:t>
      </w:r>
      <w:r w:rsidRPr="00E46CA3">
        <w:rPr>
          <w:lang w:val="en-GB"/>
        </w:rPr>
        <w:t>the</w:t>
      </w:r>
      <w:r w:rsidRPr="00E46CA3">
        <w:rPr>
          <w:spacing w:val="-9"/>
          <w:lang w:val="en-GB"/>
        </w:rPr>
        <w:t xml:space="preserve"> </w:t>
      </w:r>
      <w:r w:rsidRPr="00E46CA3">
        <w:rPr>
          <w:lang w:val="en-GB"/>
        </w:rPr>
        <w:t>logic</w:t>
      </w:r>
      <w:r w:rsidRPr="00E46CA3">
        <w:rPr>
          <w:spacing w:val="-9"/>
          <w:lang w:val="en-GB"/>
        </w:rPr>
        <w:t xml:space="preserve"> </w:t>
      </w:r>
      <w:r w:rsidRPr="00E46CA3">
        <w:rPr>
          <w:lang w:val="en-GB"/>
        </w:rPr>
        <w:t>of</w:t>
      </w:r>
      <w:r w:rsidRPr="00E46CA3">
        <w:rPr>
          <w:spacing w:val="-9"/>
          <w:lang w:val="en-GB"/>
        </w:rPr>
        <w:t xml:space="preserve"> </w:t>
      </w:r>
      <w:r w:rsidRPr="00E46CA3">
        <w:rPr>
          <w:lang w:val="en-GB"/>
        </w:rPr>
        <w:t>the</w:t>
      </w:r>
      <w:r w:rsidRPr="00E46CA3">
        <w:rPr>
          <w:spacing w:val="-10"/>
          <w:lang w:val="en-GB"/>
        </w:rPr>
        <w:t xml:space="preserve"> </w:t>
      </w:r>
      <w:r w:rsidRPr="00E46CA3">
        <w:rPr>
          <w:lang w:val="en-GB"/>
        </w:rPr>
        <w:t>standard</w:t>
      </w:r>
      <w:r w:rsidRPr="00E46CA3">
        <w:rPr>
          <w:spacing w:val="-10"/>
          <w:lang w:val="en-GB"/>
        </w:rPr>
        <w:t xml:space="preserve"> </w:t>
      </w:r>
      <w:r w:rsidRPr="00E46CA3">
        <w:rPr>
          <w:lang w:val="en-GB"/>
        </w:rPr>
        <w:t>LCA</w:t>
      </w:r>
      <w:r w:rsidRPr="00E46CA3">
        <w:rPr>
          <w:spacing w:val="-9"/>
          <w:lang w:val="en-GB"/>
        </w:rPr>
        <w:t xml:space="preserve"> </w:t>
      </w:r>
      <w:r w:rsidRPr="00E46CA3">
        <w:rPr>
          <w:lang w:val="en-GB"/>
        </w:rPr>
        <w:t>models</w:t>
      </w:r>
      <w:r w:rsidRPr="00E46CA3">
        <w:rPr>
          <w:spacing w:val="-11"/>
          <w:lang w:val="en-GB"/>
        </w:rPr>
        <w:t xml:space="preserve"> </w:t>
      </w:r>
      <w:hyperlink w:anchor="_bookmark86" w:history="1">
        <w:r w:rsidRPr="00E46CA3">
          <w:rPr>
            <w:color w:val="2F4F4F"/>
            <w:lang w:val="en-GB"/>
          </w:rPr>
          <w:t>Wernet</w:t>
        </w:r>
      </w:hyperlink>
      <w:r w:rsidRPr="00E46CA3">
        <w:rPr>
          <w:color w:val="2F4F4F"/>
          <w:lang w:val="en-GB"/>
        </w:rPr>
        <w:t xml:space="preserve"> </w:t>
      </w:r>
      <w:hyperlink w:anchor="_bookmark86" w:history="1">
        <w:r w:rsidRPr="00E46CA3">
          <w:rPr>
            <w:color w:val="2F4F4F"/>
            <w:spacing w:val="-2"/>
            <w:lang w:val="en-GB"/>
          </w:rPr>
          <w:t>et</w:t>
        </w:r>
        <w:r w:rsidRPr="00E46CA3">
          <w:rPr>
            <w:color w:val="2F4F4F"/>
            <w:spacing w:val="-7"/>
            <w:lang w:val="en-GB"/>
          </w:rPr>
          <w:t xml:space="preserve"> </w:t>
        </w:r>
        <w:r w:rsidRPr="00E46CA3">
          <w:rPr>
            <w:color w:val="2F4F4F"/>
            <w:spacing w:val="-2"/>
            <w:lang w:val="en-GB"/>
          </w:rPr>
          <w:t>al.</w:t>
        </w:r>
      </w:hyperlink>
      <w:r w:rsidRPr="00E46CA3">
        <w:rPr>
          <w:color w:val="2F4F4F"/>
          <w:spacing w:val="-7"/>
          <w:lang w:val="en-GB"/>
        </w:rPr>
        <w:t xml:space="preserve"> </w:t>
      </w:r>
      <w:r w:rsidRPr="00E46CA3">
        <w:rPr>
          <w:spacing w:val="-2"/>
          <w:lang w:val="en-GB"/>
        </w:rPr>
        <w:t>(</w:t>
      </w:r>
      <w:hyperlink w:anchor="_bookmark86" w:history="1">
        <w:r w:rsidRPr="00E46CA3">
          <w:rPr>
            <w:color w:val="2F4F4F"/>
            <w:spacing w:val="-2"/>
            <w:lang w:val="en-GB"/>
          </w:rPr>
          <w:t>2016</w:t>
        </w:r>
      </w:hyperlink>
      <w:r w:rsidRPr="00E46CA3">
        <w:rPr>
          <w:spacing w:val="-2"/>
          <w:lang w:val="en-GB"/>
        </w:rPr>
        <w:t>);</w:t>
      </w:r>
      <w:r w:rsidRPr="00E46CA3">
        <w:rPr>
          <w:spacing w:val="-7"/>
          <w:lang w:val="en-GB"/>
        </w:rPr>
        <w:t xml:space="preserve"> </w:t>
      </w:r>
      <w:hyperlink w:anchor="_bookmark27" w:history="1">
        <w:r w:rsidRPr="00E46CA3">
          <w:rPr>
            <w:color w:val="2F4F4F"/>
            <w:spacing w:val="-2"/>
            <w:lang w:val="en-GB"/>
          </w:rPr>
          <w:t>Guinée</w:t>
        </w:r>
        <w:r w:rsidRPr="00E46CA3">
          <w:rPr>
            <w:color w:val="2F4F4F"/>
            <w:spacing w:val="-7"/>
            <w:lang w:val="en-GB"/>
          </w:rPr>
          <w:t xml:space="preserve"> </w:t>
        </w:r>
        <w:r w:rsidRPr="00E46CA3">
          <w:rPr>
            <w:color w:val="2F4F4F"/>
            <w:spacing w:val="-2"/>
            <w:lang w:val="en-GB"/>
          </w:rPr>
          <w:t>et</w:t>
        </w:r>
        <w:r w:rsidRPr="00E46CA3">
          <w:rPr>
            <w:color w:val="2F4F4F"/>
            <w:spacing w:val="-7"/>
            <w:lang w:val="en-GB"/>
          </w:rPr>
          <w:t xml:space="preserve"> </w:t>
        </w:r>
        <w:r w:rsidRPr="00E46CA3">
          <w:rPr>
            <w:color w:val="2F4F4F"/>
            <w:spacing w:val="-2"/>
            <w:lang w:val="en-GB"/>
          </w:rPr>
          <w:t>al.</w:t>
        </w:r>
      </w:hyperlink>
      <w:r w:rsidRPr="00E46CA3">
        <w:rPr>
          <w:color w:val="2F4F4F"/>
          <w:spacing w:val="-7"/>
          <w:lang w:val="en-GB"/>
        </w:rPr>
        <w:t xml:space="preserve"> </w:t>
      </w:r>
      <w:r w:rsidRPr="00E46CA3">
        <w:rPr>
          <w:spacing w:val="-2"/>
          <w:lang w:val="en-GB"/>
        </w:rPr>
        <w:t>(</w:t>
      </w:r>
      <w:hyperlink w:anchor="_bookmark27" w:history="1">
        <w:r w:rsidRPr="00E46CA3">
          <w:rPr>
            <w:color w:val="2F4F4F"/>
            <w:spacing w:val="-2"/>
            <w:lang w:val="en-GB"/>
          </w:rPr>
          <w:t>2004</w:t>
        </w:r>
      </w:hyperlink>
      <w:r w:rsidRPr="00E46CA3">
        <w:rPr>
          <w:spacing w:val="-2"/>
          <w:lang w:val="en-GB"/>
        </w:rPr>
        <w:t>),</w:t>
      </w:r>
      <w:r w:rsidRPr="00E46CA3">
        <w:rPr>
          <w:spacing w:val="-7"/>
          <w:lang w:val="en-GB"/>
        </w:rPr>
        <w:t xml:space="preserve"> </w:t>
      </w:r>
      <w:r w:rsidRPr="00E46CA3">
        <w:rPr>
          <w:spacing w:val="-2"/>
          <w:lang w:val="en-GB"/>
        </w:rPr>
        <w:t>the</w:t>
      </w:r>
      <w:r w:rsidRPr="00E46CA3">
        <w:rPr>
          <w:spacing w:val="-7"/>
          <w:lang w:val="en-GB"/>
        </w:rPr>
        <w:t xml:space="preserve"> </w:t>
      </w:r>
      <w:r w:rsidRPr="00E46CA3">
        <w:rPr>
          <w:spacing w:val="-2"/>
          <w:lang w:val="en-GB"/>
        </w:rPr>
        <w:t>identification</w:t>
      </w:r>
      <w:r w:rsidRPr="00E46CA3">
        <w:rPr>
          <w:spacing w:val="-7"/>
          <w:lang w:val="en-GB"/>
        </w:rPr>
        <w:t xml:space="preserve"> </w:t>
      </w:r>
      <w:r w:rsidRPr="00E46CA3">
        <w:rPr>
          <w:spacing w:val="-2"/>
          <w:lang w:val="en-GB"/>
        </w:rPr>
        <w:t>of</w:t>
      </w:r>
      <w:r w:rsidRPr="00E46CA3">
        <w:rPr>
          <w:spacing w:val="-7"/>
          <w:lang w:val="en-GB"/>
        </w:rPr>
        <w:t xml:space="preserve"> </w:t>
      </w:r>
      <w:r w:rsidRPr="00E46CA3">
        <w:rPr>
          <w:spacing w:val="-2"/>
          <w:lang w:val="en-GB"/>
        </w:rPr>
        <w:t>mater</w:t>
      </w:r>
      <w:r w:rsidRPr="00E46CA3">
        <w:rPr>
          <w:lang w:val="en-GB"/>
        </w:rPr>
        <w:t>ial exchanges with T-reX differs from that used to identify waste</w:t>
      </w:r>
      <w:r w:rsidRPr="00E46CA3">
        <w:rPr>
          <w:spacing w:val="-11"/>
          <w:lang w:val="en-GB"/>
        </w:rPr>
        <w:t xml:space="preserve"> </w:t>
      </w:r>
      <w:r w:rsidRPr="00E46CA3">
        <w:rPr>
          <w:lang w:val="en-GB"/>
        </w:rPr>
        <w:t>exchanges.</w:t>
      </w:r>
      <w:r w:rsidRPr="00E46CA3">
        <w:rPr>
          <w:spacing w:val="-11"/>
          <w:lang w:val="en-GB"/>
        </w:rPr>
        <w:t xml:space="preserve"> </w:t>
      </w:r>
      <w:r w:rsidRPr="00E46CA3">
        <w:rPr>
          <w:lang w:val="en-GB"/>
        </w:rPr>
        <w:t>That</w:t>
      </w:r>
      <w:r w:rsidRPr="00E46CA3">
        <w:rPr>
          <w:spacing w:val="-11"/>
          <w:lang w:val="en-GB"/>
        </w:rPr>
        <w:t xml:space="preserve"> </w:t>
      </w:r>
      <w:r w:rsidRPr="00E46CA3">
        <w:rPr>
          <w:lang w:val="en-GB"/>
        </w:rPr>
        <w:t>is,</w:t>
      </w:r>
      <w:r w:rsidRPr="00E46CA3">
        <w:rPr>
          <w:spacing w:val="-11"/>
          <w:lang w:val="en-GB"/>
        </w:rPr>
        <w:t xml:space="preserve"> </w:t>
      </w:r>
      <w:r w:rsidRPr="00E46CA3">
        <w:rPr>
          <w:lang w:val="en-GB"/>
        </w:rPr>
        <w:t>the</w:t>
      </w:r>
      <w:r w:rsidRPr="00E46CA3">
        <w:rPr>
          <w:spacing w:val="-11"/>
          <w:lang w:val="en-GB"/>
        </w:rPr>
        <w:t xml:space="preserve"> </w:t>
      </w:r>
      <w:r w:rsidRPr="00E46CA3">
        <w:rPr>
          <w:lang w:val="en-GB"/>
        </w:rPr>
        <w:t>search</w:t>
      </w:r>
      <w:r w:rsidRPr="00E46CA3">
        <w:rPr>
          <w:spacing w:val="-11"/>
          <w:lang w:val="en-GB"/>
        </w:rPr>
        <w:t xml:space="preserve"> </w:t>
      </w:r>
      <w:r w:rsidRPr="00E46CA3">
        <w:rPr>
          <w:lang w:val="en-GB"/>
        </w:rPr>
        <w:t>queries</w:t>
      </w:r>
      <w:r w:rsidRPr="00E46CA3">
        <w:rPr>
          <w:spacing w:val="-11"/>
          <w:lang w:val="en-GB"/>
        </w:rPr>
        <w:t xml:space="preserve"> </w:t>
      </w:r>
      <w:r w:rsidRPr="00E46CA3">
        <w:rPr>
          <w:lang w:val="en-GB"/>
        </w:rPr>
        <w:t>are</w:t>
      </w:r>
      <w:r w:rsidRPr="00E46CA3">
        <w:rPr>
          <w:spacing w:val="-11"/>
          <w:lang w:val="en-GB"/>
        </w:rPr>
        <w:t xml:space="preserve"> </w:t>
      </w:r>
      <w:r w:rsidRPr="00E46CA3">
        <w:rPr>
          <w:lang w:val="en-GB"/>
        </w:rPr>
        <w:t>based</w:t>
      </w:r>
      <w:r w:rsidRPr="00E46CA3">
        <w:rPr>
          <w:spacing w:val="-11"/>
          <w:lang w:val="en-GB"/>
        </w:rPr>
        <w:t xml:space="preserve"> </w:t>
      </w:r>
      <w:r w:rsidRPr="00E46CA3">
        <w:rPr>
          <w:lang w:val="en-GB"/>
        </w:rPr>
        <w:t>on</w:t>
      </w:r>
      <w:r w:rsidRPr="00E46CA3">
        <w:rPr>
          <w:spacing w:val="-11"/>
          <w:lang w:val="en-GB"/>
        </w:rPr>
        <w:t xml:space="preserve"> </w:t>
      </w:r>
      <w:r w:rsidRPr="00E46CA3">
        <w:rPr>
          <w:lang w:val="en-GB"/>
        </w:rPr>
        <w:t>the names</w:t>
      </w:r>
      <w:r w:rsidRPr="00E46CA3">
        <w:rPr>
          <w:spacing w:val="30"/>
          <w:lang w:val="en-GB"/>
        </w:rPr>
        <w:t xml:space="preserve"> </w:t>
      </w:r>
      <w:r w:rsidRPr="00E46CA3">
        <w:rPr>
          <w:lang w:val="en-GB"/>
        </w:rPr>
        <w:t>of</w:t>
      </w:r>
      <w:r w:rsidRPr="00E46CA3">
        <w:rPr>
          <w:spacing w:val="30"/>
          <w:lang w:val="en-GB"/>
        </w:rPr>
        <w:t xml:space="preserve"> </w:t>
      </w:r>
      <w:r w:rsidRPr="00E46CA3">
        <w:rPr>
          <w:lang w:val="en-GB"/>
        </w:rPr>
        <w:t>the</w:t>
      </w:r>
      <w:r w:rsidRPr="00E46CA3">
        <w:rPr>
          <w:spacing w:val="30"/>
          <w:lang w:val="en-GB"/>
        </w:rPr>
        <w:t xml:space="preserve"> </w:t>
      </w:r>
      <w:r w:rsidRPr="00E46CA3">
        <w:rPr>
          <w:lang w:val="en-GB"/>
        </w:rPr>
        <w:t>relevant</w:t>
      </w:r>
      <w:r w:rsidRPr="00E46CA3">
        <w:rPr>
          <w:spacing w:val="29"/>
          <w:lang w:val="en-GB"/>
        </w:rPr>
        <w:t xml:space="preserve"> </w:t>
      </w:r>
      <w:r w:rsidRPr="00E46CA3">
        <w:rPr>
          <w:lang w:val="en-GB"/>
        </w:rPr>
        <w:t>‘market</w:t>
      </w:r>
      <w:r w:rsidRPr="00E46CA3">
        <w:rPr>
          <w:spacing w:val="30"/>
          <w:lang w:val="en-GB"/>
        </w:rPr>
        <w:t xml:space="preserve"> </w:t>
      </w:r>
      <w:r w:rsidRPr="00E46CA3">
        <w:rPr>
          <w:lang w:val="en-GB"/>
        </w:rPr>
        <w:t>activities’</w:t>
      </w:r>
      <w:r w:rsidRPr="00E46CA3">
        <w:rPr>
          <w:spacing w:val="30"/>
          <w:lang w:val="en-GB"/>
        </w:rPr>
        <w:t xml:space="preserve"> </w:t>
      </w:r>
      <w:r w:rsidRPr="00E46CA3">
        <w:rPr>
          <w:lang w:val="en-GB"/>
        </w:rPr>
        <w:t>for</w:t>
      </w:r>
      <w:r w:rsidRPr="00E46CA3">
        <w:rPr>
          <w:spacing w:val="30"/>
          <w:lang w:val="en-GB"/>
        </w:rPr>
        <w:t xml:space="preserve"> </w:t>
      </w:r>
      <w:r w:rsidRPr="00E46CA3">
        <w:rPr>
          <w:lang w:val="en-GB"/>
        </w:rPr>
        <w:t>the</w:t>
      </w:r>
      <w:r w:rsidRPr="00E46CA3">
        <w:rPr>
          <w:spacing w:val="30"/>
          <w:lang w:val="en-GB"/>
        </w:rPr>
        <w:t xml:space="preserve"> </w:t>
      </w:r>
      <w:r w:rsidRPr="00E46CA3">
        <w:rPr>
          <w:lang w:val="en-GB"/>
        </w:rPr>
        <w:t>material of</w:t>
      </w:r>
      <w:r w:rsidRPr="00E46CA3">
        <w:rPr>
          <w:spacing w:val="28"/>
          <w:lang w:val="en-GB"/>
        </w:rPr>
        <w:t xml:space="preserve"> </w:t>
      </w:r>
      <w:r w:rsidRPr="00E46CA3">
        <w:rPr>
          <w:lang w:val="en-GB"/>
        </w:rPr>
        <w:t>interest</w:t>
      </w:r>
      <w:r w:rsidRPr="00E46CA3">
        <w:rPr>
          <w:spacing w:val="28"/>
          <w:lang w:val="en-GB"/>
        </w:rPr>
        <w:t xml:space="preserve"> </w:t>
      </w:r>
      <w:r w:rsidRPr="00E46CA3">
        <w:rPr>
          <w:lang w:val="en-GB"/>
        </w:rPr>
        <w:t>rather</w:t>
      </w:r>
      <w:r w:rsidRPr="00E46CA3">
        <w:rPr>
          <w:spacing w:val="28"/>
          <w:lang w:val="en-GB"/>
        </w:rPr>
        <w:t xml:space="preserve"> </w:t>
      </w:r>
      <w:r w:rsidRPr="00E46CA3">
        <w:rPr>
          <w:lang w:val="en-GB"/>
        </w:rPr>
        <w:t>than</w:t>
      </w:r>
      <w:r w:rsidRPr="00E46CA3">
        <w:rPr>
          <w:spacing w:val="28"/>
          <w:lang w:val="en-GB"/>
        </w:rPr>
        <w:t xml:space="preserve"> </w:t>
      </w:r>
      <w:r w:rsidRPr="00E46CA3">
        <w:rPr>
          <w:lang w:val="en-GB"/>
        </w:rPr>
        <w:t>keywords</w:t>
      </w:r>
      <w:r w:rsidRPr="00E46CA3">
        <w:rPr>
          <w:spacing w:val="28"/>
          <w:lang w:val="en-GB"/>
        </w:rPr>
        <w:t xml:space="preserve"> </w:t>
      </w:r>
      <w:r w:rsidRPr="00E46CA3">
        <w:rPr>
          <w:lang w:val="en-GB"/>
        </w:rPr>
        <w:t>in</w:t>
      </w:r>
      <w:r w:rsidRPr="00E46CA3">
        <w:rPr>
          <w:spacing w:val="28"/>
          <w:lang w:val="en-GB"/>
        </w:rPr>
        <w:t xml:space="preserve"> </w:t>
      </w:r>
      <w:r w:rsidRPr="00E46CA3">
        <w:rPr>
          <w:lang w:val="en-GB"/>
        </w:rPr>
        <w:t>the</w:t>
      </w:r>
      <w:r w:rsidRPr="00E46CA3">
        <w:rPr>
          <w:spacing w:val="28"/>
          <w:lang w:val="en-GB"/>
        </w:rPr>
        <w:t xml:space="preserve"> </w:t>
      </w:r>
      <w:r w:rsidRPr="00E46CA3">
        <w:rPr>
          <w:lang w:val="en-GB"/>
        </w:rPr>
        <w:t>exchange’s</w:t>
      </w:r>
      <w:r w:rsidRPr="00E46CA3">
        <w:rPr>
          <w:spacing w:val="28"/>
          <w:lang w:val="en-GB"/>
        </w:rPr>
        <w:t xml:space="preserve"> </w:t>
      </w:r>
      <w:r w:rsidRPr="00E46CA3">
        <w:rPr>
          <w:lang w:val="en-GB"/>
        </w:rPr>
        <w:t>name. A useful feature of T-reX is that, in cases where there are several markets for one material or material grouping, the program</w:t>
      </w:r>
      <w:r w:rsidRPr="00E46CA3">
        <w:rPr>
          <w:spacing w:val="-11"/>
          <w:lang w:val="en-GB"/>
        </w:rPr>
        <w:t xml:space="preserve"> </w:t>
      </w:r>
      <w:r w:rsidRPr="00E46CA3">
        <w:rPr>
          <w:lang w:val="en-GB"/>
        </w:rPr>
        <w:t>can</w:t>
      </w:r>
      <w:r w:rsidRPr="00E46CA3">
        <w:rPr>
          <w:spacing w:val="-11"/>
          <w:lang w:val="en-GB"/>
        </w:rPr>
        <w:t xml:space="preserve"> </w:t>
      </w:r>
      <w:r w:rsidRPr="00E46CA3">
        <w:rPr>
          <w:lang w:val="en-GB"/>
        </w:rPr>
        <w:t>aggregate</w:t>
      </w:r>
      <w:r w:rsidRPr="00E46CA3">
        <w:rPr>
          <w:spacing w:val="-11"/>
          <w:lang w:val="en-GB"/>
        </w:rPr>
        <w:t xml:space="preserve"> </w:t>
      </w:r>
      <w:r w:rsidRPr="00E46CA3">
        <w:rPr>
          <w:lang w:val="en-GB"/>
        </w:rPr>
        <w:t>these</w:t>
      </w:r>
      <w:r w:rsidRPr="00E46CA3">
        <w:rPr>
          <w:spacing w:val="-11"/>
          <w:lang w:val="en-GB"/>
        </w:rPr>
        <w:t xml:space="preserve"> </w:t>
      </w:r>
      <w:r w:rsidRPr="00E46CA3">
        <w:rPr>
          <w:lang w:val="en-GB"/>
        </w:rPr>
        <w:t>flows.</w:t>
      </w:r>
      <w:r w:rsidRPr="00E46CA3">
        <w:rPr>
          <w:spacing w:val="-11"/>
          <w:lang w:val="en-GB"/>
        </w:rPr>
        <w:t xml:space="preserve"> </w:t>
      </w:r>
      <w:r w:rsidRPr="00E46CA3">
        <w:rPr>
          <w:lang w:val="en-GB"/>
        </w:rPr>
        <w:t>For</w:t>
      </w:r>
      <w:r w:rsidRPr="00E46CA3">
        <w:rPr>
          <w:spacing w:val="-11"/>
          <w:lang w:val="en-GB"/>
        </w:rPr>
        <w:t xml:space="preserve"> </w:t>
      </w:r>
      <w:r w:rsidRPr="00E46CA3">
        <w:rPr>
          <w:lang w:val="en-GB"/>
        </w:rPr>
        <w:t>example,</w:t>
      </w:r>
      <w:r w:rsidRPr="00E46CA3">
        <w:rPr>
          <w:spacing w:val="-11"/>
          <w:lang w:val="en-GB"/>
        </w:rPr>
        <w:t xml:space="preserve"> </w:t>
      </w:r>
      <w:r w:rsidRPr="00E46CA3">
        <w:rPr>
          <w:lang w:val="en-GB"/>
        </w:rPr>
        <w:t>exchanges with markets for the rare-earth-elements (REEs) ‘market</w:t>
      </w:r>
      <w:r w:rsidRPr="00E46CA3">
        <w:rPr>
          <w:spacing w:val="40"/>
          <w:lang w:val="en-GB"/>
        </w:rPr>
        <w:t xml:space="preserve"> </w:t>
      </w:r>
      <w:r w:rsidRPr="00E46CA3">
        <w:rPr>
          <w:lang w:val="en-GB"/>
        </w:rPr>
        <w:t>for cerium’, ‘market for dysprosium’, ‘market for erbium’, etc.</w:t>
      </w:r>
      <w:r w:rsidRPr="00E46CA3">
        <w:rPr>
          <w:spacing w:val="40"/>
          <w:lang w:val="en-GB"/>
        </w:rPr>
        <w:t xml:space="preserve"> </w:t>
      </w:r>
      <w:r w:rsidRPr="00E46CA3">
        <w:rPr>
          <w:lang w:val="en-GB"/>
        </w:rPr>
        <w:t>can</w:t>
      </w:r>
      <w:r w:rsidRPr="00E46CA3">
        <w:rPr>
          <w:spacing w:val="40"/>
          <w:lang w:val="en-GB"/>
        </w:rPr>
        <w:t xml:space="preserve"> </w:t>
      </w:r>
      <w:r w:rsidRPr="00E46CA3">
        <w:rPr>
          <w:lang w:val="en-GB"/>
        </w:rPr>
        <w:t>be</w:t>
      </w:r>
      <w:r w:rsidRPr="00E46CA3">
        <w:rPr>
          <w:spacing w:val="40"/>
          <w:lang w:val="en-GB"/>
        </w:rPr>
        <w:t xml:space="preserve"> </w:t>
      </w:r>
      <w:r w:rsidRPr="00E46CA3">
        <w:rPr>
          <w:lang w:val="en-GB"/>
        </w:rPr>
        <w:t>aggregated</w:t>
      </w:r>
      <w:r w:rsidRPr="00E46CA3">
        <w:rPr>
          <w:spacing w:val="40"/>
          <w:lang w:val="en-GB"/>
        </w:rPr>
        <w:t xml:space="preserve"> </w:t>
      </w:r>
      <w:r w:rsidRPr="00E46CA3">
        <w:rPr>
          <w:lang w:val="en-GB"/>
        </w:rPr>
        <w:t>into</w:t>
      </w:r>
      <w:r w:rsidRPr="00E46CA3">
        <w:rPr>
          <w:spacing w:val="40"/>
          <w:lang w:val="en-GB"/>
        </w:rPr>
        <w:t xml:space="preserve"> </w:t>
      </w:r>
      <w:r w:rsidRPr="00E46CA3">
        <w:rPr>
          <w:lang w:val="en-GB"/>
        </w:rPr>
        <w:t>a</w:t>
      </w:r>
      <w:r w:rsidRPr="00E46CA3">
        <w:rPr>
          <w:spacing w:val="40"/>
          <w:lang w:val="en-GB"/>
        </w:rPr>
        <w:t xml:space="preserve"> </w:t>
      </w:r>
      <w:r w:rsidRPr="00E46CA3">
        <w:rPr>
          <w:lang w:val="en-GB"/>
        </w:rPr>
        <w:t>single</w:t>
      </w:r>
      <w:r w:rsidRPr="00E46CA3">
        <w:rPr>
          <w:spacing w:val="40"/>
          <w:lang w:val="en-GB"/>
        </w:rPr>
        <w:t xml:space="preserve"> </w:t>
      </w:r>
      <w:r w:rsidRPr="00E46CA3">
        <w:rPr>
          <w:lang w:val="en-GB"/>
        </w:rPr>
        <w:t>indicator</w:t>
      </w:r>
      <w:r w:rsidRPr="00E46CA3">
        <w:rPr>
          <w:spacing w:val="40"/>
          <w:lang w:val="en-GB"/>
        </w:rPr>
        <w:t xml:space="preserve"> </w:t>
      </w:r>
      <w:r w:rsidRPr="00E46CA3">
        <w:rPr>
          <w:lang w:val="en-GB"/>
        </w:rPr>
        <w:t>category for REEs. Similarly, the total demand for all critical raw materials (CRMs) can be calculated in the same manner.</w:t>
      </w:r>
    </w:p>
    <w:p w14:paraId="6F1B8082" w14:textId="3A2EBFC0" w:rsidR="009C0070" w:rsidRPr="00E46CA3" w:rsidRDefault="00000000" w:rsidP="00AD074B">
      <w:pPr>
        <w:pStyle w:val="BodyText"/>
        <w:spacing w:line="249" w:lineRule="auto"/>
        <w:ind w:left="26" w:right="280" w:firstLine="303"/>
        <w:rPr>
          <w:lang w:val="en-GB"/>
        </w:rPr>
      </w:pPr>
      <w:r w:rsidRPr="00E46CA3">
        <w:rPr>
          <w:lang w:val="en-GB"/>
        </w:rPr>
        <w:t>In these methods, the material demand is calculated based on the total mass that is extracted from the environment, thus, their focus is essentially solely on the mining-related exchanges that bring these materials from the biosphere into the technosphere.</w:t>
      </w:r>
      <w:r w:rsidR="00AD074B" w:rsidRPr="00E46CA3">
        <w:rPr>
          <w:lang w:val="en-GB"/>
        </w:rPr>
        <w:t xml:space="preserve"> </w:t>
      </w:r>
      <w:r w:rsidRPr="00E46CA3">
        <w:rPr>
          <w:lang w:val="en-GB"/>
        </w:rPr>
        <w:t>T-reX,</w:t>
      </w:r>
      <w:r w:rsidRPr="00E46CA3">
        <w:rPr>
          <w:spacing w:val="-3"/>
          <w:lang w:val="en-GB"/>
        </w:rPr>
        <w:t xml:space="preserve"> </w:t>
      </w:r>
      <w:r w:rsidRPr="00E46CA3">
        <w:rPr>
          <w:lang w:val="en-GB"/>
        </w:rPr>
        <w:t>in</w:t>
      </w:r>
      <w:r w:rsidRPr="00E46CA3">
        <w:rPr>
          <w:spacing w:val="-3"/>
          <w:lang w:val="en-GB"/>
        </w:rPr>
        <w:t xml:space="preserve"> </w:t>
      </w:r>
      <w:r w:rsidRPr="00E46CA3">
        <w:rPr>
          <w:lang w:val="en-GB"/>
        </w:rPr>
        <w:t>contrast,</w:t>
      </w:r>
      <w:r w:rsidRPr="00E46CA3">
        <w:rPr>
          <w:spacing w:val="-3"/>
          <w:lang w:val="en-GB"/>
        </w:rPr>
        <w:t xml:space="preserve"> </w:t>
      </w:r>
      <w:r w:rsidRPr="00E46CA3">
        <w:rPr>
          <w:lang w:val="en-GB"/>
        </w:rPr>
        <w:t>uses</w:t>
      </w:r>
      <w:r w:rsidRPr="00E46CA3">
        <w:rPr>
          <w:spacing w:val="-3"/>
          <w:lang w:val="en-GB"/>
        </w:rPr>
        <w:t xml:space="preserve"> </w:t>
      </w:r>
      <w:r w:rsidRPr="00E46CA3">
        <w:rPr>
          <w:lang w:val="en-GB"/>
        </w:rPr>
        <w:t>accounting</w:t>
      </w:r>
      <w:r w:rsidRPr="00E46CA3">
        <w:rPr>
          <w:spacing w:val="-3"/>
          <w:lang w:val="en-GB"/>
        </w:rPr>
        <w:t xml:space="preserve"> </w:t>
      </w:r>
      <w:r w:rsidRPr="00E46CA3">
        <w:rPr>
          <w:lang w:val="en-GB"/>
        </w:rPr>
        <w:t>for</w:t>
      </w:r>
      <w:r w:rsidRPr="00E46CA3">
        <w:rPr>
          <w:spacing w:val="-3"/>
          <w:lang w:val="en-GB"/>
        </w:rPr>
        <w:t xml:space="preserve"> </w:t>
      </w:r>
      <w:r w:rsidRPr="00E46CA3">
        <w:rPr>
          <w:lang w:val="en-GB"/>
        </w:rPr>
        <w:t>material</w:t>
      </w:r>
      <w:r w:rsidRPr="00E46CA3">
        <w:rPr>
          <w:spacing w:val="-3"/>
          <w:lang w:val="en-GB"/>
        </w:rPr>
        <w:t xml:space="preserve"> </w:t>
      </w:r>
      <w:r w:rsidRPr="00E46CA3">
        <w:rPr>
          <w:lang w:val="en-GB"/>
        </w:rPr>
        <w:t>demand and</w:t>
      </w:r>
      <w:r w:rsidRPr="00E46CA3">
        <w:rPr>
          <w:spacing w:val="40"/>
          <w:lang w:val="en-GB"/>
        </w:rPr>
        <w:t xml:space="preserve"> </w:t>
      </w:r>
      <w:r w:rsidRPr="00E46CA3">
        <w:rPr>
          <w:lang w:val="en-GB"/>
        </w:rPr>
        <w:t>waste</w:t>
      </w:r>
      <w:r w:rsidRPr="00E46CA3">
        <w:rPr>
          <w:spacing w:val="40"/>
          <w:lang w:val="en-GB"/>
        </w:rPr>
        <w:t xml:space="preserve"> </w:t>
      </w:r>
      <w:r w:rsidRPr="00E46CA3">
        <w:rPr>
          <w:lang w:val="en-GB"/>
        </w:rPr>
        <w:t>generation</w:t>
      </w:r>
      <w:r w:rsidRPr="00E46CA3">
        <w:rPr>
          <w:spacing w:val="40"/>
          <w:lang w:val="en-GB"/>
        </w:rPr>
        <w:t xml:space="preserve"> </w:t>
      </w:r>
      <w:r w:rsidRPr="00E46CA3">
        <w:rPr>
          <w:lang w:val="en-GB"/>
        </w:rPr>
        <w:t>based</w:t>
      </w:r>
      <w:r w:rsidRPr="00E46CA3">
        <w:rPr>
          <w:spacing w:val="40"/>
          <w:lang w:val="en-GB"/>
        </w:rPr>
        <w:t xml:space="preserve"> </w:t>
      </w:r>
      <w:r w:rsidRPr="00E46CA3">
        <w:rPr>
          <w:lang w:val="en-GB"/>
        </w:rPr>
        <w:t>on</w:t>
      </w:r>
      <w:r w:rsidRPr="00E46CA3">
        <w:rPr>
          <w:spacing w:val="40"/>
          <w:lang w:val="en-GB"/>
        </w:rPr>
        <w:t xml:space="preserve"> </w:t>
      </w:r>
      <w:r w:rsidRPr="00E46CA3">
        <w:rPr>
          <w:lang w:val="en-GB"/>
        </w:rPr>
        <w:t>exchanges</w:t>
      </w:r>
      <w:r w:rsidRPr="00E46CA3">
        <w:rPr>
          <w:spacing w:val="40"/>
          <w:lang w:val="en-GB"/>
        </w:rPr>
        <w:t xml:space="preserve"> </w:t>
      </w:r>
      <w:r w:rsidRPr="00E46CA3">
        <w:rPr>
          <w:lang w:val="en-GB"/>
        </w:rPr>
        <w:t>solely</w:t>
      </w:r>
      <w:r w:rsidRPr="00E46CA3">
        <w:rPr>
          <w:spacing w:val="40"/>
          <w:lang w:val="en-GB"/>
        </w:rPr>
        <w:t xml:space="preserve"> </w:t>
      </w:r>
      <w:r w:rsidRPr="00E46CA3">
        <w:rPr>
          <w:lang w:val="en-GB"/>
        </w:rPr>
        <w:t>within the technosphere, a material basis. This offers a different perspective, allowing for the estimation of overall supply chain</w:t>
      </w:r>
      <w:r w:rsidRPr="00E46CA3">
        <w:rPr>
          <w:spacing w:val="-4"/>
          <w:lang w:val="en-GB"/>
        </w:rPr>
        <w:t xml:space="preserve"> </w:t>
      </w:r>
      <w:r w:rsidRPr="00E46CA3">
        <w:rPr>
          <w:lang w:val="en-GB"/>
        </w:rPr>
        <w:t>material</w:t>
      </w:r>
      <w:r w:rsidRPr="00E46CA3">
        <w:rPr>
          <w:spacing w:val="-3"/>
          <w:lang w:val="en-GB"/>
        </w:rPr>
        <w:t xml:space="preserve"> </w:t>
      </w:r>
      <w:r w:rsidRPr="00E46CA3">
        <w:rPr>
          <w:lang w:val="en-GB"/>
        </w:rPr>
        <w:t>demands</w:t>
      </w:r>
      <w:r w:rsidRPr="00E46CA3">
        <w:rPr>
          <w:spacing w:val="-3"/>
          <w:lang w:val="en-GB"/>
        </w:rPr>
        <w:t xml:space="preserve"> </w:t>
      </w:r>
      <w:r w:rsidRPr="00E46CA3">
        <w:rPr>
          <w:lang w:val="en-GB"/>
        </w:rPr>
        <w:t>that</w:t>
      </w:r>
      <w:r w:rsidRPr="00E46CA3">
        <w:rPr>
          <w:spacing w:val="-3"/>
          <w:lang w:val="en-GB"/>
        </w:rPr>
        <w:t xml:space="preserve"> </w:t>
      </w:r>
      <w:r w:rsidRPr="00E46CA3">
        <w:rPr>
          <w:lang w:val="en-GB"/>
        </w:rPr>
        <w:t>consider</w:t>
      </w:r>
      <w:r w:rsidRPr="00E46CA3">
        <w:rPr>
          <w:spacing w:val="-3"/>
          <w:lang w:val="en-GB"/>
        </w:rPr>
        <w:t xml:space="preserve"> </w:t>
      </w:r>
      <w:r w:rsidRPr="00E46CA3">
        <w:rPr>
          <w:lang w:val="en-GB"/>
        </w:rPr>
        <w:t>the</w:t>
      </w:r>
      <w:r w:rsidRPr="00E46CA3">
        <w:rPr>
          <w:spacing w:val="-3"/>
          <w:lang w:val="en-GB"/>
        </w:rPr>
        <w:t xml:space="preserve"> </w:t>
      </w:r>
      <w:r w:rsidRPr="00E46CA3">
        <w:rPr>
          <w:lang w:val="en-GB"/>
        </w:rPr>
        <w:t>entire</w:t>
      </w:r>
      <w:r w:rsidRPr="00E46CA3">
        <w:rPr>
          <w:spacing w:val="-4"/>
          <w:lang w:val="en-GB"/>
        </w:rPr>
        <w:t xml:space="preserve"> </w:t>
      </w:r>
      <w:r w:rsidRPr="00E46CA3">
        <w:rPr>
          <w:lang w:val="en-GB"/>
        </w:rPr>
        <w:t>life</w:t>
      </w:r>
      <w:r w:rsidRPr="00E46CA3">
        <w:rPr>
          <w:spacing w:val="-3"/>
          <w:lang w:val="en-GB"/>
        </w:rPr>
        <w:t xml:space="preserve"> </w:t>
      </w:r>
      <w:r w:rsidRPr="00E46CA3">
        <w:rPr>
          <w:lang w:val="en-GB"/>
        </w:rPr>
        <w:t>cycle</w:t>
      </w:r>
      <w:r w:rsidRPr="00E46CA3">
        <w:rPr>
          <w:spacing w:val="-4"/>
          <w:lang w:val="en-GB"/>
        </w:rPr>
        <w:t xml:space="preserve"> </w:t>
      </w:r>
      <w:r w:rsidRPr="00E46CA3">
        <w:rPr>
          <w:lang w:val="en-GB"/>
        </w:rPr>
        <w:t>of an</w:t>
      </w:r>
      <w:r w:rsidRPr="00E46CA3">
        <w:rPr>
          <w:spacing w:val="-2"/>
          <w:lang w:val="en-GB"/>
        </w:rPr>
        <w:t xml:space="preserve"> </w:t>
      </w:r>
      <w:r w:rsidRPr="00E46CA3">
        <w:rPr>
          <w:lang w:val="en-GB"/>
        </w:rPr>
        <w:t>activity,</w:t>
      </w:r>
      <w:r w:rsidRPr="00E46CA3">
        <w:rPr>
          <w:spacing w:val="-2"/>
          <w:lang w:val="en-GB"/>
        </w:rPr>
        <w:t xml:space="preserve"> </w:t>
      </w:r>
      <w:r w:rsidRPr="00E46CA3">
        <w:rPr>
          <w:lang w:val="en-GB"/>
        </w:rPr>
        <w:t>including non-direct</w:t>
      </w:r>
      <w:r w:rsidRPr="00E46CA3">
        <w:rPr>
          <w:spacing w:val="-2"/>
          <w:lang w:val="en-GB"/>
        </w:rPr>
        <w:t xml:space="preserve"> </w:t>
      </w:r>
      <w:r w:rsidRPr="00E46CA3">
        <w:rPr>
          <w:lang w:val="en-GB"/>
        </w:rPr>
        <w:t>effects on</w:t>
      </w:r>
      <w:r w:rsidRPr="00E46CA3">
        <w:rPr>
          <w:spacing w:val="-2"/>
          <w:lang w:val="en-GB"/>
        </w:rPr>
        <w:t xml:space="preserve"> </w:t>
      </w:r>
      <w:r w:rsidRPr="00E46CA3">
        <w:rPr>
          <w:lang w:val="en-GB"/>
        </w:rPr>
        <w:t>the market,</w:t>
      </w:r>
      <w:r w:rsidRPr="00E46CA3">
        <w:rPr>
          <w:spacing w:val="-2"/>
          <w:lang w:val="en-GB"/>
        </w:rPr>
        <w:t xml:space="preserve"> </w:t>
      </w:r>
      <w:r w:rsidRPr="00E46CA3">
        <w:rPr>
          <w:lang w:val="en-GB"/>
        </w:rPr>
        <w:t>such as</w:t>
      </w:r>
      <w:r w:rsidRPr="00E46CA3">
        <w:rPr>
          <w:spacing w:val="-2"/>
          <w:lang w:val="en-GB"/>
        </w:rPr>
        <w:t xml:space="preserve"> </w:t>
      </w:r>
      <w:r w:rsidRPr="00E46CA3">
        <w:rPr>
          <w:lang w:val="en-GB"/>
        </w:rPr>
        <w:t>a</w:t>
      </w:r>
      <w:r w:rsidRPr="00E46CA3">
        <w:rPr>
          <w:spacing w:val="-2"/>
          <w:lang w:val="en-GB"/>
        </w:rPr>
        <w:t xml:space="preserve"> </w:t>
      </w:r>
      <w:r w:rsidRPr="00E46CA3">
        <w:rPr>
          <w:lang w:val="en-GB"/>
        </w:rPr>
        <w:t>‘negative</w:t>
      </w:r>
      <w:r w:rsidRPr="00E46CA3">
        <w:rPr>
          <w:spacing w:val="-2"/>
          <w:lang w:val="en-GB"/>
        </w:rPr>
        <w:t xml:space="preserve"> </w:t>
      </w:r>
      <w:r w:rsidRPr="00E46CA3">
        <w:rPr>
          <w:lang w:val="en-GB"/>
        </w:rPr>
        <w:t>consumption’</w:t>
      </w:r>
      <w:r w:rsidRPr="00E46CA3">
        <w:rPr>
          <w:spacing w:val="-2"/>
          <w:lang w:val="en-GB"/>
        </w:rPr>
        <w:t xml:space="preserve"> </w:t>
      </w:r>
      <w:r w:rsidRPr="00E46CA3">
        <w:rPr>
          <w:lang w:val="en-GB"/>
        </w:rPr>
        <w:t>of</w:t>
      </w:r>
      <w:r w:rsidRPr="00E46CA3">
        <w:rPr>
          <w:spacing w:val="-2"/>
          <w:lang w:val="en-GB"/>
        </w:rPr>
        <w:t xml:space="preserve"> </w:t>
      </w:r>
      <w:r w:rsidRPr="00E46CA3">
        <w:rPr>
          <w:lang w:val="en-GB"/>
        </w:rPr>
        <w:t>other</w:t>
      </w:r>
      <w:r w:rsidRPr="00E46CA3">
        <w:rPr>
          <w:spacing w:val="-2"/>
          <w:lang w:val="en-GB"/>
        </w:rPr>
        <w:t xml:space="preserve"> </w:t>
      </w:r>
      <w:r w:rsidRPr="00E46CA3">
        <w:rPr>
          <w:lang w:val="en-GB"/>
        </w:rPr>
        <w:t>materials</w:t>
      </w:r>
      <w:r w:rsidRPr="00E46CA3">
        <w:rPr>
          <w:spacing w:val="-2"/>
          <w:lang w:val="en-GB"/>
        </w:rPr>
        <w:t xml:space="preserve"> </w:t>
      </w:r>
      <w:r w:rsidRPr="00E46CA3">
        <w:rPr>
          <w:lang w:val="en-GB"/>
        </w:rPr>
        <w:t>due</w:t>
      </w:r>
      <w:r w:rsidRPr="00E46CA3">
        <w:rPr>
          <w:spacing w:val="-2"/>
          <w:lang w:val="en-GB"/>
        </w:rPr>
        <w:t xml:space="preserve"> </w:t>
      </w:r>
      <w:r w:rsidRPr="00E46CA3">
        <w:rPr>
          <w:lang w:val="en-GB"/>
        </w:rPr>
        <w:t>their</w:t>
      </w:r>
      <w:r w:rsidRPr="00E46CA3">
        <w:rPr>
          <w:spacing w:val="-2"/>
          <w:lang w:val="en-GB"/>
        </w:rPr>
        <w:t xml:space="preserve"> </w:t>
      </w:r>
      <w:r w:rsidRPr="00E46CA3">
        <w:rPr>
          <w:lang w:val="en-GB"/>
        </w:rPr>
        <w:t>coproduction with the functional unit. Consider a demand for an</w:t>
      </w:r>
      <w:r w:rsidRPr="00E46CA3">
        <w:rPr>
          <w:spacing w:val="-1"/>
          <w:lang w:val="en-GB"/>
        </w:rPr>
        <w:t xml:space="preserve"> </w:t>
      </w:r>
      <w:r w:rsidRPr="00E46CA3">
        <w:rPr>
          <w:lang w:val="en-GB"/>
        </w:rPr>
        <w:t>activity</w:t>
      </w:r>
      <w:r w:rsidRPr="00E46CA3">
        <w:rPr>
          <w:spacing w:val="-1"/>
          <w:lang w:val="en-GB"/>
        </w:rPr>
        <w:t xml:space="preserve"> </w:t>
      </w:r>
      <w:r w:rsidRPr="00E46CA3">
        <w:rPr>
          <w:lang w:val="en-GB"/>
        </w:rPr>
        <w:t>containing</w:t>
      </w:r>
      <w:r w:rsidRPr="00E46CA3">
        <w:rPr>
          <w:spacing w:val="-1"/>
          <w:lang w:val="en-GB"/>
        </w:rPr>
        <w:t xml:space="preserve"> </w:t>
      </w:r>
      <w:r w:rsidRPr="00E46CA3">
        <w:rPr>
          <w:lang w:val="en-GB"/>
        </w:rPr>
        <w:t>a</w:t>
      </w:r>
      <w:r w:rsidRPr="00E46CA3">
        <w:rPr>
          <w:spacing w:val="-1"/>
          <w:lang w:val="en-GB"/>
        </w:rPr>
        <w:t xml:space="preserve"> </w:t>
      </w:r>
      <w:r w:rsidRPr="00E46CA3">
        <w:rPr>
          <w:lang w:val="en-GB"/>
        </w:rPr>
        <w:t>metal,</w:t>
      </w:r>
      <w:r w:rsidRPr="00E46CA3">
        <w:rPr>
          <w:spacing w:val="-1"/>
          <w:lang w:val="en-GB"/>
        </w:rPr>
        <w:t xml:space="preserve"> </w:t>
      </w:r>
      <w:r w:rsidRPr="00E46CA3">
        <w:rPr>
          <w:lang w:val="en-GB"/>
        </w:rPr>
        <w:t>for</w:t>
      </w:r>
      <w:r w:rsidRPr="00E46CA3">
        <w:rPr>
          <w:spacing w:val="-1"/>
          <w:lang w:val="en-GB"/>
        </w:rPr>
        <w:t xml:space="preserve"> </w:t>
      </w:r>
      <w:r w:rsidRPr="00E46CA3">
        <w:rPr>
          <w:lang w:val="en-GB"/>
        </w:rPr>
        <w:t>example;</w:t>
      </w:r>
      <w:r w:rsidRPr="00E46CA3">
        <w:rPr>
          <w:spacing w:val="-1"/>
          <w:lang w:val="en-GB"/>
        </w:rPr>
        <w:t xml:space="preserve"> </w:t>
      </w:r>
      <w:r w:rsidRPr="00E46CA3">
        <w:rPr>
          <w:lang w:val="en-GB"/>
        </w:rPr>
        <w:t>while</w:t>
      </w:r>
      <w:r w:rsidRPr="00E46CA3">
        <w:rPr>
          <w:spacing w:val="-1"/>
          <w:lang w:val="en-GB"/>
        </w:rPr>
        <w:t xml:space="preserve"> </w:t>
      </w:r>
      <w:r w:rsidRPr="00E46CA3">
        <w:rPr>
          <w:lang w:val="en-GB"/>
        </w:rPr>
        <w:t>the</w:t>
      </w:r>
      <w:r w:rsidRPr="00E46CA3">
        <w:rPr>
          <w:spacing w:val="-1"/>
          <w:lang w:val="en-GB"/>
        </w:rPr>
        <w:t xml:space="preserve"> </w:t>
      </w:r>
      <w:r w:rsidRPr="00E46CA3">
        <w:rPr>
          <w:lang w:val="en-GB"/>
        </w:rPr>
        <w:t>existing material use methods allow one to calculate the total mass of that metal that is extracted from the environment, T-reX can provide insight into the broader supply chain impacts</w:t>
      </w:r>
      <w:r w:rsidRPr="00E46CA3">
        <w:rPr>
          <w:spacing w:val="40"/>
          <w:lang w:val="en-GB"/>
        </w:rPr>
        <w:t xml:space="preserve"> </w:t>
      </w:r>
      <w:r w:rsidRPr="00E46CA3">
        <w:rPr>
          <w:lang w:val="en-GB"/>
        </w:rPr>
        <w:t>of</w:t>
      </w:r>
      <w:r w:rsidRPr="00E46CA3">
        <w:rPr>
          <w:spacing w:val="40"/>
          <w:lang w:val="en-GB"/>
        </w:rPr>
        <w:t xml:space="preserve"> </w:t>
      </w:r>
      <w:r w:rsidRPr="00E46CA3">
        <w:rPr>
          <w:lang w:val="en-GB"/>
        </w:rPr>
        <w:t>the</w:t>
      </w:r>
      <w:r w:rsidRPr="00E46CA3">
        <w:rPr>
          <w:spacing w:val="40"/>
          <w:lang w:val="en-GB"/>
        </w:rPr>
        <w:t xml:space="preserve"> </w:t>
      </w:r>
      <w:r w:rsidRPr="00E46CA3">
        <w:rPr>
          <w:lang w:val="en-GB"/>
        </w:rPr>
        <w:t>demand</w:t>
      </w:r>
      <w:r w:rsidRPr="00E46CA3">
        <w:rPr>
          <w:spacing w:val="40"/>
          <w:lang w:val="en-GB"/>
        </w:rPr>
        <w:t xml:space="preserve"> </w:t>
      </w:r>
      <w:r w:rsidRPr="00E46CA3">
        <w:rPr>
          <w:lang w:val="en-GB"/>
        </w:rPr>
        <w:t>for</w:t>
      </w:r>
      <w:r w:rsidRPr="00E46CA3">
        <w:rPr>
          <w:spacing w:val="40"/>
          <w:lang w:val="en-GB"/>
        </w:rPr>
        <w:t xml:space="preserve"> </w:t>
      </w:r>
      <w:r w:rsidRPr="00E46CA3">
        <w:rPr>
          <w:lang w:val="en-GB"/>
        </w:rPr>
        <w:t>this</w:t>
      </w:r>
      <w:r w:rsidRPr="00E46CA3">
        <w:rPr>
          <w:spacing w:val="40"/>
          <w:lang w:val="en-GB"/>
        </w:rPr>
        <w:t xml:space="preserve"> </w:t>
      </w:r>
      <w:r w:rsidRPr="00E46CA3">
        <w:rPr>
          <w:lang w:val="en-GB"/>
        </w:rPr>
        <w:t>metal.</w:t>
      </w:r>
      <w:r w:rsidRPr="00E46CA3">
        <w:rPr>
          <w:spacing w:val="40"/>
          <w:lang w:val="en-GB"/>
        </w:rPr>
        <w:t xml:space="preserve"> </w:t>
      </w:r>
      <w:r w:rsidRPr="00E46CA3">
        <w:rPr>
          <w:lang w:val="en-GB"/>
        </w:rPr>
        <w:t>If</w:t>
      </w:r>
      <w:r w:rsidRPr="00E46CA3">
        <w:rPr>
          <w:spacing w:val="40"/>
          <w:lang w:val="en-GB"/>
        </w:rPr>
        <w:t xml:space="preserve"> </w:t>
      </w:r>
      <w:r w:rsidRPr="00E46CA3">
        <w:rPr>
          <w:lang w:val="en-GB"/>
        </w:rPr>
        <w:t>the</w:t>
      </w:r>
      <w:r w:rsidRPr="00E46CA3">
        <w:rPr>
          <w:spacing w:val="40"/>
          <w:lang w:val="en-GB"/>
        </w:rPr>
        <w:t xml:space="preserve"> </w:t>
      </w:r>
      <w:r w:rsidRPr="00E46CA3">
        <w:rPr>
          <w:lang w:val="en-GB"/>
        </w:rPr>
        <w:t>production of other materials is attributed to the production of this metal, these would appear as negative material demands in the T-reX results—supply chain pressure for one material can</w:t>
      </w:r>
      <w:r w:rsidRPr="00E46CA3">
        <w:rPr>
          <w:spacing w:val="-2"/>
          <w:lang w:val="en-GB"/>
        </w:rPr>
        <w:t xml:space="preserve"> </w:t>
      </w:r>
      <w:r w:rsidRPr="00E46CA3">
        <w:rPr>
          <w:lang w:val="en-GB"/>
        </w:rPr>
        <w:t>result</w:t>
      </w:r>
      <w:r w:rsidRPr="00E46CA3">
        <w:rPr>
          <w:spacing w:val="-1"/>
          <w:lang w:val="en-GB"/>
        </w:rPr>
        <w:t xml:space="preserve"> </w:t>
      </w:r>
      <w:r w:rsidRPr="00E46CA3">
        <w:rPr>
          <w:lang w:val="en-GB"/>
        </w:rPr>
        <w:t>in</w:t>
      </w:r>
      <w:r w:rsidRPr="00E46CA3">
        <w:rPr>
          <w:spacing w:val="-2"/>
          <w:lang w:val="en-GB"/>
        </w:rPr>
        <w:t xml:space="preserve"> </w:t>
      </w:r>
      <w:r w:rsidRPr="00E46CA3">
        <w:rPr>
          <w:lang w:val="en-GB"/>
        </w:rPr>
        <w:t>lessening</w:t>
      </w:r>
      <w:r w:rsidRPr="00E46CA3">
        <w:rPr>
          <w:spacing w:val="-1"/>
          <w:lang w:val="en-GB"/>
        </w:rPr>
        <w:t xml:space="preserve"> </w:t>
      </w:r>
      <w:r w:rsidRPr="00E46CA3">
        <w:rPr>
          <w:lang w:val="en-GB"/>
        </w:rPr>
        <w:t>of</w:t>
      </w:r>
      <w:r w:rsidRPr="00E46CA3">
        <w:rPr>
          <w:spacing w:val="-2"/>
          <w:lang w:val="en-GB"/>
        </w:rPr>
        <w:t xml:space="preserve"> </w:t>
      </w:r>
      <w:r w:rsidRPr="00E46CA3">
        <w:rPr>
          <w:lang w:val="en-GB"/>
        </w:rPr>
        <w:t>supply</w:t>
      </w:r>
      <w:r w:rsidRPr="00E46CA3">
        <w:rPr>
          <w:spacing w:val="-1"/>
          <w:lang w:val="en-GB"/>
        </w:rPr>
        <w:t xml:space="preserve"> </w:t>
      </w:r>
      <w:r w:rsidRPr="00E46CA3">
        <w:rPr>
          <w:lang w:val="en-GB"/>
        </w:rPr>
        <w:t>chain</w:t>
      </w:r>
      <w:r w:rsidRPr="00E46CA3">
        <w:rPr>
          <w:spacing w:val="-2"/>
          <w:lang w:val="en-GB"/>
        </w:rPr>
        <w:t xml:space="preserve"> </w:t>
      </w:r>
      <w:r w:rsidRPr="00E46CA3">
        <w:rPr>
          <w:lang w:val="en-GB"/>
        </w:rPr>
        <w:t>pressure</w:t>
      </w:r>
      <w:r w:rsidRPr="00E46CA3">
        <w:rPr>
          <w:spacing w:val="-1"/>
          <w:lang w:val="en-GB"/>
        </w:rPr>
        <w:t xml:space="preserve"> </w:t>
      </w:r>
      <w:r w:rsidRPr="00E46CA3">
        <w:rPr>
          <w:lang w:val="en-GB"/>
        </w:rPr>
        <w:t>for</w:t>
      </w:r>
      <w:r w:rsidRPr="00E46CA3">
        <w:rPr>
          <w:spacing w:val="-2"/>
          <w:lang w:val="en-GB"/>
        </w:rPr>
        <w:t xml:space="preserve"> another.</w:t>
      </w:r>
      <w:r w:rsidR="00AD074B" w:rsidRPr="00E46CA3">
        <w:rPr>
          <w:spacing w:val="-2"/>
          <w:lang w:val="en-GB"/>
        </w:rPr>
        <w:t xml:space="preserve"> </w:t>
      </w:r>
      <w:r w:rsidRPr="00E46CA3">
        <w:rPr>
          <w:lang w:val="en-GB"/>
        </w:rPr>
        <w:t>For example, in the results of the Li-ion battery case study, this is indeed the case for nickel demand, which, in the</w:t>
      </w:r>
      <w:r w:rsidRPr="00E46CA3">
        <w:rPr>
          <w:spacing w:val="40"/>
          <w:lang w:val="en-GB"/>
        </w:rPr>
        <w:t xml:space="preserve"> </w:t>
      </w:r>
      <w:r w:rsidRPr="00E46CA3">
        <w:rPr>
          <w:lang w:val="en-GB"/>
        </w:rPr>
        <w:t>final inventory because of such co-production, is counterintuitively negative (due to co-production and substitution in the LCA system models) despite the presence of nickel</w:t>
      </w:r>
      <w:r w:rsidRPr="00E46CA3">
        <w:rPr>
          <w:spacing w:val="40"/>
          <w:lang w:val="en-GB"/>
        </w:rPr>
        <w:t xml:space="preserve"> </w:t>
      </w:r>
      <w:r w:rsidRPr="00E46CA3">
        <w:rPr>
          <w:lang w:val="en-GB"/>
        </w:rPr>
        <w:t>in the final products.</w:t>
      </w:r>
    </w:p>
    <w:p w14:paraId="0D1DF297" w14:textId="77777777" w:rsidR="009C0070" w:rsidRPr="00E46CA3" w:rsidRDefault="00000000">
      <w:pPr>
        <w:pStyle w:val="Heading3"/>
        <w:numPr>
          <w:ilvl w:val="2"/>
          <w:numId w:val="3"/>
        </w:numPr>
        <w:tabs>
          <w:tab w:val="left" w:pos="585"/>
        </w:tabs>
        <w:spacing w:before="189"/>
        <w:ind w:left="585" w:hanging="551"/>
        <w:rPr>
          <w:lang w:val="en-GB"/>
        </w:rPr>
      </w:pPr>
      <w:r w:rsidRPr="00E46CA3">
        <w:rPr>
          <w:lang w:val="en-GB"/>
        </w:rPr>
        <w:t>The</w:t>
      </w:r>
      <w:r w:rsidRPr="00E46CA3">
        <w:rPr>
          <w:spacing w:val="5"/>
          <w:lang w:val="en-GB"/>
        </w:rPr>
        <w:t xml:space="preserve"> </w:t>
      </w:r>
      <w:r w:rsidRPr="00E46CA3">
        <w:rPr>
          <w:lang w:val="en-GB"/>
        </w:rPr>
        <w:t>workflow</w:t>
      </w:r>
      <w:r w:rsidRPr="00E46CA3">
        <w:rPr>
          <w:spacing w:val="5"/>
          <w:lang w:val="en-GB"/>
        </w:rPr>
        <w:t xml:space="preserve"> </w:t>
      </w:r>
      <w:r w:rsidRPr="00E46CA3">
        <w:rPr>
          <w:lang w:val="en-GB"/>
        </w:rPr>
        <w:t>of</w:t>
      </w:r>
      <w:r w:rsidRPr="00E46CA3">
        <w:rPr>
          <w:spacing w:val="5"/>
          <w:lang w:val="en-GB"/>
        </w:rPr>
        <w:t xml:space="preserve"> </w:t>
      </w:r>
      <w:r w:rsidRPr="00E46CA3">
        <w:rPr>
          <w:lang w:val="en-GB"/>
        </w:rPr>
        <w:t>T-</w:t>
      </w:r>
      <w:r w:rsidRPr="00E46CA3">
        <w:rPr>
          <w:spacing w:val="-5"/>
          <w:lang w:val="en-GB"/>
        </w:rPr>
        <w:t>reX</w:t>
      </w:r>
    </w:p>
    <w:p w14:paraId="50F04BF8" w14:textId="620C6B0D" w:rsidR="009C0070" w:rsidRPr="00E46CA3" w:rsidRDefault="00000000">
      <w:pPr>
        <w:pStyle w:val="BodyText"/>
        <w:spacing w:before="9" w:line="249" w:lineRule="auto"/>
        <w:ind w:left="34" w:firstLine="298"/>
        <w:rPr>
          <w:lang w:val="en-GB"/>
        </w:rPr>
      </w:pPr>
      <w:r w:rsidRPr="00E46CA3">
        <w:rPr>
          <w:lang w:val="en-GB"/>
        </w:rPr>
        <w:t>The</w:t>
      </w:r>
      <w:r w:rsidRPr="00E46CA3">
        <w:rPr>
          <w:spacing w:val="-5"/>
          <w:lang w:val="en-GB"/>
        </w:rPr>
        <w:t xml:space="preserve"> </w:t>
      </w:r>
      <w:r w:rsidRPr="00E46CA3">
        <w:rPr>
          <w:lang w:val="en-GB"/>
        </w:rPr>
        <w:t>workflow</w:t>
      </w:r>
      <w:r w:rsidRPr="00E46CA3">
        <w:rPr>
          <w:spacing w:val="-5"/>
          <w:lang w:val="en-GB"/>
        </w:rPr>
        <w:t xml:space="preserve"> </w:t>
      </w:r>
      <w:r w:rsidRPr="00E46CA3">
        <w:rPr>
          <w:lang w:val="en-GB"/>
        </w:rPr>
        <w:t>of</w:t>
      </w:r>
      <w:r w:rsidRPr="00E46CA3">
        <w:rPr>
          <w:spacing w:val="-5"/>
          <w:lang w:val="en-GB"/>
        </w:rPr>
        <w:t xml:space="preserve"> </w:t>
      </w:r>
      <w:r w:rsidRPr="00E46CA3">
        <w:rPr>
          <w:lang w:val="en-GB"/>
        </w:rPr>
        <w:t>T-reX</w:t>
      </w:r>
      <w:r w:rsidRPr="00E46CA3">
        <w:rPr>
          <w:spacing w:val="-5"/>
          <w:lang w:val="en-GB"/>
        </w:rPr>
        <w:t xml:space="preserve"> </w:t>
      </w:r>
      <w:r w:rsidRPr="00E46CA3">
        <w:rPr>
          <w:lang w:val="en-GB"/>
        </w:rPr>
        <w:t>is</w:t>
      </w:r>
      <w:r w:rsidRPr="00E46CA3">
        <w:rPr>
          <w:spacing w:val="-5"/>
          <w:lang w:val="en-GB"/>
        </w:rPr>
        <w:t xml:space="preserve"> </w:t>
      </w:r>
      <w:r w:rsidRPr="00E46CA3">
        <w:rPr>
          <w:lang w:val="en-GB"/>
        </w:rPr>
        <w:t>divided</w:t>
      </w:r>
      <w:r w:rsidRPr="00E46CA3">
        <w:rPr>
          <w:spacing w:val="-5"/>
          <w:lang w:val="en-GB"/>
        </w:rPr>
        <w:t xml:space="preserve"> </w:t>
      </w:r>
      <w:r w:rsidRPr="00E46CA3">
        <w:rPr>
          <w:lang w:val="en-GB"/>
        </w:rPr>
        <w:t>into</w:t>
      </w:r>
      <w:r w:rsidRPr="00E46CA3">
        <w:rPr>
          <w:spacing w:val="-5"/>
          <w:lang w:val="en-GB"/>
        </w:rPr>
        <w:t xml:space="preserve"> </w:t>
      </w:r>
      <w:r w:rsidRPr="00E46CA3">
        <w:rPr>
          <w:lang w:val="en-GB"/>
        </w:rPr>
        <w:t>several</w:t>
      </w:r>
      <w:r w:rsidRPr="00E46CA3">
        <w:rPr>
          <w:spacing w:val="-5"/>
          <w:lang w:val="en-GB"/>
        </w:rPr>
        <w:t xml:space="preserve"> </w:t>
      </w:r>
      <w:r w:rsidRPr="00E46CA3">
        <w:rPr>
          <w:lang w:val="en-GB"/>
        </w:rPr>
        <w:t>modules, each performing a separate function. The modules are designed to be used in a particular order, but the user can</w:t>
      </w:r>
      <w:r w:rsidRPr="00E46CA3">
        <w:rPr>
          <w:spacing w:val="80"/>
          <w:lang w:val="en-GB"/>
        </w:rPr>
        <w:t xml:space="preserve"> </w:t>
      </w:r>
      <w:r w:rsidRPr="00E46CA3">
        <w:rPr>
          <w:lang w:val="en-GB"/>
        </w:rPr>
        <w:t>also use them individually to perform specific tasks. The standard workflow is as follows:</w:t>
      </w:r>
    </w:p>
    <w:p w14:paraId="2D9F3D04" w14:textId="1173C33E" w:rsidR="009C0070" w:rsidRPr="00E46CA3" w:rsidRDefault="00000000" w:rsidP="00840D2C">
      <w:pPr>
        <w:pStyle w:val="ListParagraph"/>
        <w:numPr>
          <w:ilvl w:val="3"/>
          <w:numId w:val="3"/>
        </w:numPr>
        <w:tabs>
          <w:tab w:val="left" w:pos="530"/>
          <w:tab w:val="left" w:pos="532"/>
        </w:tabs>
        <w:spacing w:before="199" w:line="249" w:lineRule="auto"/>
        <w:ind w:left="990" w:right="1"/>
        <w:rPr>
          <w:sz w:val="20"/>
          <w:lang w:val="en-GB"/>
        </w:rPr>
      </w:pPr>
      <w:r w:rsidRPr="00E46CA3">
        <w:rPr>
          <w:sz w:val="20"/>
          <w:lang w:val="en-GB"/>
        </w:rPr>
        <w:t>Configuration</w:t>
      </w:r>
      <w:r w:rsidRPr="00E46CA3">
        <w:rPr>
          <w:spacing w:val="33"/>
          <w:sz w:val="20"/>
          <w:lang w:val="en-GB"/>
        </w:rPr>
        <w:t xml:space="preserve"> </w:t>
      </w:r>
      <w:r w:rsidRPr="00E46CA3">
        <w:rPr>
          <w:sz w:val="20"/>
          <w:lang w:val="en-GB"/>
        </w:rPr>
        <w:t>of</w:t>
      </w:r>
      <w:r w:rsidRPr="00E46CA3">
        <w:rPr>
          <w:spacing w:val="34"/>
          <w:sz w:val="20"/>
          <w:lang w:val="en-GB"/>
        </w:rPr>
        <w:t xml:space="preserve"> </w:t>
      </w:r>
      <w:r w:rsidRPr="00E46CA3">
        <w:rPr>
          <w:sz w:val="20"/>
          <w:lang w:val="en-GB"/>
        </w:rPr>
        <w:t>waste</w:t>
      </w:r>
      <w:r w:rsidRPr="00E46CA3">
        <w:rPr>
          <w:spacing w:val="34"/>
          <w:sz w:val="20"/>
          <w:lang w:val="en-GB"/>
        </w:rPr>
        <w:t xml:space="preserve"> </w:t>
      </w:r>
      <w:r w:rsidRPr="00E46CA3">
        <w:rPr>
          <w:sz w:val="20"/>
          <w:lang w:val="en-GB"/>
        </w:rPr>
        <w:t>and</w:t>
      </w:r>
      <w:r w:rsidRPr="00E46CA3">
        <w:rPr>
          <w:spacing w:val="34"/>
          <w:sz w:val="20"/>
          <w:lang w:val="en-GB"/>
        </w:rPr>
        <w:t xml:space="preserve"> </w:t>
      </w:r>
      <w:r w:rsidRPr="00E46CA3">
        <w:rPr>
          <w:sz w:val="20"/>
          <w:lang w:val="en-GB"/>
        </w:rPr>
        <w:t>material</w:t>
      </w:r>
      <w:r w:rsidRPr="00E46CA3">
        <w:rPr>
          <w:spacing w:val="34"/>
          <w:sz w:val="20"/>
          <w:lang w:val="en-GB"/>
        </w:rPr>
        <w:t xml:space="preserve"> </w:t>
      </w:r>
      <w:r w:rsidRPr="00E46CA3">
        <w:rPr>
          <w:sz w:val="20"/>
          <w:lang w:val="en-GB"/>
        </w:rPr>
        <w:t>exchange</w:t>
      </w:r>
      <w:r w:rsidRPr="00E46CA3">
        <w:rPr>
          <w:spacing w:val="33"/>
          <w:sz w:val="20"/>
          <w:lang w:val="en-GB"/>
        </w:rPr>
        <w:t xml:space="preserve"> </w:t>
      </w:r>
      <w:r w:rsidRPr="00E46CA3">
        <w:rPr>
          <w:sz w:val="20"/>
          <w:lang w:val="en-GB"/>
        </w:rPr>
        <w:t>categorisation (optional)</w:t>
      </w:r>
    </w:p>
    <w:p w14:paraId="50F486B6" w14:textId="77777777" w:rsidR="009C0070" w:rsidRPr="00E46CA3" w:rsidRDefault="00000000" w:rsidP="00840D2C">
      <w:pPr>
        <w:pStyle w:val="ListParagraph"/>
        <w:numPr>
          <w:ilvl w:val="3"/>
          <w:numId w:val="3"/>
        </w:numPr>
        <w:tabs>
          <w:tab w:val="left" w:pos="531"/>
        </w:tabs>
        <w:spacing w:before="159"/>
        <w:ind w:left="990" w:hanging="235"/>
        <w:rPr>
          <w:sz w:val="20"/>
          <w:lang w:val="en-GB"/>
        </w:rPr>
      </w:pPr>
      <w:r w:rsidRPr="00E46CA3">
        <w:rPr>
          <w:sz w:val="20"/>
          <w:lang w:val="en-GB"/>
        </w:rPr>
        <w:t>Generation</w:t>
      </w:r>
      <w:r w:rsidRPr="00E46CA3">
        <w:rPr>
          <w:spacing w:val="-1"/>
          <w:sz w:val="20"/>
          <w:lang w:val="en-GB"/>
        </w:rPr>
        <w:t xml:space="preserve"> </w:t>
      </w:r>
      <w:r w:rsidRPr="00E46CA3">
        <w:rPr>
          <w:sz w:val="20"/>
          <w:lang w:val="en-GB"/>
        </w:rPr>
        <w:t>of prospective</w:t>
      </w:r>
      <w:r w:rsidRPr="00E46CA3">
        <w:rPr>
          <w:spacing w:val="-1"/>
          <w:sz w:val="20"/>
          <w:lang w:val="en-GB"/>
        </w:rPr>
        <w:t xml:space="preserve"> </w:t>
      </w:r>
      <w:r w:rsidRPr="00E46CA3">
        <w:rPr>
          <w:sz w:val="20"/>
          <w:lang w:val="en-GB"/>
        </w:rPr>
        <w:t xml:space="preserve">LCA databases </w:t>
      </w:r>
      <w:r w:rsidRPr="00E46CA3">
        <w:rPr>
          <w:spacing w:val="-2"/>
          <w:sz w:val="20"/>
          <w:lang w:val="en-GB"/>
        </w:rPr>
        <w:t>(optional)</w:t>
      </w:r>
    </w:p>
    <w:p w14:paraId="4FE0E02A" w14:textId="77777777" w:rsidR="009C0070" w:rsidRPr="00E46CA3" w:rsidRDefault="00000000" w:rsidP="00840D2C">
      <w:pPr>
        <w:pStyle w:val="ListParagraph"/>
        <w:numPr>
          <w:ilvl w:val="3"/>
          <w:numId w:val="3"/>
        </w:numPr>
        <w:tabs>
          <w:tab w:val="left" w:pos="530"/>
          <w:tab w:val="left" w:pos="532"/>
        </w:tabs>
        <w:spacing w:before="169" w:line="249" w:lineRule="auto"/>
        <w:ind w:left="990" w:right="32"/>
        <w:rPr>
          <w:sz w:val="20"/>
          <w:lang w:val="en-GB"/>
        </w:rPr>
      </w:pPr>
      <w:r w:rsidRPr="00E46CA3">
        <w:rPr>
          <w:sz w:val="20"/>
          <w:lang w:val="en-GB"/>
        </w:rPr>
        <w:t>Database</w:t>
      </w:r>
      <w:r w:rsidRPr="00E46CA3">
        <w:rPr>
          <w:spacing w:val="-7"/>
          <w:sz w:val="20"/>
          <w:lang w:val="en-GB"/>
        </w:rPr>
        <w:t xml:space="preserve"> </w:t>
      </w:r>
      <w:r w:rsidRPr="00E46CA3">
        <w:rPr>
          <w:sz w:val="20"/>
          <w:lang w:val="en-GB"/>
        </w:rPr>
        <w:t>expansion—to</w:t>
      </w:r>
      <w:r w:rsidRPr="00E46CA3">
        <w:rPr>
          <w:spacing w:val="-7"/>
          <w:sz w:val="20"/>
          <w:lang w:val="en-GB"/>
        </w:rPr>
        <w:t xml:space="preserve"> </w:t>
      </w:r>
      <w:r w:rsidRPr="00E46CA3">
        <w:rPr>
          <w:sz w:val="20"/>
          <w:lang w:val="en-GB"/>
        </w:rPr>
        <w:t>create</w:t>
      </w:r>
      <w:r w:rsidRPr="00E46CA3">
        <w:rPr>
          <w:spacing w:val="-7"/>
          <w:sz w:val="20"/>
          <w:lang w:val="en-GB"/>
        </w:rPr>
        <w:t xml:space="preserve"> </w:t>
      </w:r>
      <w:r w:rsidRPr="00E46CA3">
        <w:rPr>
          <w:sz w:val="20"/>
          <w:lang w:val="en-GB"/>
        </w:rPr>
        <w:t>a</w:t>
      </w:r>
      <w:r w:rsidRPr="00E46CA3">
        <w:rPr>
          <w:spacing w:val="-7"/>
          <w:sz w:val="20"/>
          <w:lang w:val="en-GB"/>
        </w:rPr>
        <w:t xml:space="preserve"> </w:t>
      </w:r>
      <w:r w:rsidRPr="00E46CA3">
        <w:rPr>
          <w:sz w:val="20"/>
          <w:lang w:val="en-GB"/>
        </w:rPr>
        <w:t>list</w:t>
      </w:r>
      <w:r w:rsidRPr="00E46CA3">
        <w:rPr>
          <w:spacing w:val="-7"/>
          <w:sz w:val="20"/>
          <w:lang w:val="en-GB"/>
        </w:rPr>
        <w:t xml:space="preserve"> </w:t>
      </w:r>
      <w:r w:rsidRPr="00E46CA3">
        <w:rPr>
          <w:sz w:val="20"/>
          <w:lang w:val="en-GB"/>
        </w:rPr>
        <w:t>of</w:t>
      </w:r>
      <w:r w:rsidRPr="00E46CA3">
        <w:rPr>
          <w:spacing w:val="-7"/>
          <w:sz w:val="20"/>
          <w:lang w:val="en-GB"/>
        </w:rPr>
        <w:t xml:space="preserve"> </w:t>
      </w:r>
      <w:r w:rsidRPr="00E46CA3">
        <w:rPr>
          <w:sz w:val="20"/>
          <w:lang w:val="en-GB"/>
        </w:rPr>
        <w:t>all</w:t>
      </w:r>
      <w:r w:rsidRPr="00E46CA3">
        <w:rPr>
          <w:spacing w:val="-7"/>
          <w:sz w:val="20"/>
          <w:lang w:val="en-GB"/>
        </w:rPr>
        <w:t xml:space="preserve"> </w:t>
      </w:r>
      <w:r w:rsidRPr="00E46CA3">
        <w:rPr>
          <w:sz w:val="20"/>
          <w:lang w:val="en-GB"/>
        </w:rPr>
        <w:t>exchanges in the database</w:t>
      </w:r>
    </w:p>
    <w:p w14:paraId="01048241" w14:textId="77777777" w:rsidR="009C0070" w:rsidRPr="00E46CA3" w:rsidRDefault="00000000" w:rsidP="00840D2C">
      <w:pPr>
        <w:pStyle w:val="ListParagraph"/>
        <w:numPr>
          <w:ilvl w:val="3"/>
          <w:numId w:val="3"/>
        </w:numPr>
        <w:tabs>
          <w:tab w:val="left" w:pos="531"/>
        </w:tabs>
        <w:spacing w:before="159"/>
        <w:ind w:left="990" w:hanging="235"/>
        <w:rPr>
          <w:sz w:val="20"/>
          <w:lang w:val="en-GB"/>
        </w:rPr>
      </w:pPr>
      <w:r w:rsidRPr="00E46CA3">
        <w:rPr>
          <w:sz w:val="20"/>
          <w:lang w:val="en-GB"/>
        </w:rPr>
        <w:t>Identification</w:t>
      </w:r>
      <w:r w:rsidRPr="00E46CA3">
        <w:rPr>
          <w:spacing w:val="5"/>
          <w:sz w:val="20"/>
          <w:lang w:val="en-GB"/>
        </w:rPr>
        <w:t xml:space="preserve"> </w:t>
      </w:r>
      <w:r w:rsidRPr="00E46CA3">
        <w:rPr>
          <w:sz w:val="20"/>
          <w:lang w:val="en-GB"/>
        </w:rPr>
        <w:t>and</w:t>
      </w:r>
      <w:r w:rsidRPr="00E46CA3">
        <w:rPr>
          <w:spacing w:val="6"/>
          <w:sz w:val="20"/>
          <w:lang w:val="en-GB"/>
        </w:rPr>
        <w:t xml:space="preserve"> </w:t>
      </w:r>
      <w:r w:rsidRPr="00E46CA3">
        <w:rPr>
          <w:sz w:val="20"/>
          <w:lang w:val="en-GB"/>
        </w:rPr>
        <w:t>categorisation</w:t>
      </w:r>
      <w:r w:rsidRPr="00E46CA3">
        <w:rPr>
          <w:spacing w:val="5"/>
          <w:sz w:val="20"/>
          <w:lang w:val="en-GB"/>
        </w:rPr>
        <w:t xml:space="preserve"> </w:t>
      </w:r>
      <w:r w:rsidRPr="00E46CA3">
        <w:rPr>
          <w:sz w:val="20"/>
          <w:lang w:val="en-GB"/>
        </w:rPr>
        <w:t>of</w:t>
      </w:r>
      <w:r w:rsidRPr="00E46CA3">
        <w:rPr>
          <w:spacing w:val="6"/>
          <w:sz w:val="20"/>
          <w:lang w:val="en-GB"/>
        </w:rPr>
        <w:t xml:space="preserve"> </w:t>
      </w:r>
      <w:r w:rsidRPr="00E46CA3">
        <w:rPr>
          <w:spacing w:val="-2"/>
          <w:sz w:val="20"/>
          <w:lang w:val="en-GB"/>
        </w:rPr>
        <w:t>exchanges</w:t>
      </w:r>
    </w:p>
    <w:p w14:paraId="2505A6AC" w14:textId="77777777" w:rsidR="009C0070" w:rsidRPr="00E46CA3" w:rsidRDefault="00000000" w:rsidP="00840D2C">
      <w:pPr>
        <w:pStyle w:val="ListParagraph"/>
        <w:numPr>
          <w:ilvl w:val="3"/>
          <w:numId w:val="3"/>
        </w:numPr>
        <w:tabs>
          <w:tab w:val="left" w:pos="531"/>
        </w:tabs>
        <w:spacing w:before="169"/>
        <w:ind w:left="990" w:hanging="235"/>
        <w:rPr>
          <w:sz w:val="20"/>
          <w:lang w:val="en-GB"/>
        </w:rPr>
      </w:pPr>
      <w:r w:rsidRPr="00E46CA3">
        <w:rPr>
          <w:sz w:val="20"/>
          <w:lang w:val="en-GB"/>
        </w:rPr>
        <w:t>Creation</w:t>
      </w:r>
      <w:r w:rsidRPr="00E46CA3">
        <w:rPr>
          <w:spacing w:val="-5"/>
          <w:sz w:val="20"/>
          <w:lang w:val="en-GB"/>
        </w:rPr>
        <w:t xml:space="preserve"> </w:t>
      </w:r>
      <w:r w:rsidRPr="00E46CA3">
        <w:rPr>
          <w:sz w:val="20"/>
          <w:lang w:val="en-GB"/>
        </w:rPr>
        <w:t>of</w:t>
      </w:r>
      <w:r w:rsidRPr="00E46CA3">
        <w:rPr>
          <w:spacing w:val="-5"/>
          <w:sz w:val="20"/>
          <w:lang w:val="en-GB"/>
        </w:rPr>
        <w:t xml:space="preserve"> </w:t>
      </w:r>
      <w:r w:rsidRPr="00E46CA3">
        <w:rPr>
          <w:sz w:val="20"/>
          <w:lang w:val="en-GB"/>
        </w:rPr>
        <w:t>‘pseudo-biosphere’</w:t>
      </w:r>
      <w:r w:rsidRPr="00E46CA3">
        <w:rPr>
          <w:spacing w:val="-4"/>
          <w:sz w:val="20"/>
          <w:lang w:val="en-GB"/>
        </w:rPr>
        <w:t xml:space="preserve"> </w:t>
      </w:r>
      <w:r w:rsidRPr="00E46CA3">
        <w:rPr>
          <w:spacing w:val="-2"/>
          <w:sz w:val="20"/>
          <w:lang w:val="en-GB"/>
        </w:rPr>
        <w:t>databases</w:t>
      </w:r>
    </w:p>
    <w:p w14:paraId="64D7CAA8" w14:textId="77777777" w:rsidR="009C0070" w:rsidRPr="00E46CA3" w:rsidRDefault="00000000" w:rsidP="00840D2C">
      <w:pPr>
        <w:pStyle w:val="ListParagraph"/>
        <w:numPr>
          <w:ilvl w:val="3"/>
          <w:numId w:val="3"/>
        </w:numPr>
        <w:tabs>
          <w:tab w:val="left" w:pos="530"/>
          <w:tab w:val="left" w:pos="532"/>
        </w:tabs>
        <w:spacing w:before="168" w:line="249" w:lineRule="auto"/>
        <w:ind w:left="990" w:right="1"/>
        <w:rPr>
          <w:sz w:val="20"/>
          <w:lang w:val="en-GB"/>
        </w:rPr>
      </w:pPr>
      <w:r w:rsidRPr="00E46CA3">
        <w:rPr>
          <w:spacing w:val="-2"/>
          <w:sz w:val="20"/>
          <w:lang w:val="en-GB"/>
        </w:rPr>
        <w:t>Creation</w:t>
      </w:r>
      <w:r w:rsidRPr="00E46CA3">
        <w:rPr>
          <w:spacing w:val="-9"/>
          <w:sz w:val="20"/>
          <w:lang w:val="en-GB"/>
        </w:rPr>
        <w:t xml:space="preserve"> </w:t>
      </w:r>
      <w:r w:rsidRPr="00E46CA3">
        <w:rPr>
          <w:spacing w:val="-2"/>
          <w:sz w:val="20"/>
          <w:lang w:val="en-GB"/>
        </w:rPr>
        <w:t>of</w:t>
      </w:r>
      <w:r w:rsidRPr="00E46CA3">
        <w:rPr>
          <w:spacing w:val="-8"/>
          <w:sz w:val="20"/>
          <w:lang w:val="en-GB"/>
        </w:rPr>
        <w:t xml:space="preserve"> </w:t>
      </w:r>
      <w:r w:rsidRPr="00E46CA3">
        <w:rPr>
          <w:spacing w:val="-2"/>
          <w:sz w:val="20"/>
          <w:lang w:val="en-GB"/>
        </w:rPr>
        <w:t>‘pseudo-LCIA’</w:t>
      </w:r>
      <w:r w:rsidRPr="00E46CA3">
        <w:rPr>
          <w:spacing w:val="-9"/>
          <w:sz w:val="20"/>
          <w:lang w:val="en-GB"/>
        </w:rPr>
        <w:t xml:space="preserve"> </w:t>
      </w:r>
      <w:r w:rsidRPr="00E46CA3">
        <w:rPr>
          <w:spacing w:val="-2"/>
          <w:sz w:val="20"/>
          <w:lang w:val="en-GB"/>
        </w:rPr>
        <w:t>methods</w:t>
      </w:r>
      <w:r w:rsidRPr="00E46CA3">
        <w:rPr>
          <w:spacing w:val="-8"/>
          <w:sz w:val="20"/>
          <w:lang w:val="en-GB"/>
        </w:rPr>
        <w:t xml:space="preserve"> </w:t>
      </w:r>
      <w:r w:rsidRPr="00E46CA3">
        <w:rPr>
          <w:spacing w:val="-2"/>
          <w:sz w:val="20"/>
          <w:lang w:val="en-GB"/>
        </w:rPr>
        <w:t>to</w:t>
      </w:r>
      <w:r w:rsidRPr="00E46CA3">
        <w:rPr>
          <w:spacing w:val="-8"/>
          <w:sz w:val="20"/>
          <w:lang w:val="en-GB"/>
        </w:rPr>
        <w:t xml:space="preserve"> </w:t>
      </w:r>
      <w:r w:rsidRPr="00E46CA3">
        <w:rPr>
          <w:spacing w:val="-2"/>
          <w:sz w:val="20"/>
          <w:lang w:val="en-GB"/>
        </w:rPr>
        <w:t>calculate</w:t>
      </w:r>
      <w:r w:rsidRPr="00E46CA3">
        <w:rPr>
          <w:spacing w:val="-8"/>
          <w:sz w:val="20"/>
          <w:lang w:val="en-GB"/>
        </w:rPr>
        <w:t xml:space="preserve"> </w:t>
      </w:r>
      <w:r w:rsidRPr="00E46CA3">
        <w:rPr>
          <w:spacing w:val="-2"/>
          <w:sz w:val="20"/>
          <w:lang w:val="en-GB"/>
        </w:rPr>
        <w:t xml:space="preserve">waste </w:t>
      </w:r>
      <w:r w:rsidRPr="00E46CA3">
        <w:rPr>
          <w:sz w:val="20"/>
          <w:lang w:val="en-GB"/>
        </w:rPr>
        <w:t>and material inventory footprints</w:t>
      </w:r>
    </w:p>
    <w:p w14:paraId="458680E3" w14:textId="2115DC1F" w:rsidR="009C0070" w:rsidRPr="00E46CA3" w:rsidRDefault="00000000" w:rsidP="00840D2C">
      <w:pPr>
        <w:pStyle w:val="ListParagraph"/>
        <w:numPr>
          <w:ilvl w:val="3"/>
          <w:numId w:val="3"/>
        </w:numPr>
        <w:tabs>
          <w:tab w:val="left" w:pos="530"/>
          <w:tab w:val="left" w:pos="532"/>
        </w:tabs>
        <w:spacing w:before="159" w:line="249" w:lineRule="auto"/>
        <w:ind w:left="990"/>
        <w:rPr>
          <w:sz w:val="20"/>
          <w:lang w:val="en-GB"/>
        </w:rPr>
      </w:pPr>
      <w:r w:rsidRPr="00E46CA3">
        <w:rPr>
          <w:sz w:val="20"/>
          <w:lang w:val="en-GB"/>
        </w:rPr>
        <w:t>Exchange</w:t>
      </w:r>
      <w:r w:rsidRPr="00E46CA3">
        <w:rPr>
          <w:spacing w:val="40"/>
          <w:sz w:val="20"/>
          <w:lang w:val="en-GB"/>
        </w:rPr>
        <w:t xml:space="preserve"> </w:t>
      </w:r>
      <w:r w:rsidRPr="00E46CA3">
        <w:rPr>
          <w:sz w:val="20"/>
          <w:lang w:val="en-GB"/>
        </w:rPr>
        <w:t>editing—whereby</w:t>
      </w:r>
      <w:r w:rsidRPr="00E46CA3">
        <w:rPr>
          <w:spacing w:val="40"/>
          <w:sz w:val="20"/>
          <w:lang w:val="en-GB"/>
        </w:rPr>
        <w:t xml:space="preserve"> </w:t>
      </w:r>
      <w:r w:rsidRPr="00E46CA3">
        <w:rPr>
          <w:sz w:val="20"/>
          <w:lang w:val="en-GB"/>
        </w:rPr>
        <w:t>the</w:t>
      </w:r>
      <w:r w:rsidRPr="00E46CA3">
        <w:rPr>
          <w:spacing w:val="40"/>
          <w:sz w:val="20"/>
          <w:lang w:val="en-GB"/>
        </w:rPr>
        <w:t xml:space="preserve"> </w:t>
      </w:r>
      <w:r w:rsidRPr="00E46CA3">
        <w:rPr>
          <w:sz w:val="20"/>
          <w:lang w:val="en-GB"/>
        </w:rPr>
        <w:t>technosphere</w:t>
      </w:r>
      <w:r w:rsidRPr="00E46CA3">
        <w:rPr>
          <w:spacing w:val="40"/>
          <w:sz w:val="20"/>
          <w:lang w:val="en-GB"/>
        </w:rPr>
        <w:t xml:space="preserve"> </w:t>
      </w:r>
      <w:r w:rsidRPr="00E46CA3">
        <w:rPr>
          <w:sz w:val="20"/>
          <w:lang w:val="en-GB"/>
        </w:rPr>
        <w:t>exchange</w:t>
      </w:r>
      <w:r w:rsidRPr="00E46CA3">
        <w:rPr>
          <w:spacing w:val="-2"/>
          <w:sz w:val="20"/>
          <w:lang w:val="en-GB"/>
        </w:rPr>
        <w:t xml:space="preserve"> </w:t>
      </w:r>
      <w:r w:rsidRPr="00E46CA3">
        <w:rPr>
          <w:sz w:val="20"/>
          <w:lang w:val="en-GB"/>
        </w:rPr>
        <w:t>is</w:t>
      </w:r>
      <w:r w:rsidRPr="00E46CA3">
        <w:rPr>
          <w:spacing w:val="-2"/>
          <w:sz w:val="20"/>
          <w:lang w:val="en-GB"/>
        </w:rPr>
        <w:t xml:space="preserve"> </w:t>
      </w:r>
      <w:r w:rsidRPr="00E46CA3">
        <w:rPr>
          <w:sz w:val="20"/>
          <w:lang w:val="en-GB"/>
        </w:rPr>
        <w:t>mirrored</w:t>
      </w:r>
      <w:r w:rsidRPr="00E46CA3">
        <w:rPr>
          <w:spacing w:val="-2"/>
          <w:sz w:val="20"/>
          <w:lang w:val="en-GB"/>
        </w:rPr>
        <w:t xml:space="preserve"> </w:t>
      </w:r>
      <w:r w:rsidRPr="00E46CA3">
        <w:rPr>
          <w:sz w:val="20"/>
          <w:lang w:val="en-GB"/>
        </w:rPr>
        <w:t>as</w:t>
      </w:r>
      <w:r w:rsidRPr="00E46CA3">
        <w:rPr>
          <w:spacing w:val="-2"/>
          <w:sz w:val="20"/>
          <w:lang w:val="en-GB"/>
        </w:rPr>
        <w:t xml:space="preserve"> </w:t>
      </w:r>
      <w:r w:rsidRPr="00E46CA3">
        <w:rPr>
          <w:sz w:val="20"/>
          <w:lang w:val="en-GB"/>
        </w:rPr>
        <w:t>a</w:t>
      </w:r>
      <w:r w:rsidRPr="00E46CA3">
        <w:rPr>
          <w:spacing w:val="-2"/>
          <w:sz w:val="20"/>
          <w:lang w:val="en-GB"/>
        </w:rPr>
        <w:t xml:space="preserve"> </w:t>
      </w:r>
      <w:r w:rsidRPr="00E46CA3">
        <w:rPr>
          <w:sz w:val="20"/>
          <w:lang w:val="en-GB"/>
        </w:rPr>
        <w:t>‘pseudo-biosphere’</w:t>
      </w:r>
      <w:r w:rsidRPr="00E46CA3">
        <w:rPr>
          <w:spacing w:val="-2"/>
          <w:sz w:val="20"/>
          <w:lang w:val="en-GB"/>
        </w:rPr>
        <w:t xml:space="preserve"> </w:t>
      </w:r>
      <w:r w:rsidRPr="00E46CA3">
        <w:rPr>
          <w:sz w:val="20"/>
          <w:lang w:val="en-GB"/>
        </w:rPr>
        <w:t>exchange</w:t>
      </w:r>
    </w:p>
    <w:p w14:paraId="540B4B32" w14:textId="5EAA4662" w:rsidR="009C0070" w:rsidRPr="00E46CA3" w:rsidRDefault="00000000" w:rsidP="00840D2C">
      <w:pPr>
        <w:pStyle w:val="ListParagraph"/>
        <w:numPr>
          <w:ilvl w:val="3"/>
          <w:numId w:val="3"/>
        </w:numPr>
        <w:tabs>
          <w:tab w:val="left" w:pos="530"/>
          <w:tab w:val="left" w:pos="532"/>
        </w:tabs>
        <w:spacing w:before="160" w:line="249" w:lineRule="auto"/>
        <w:ind w:left="990"/>
        <w:rPr>
          <w:sz w:val="20"/>
          <w:lang w:val="en-GB"/>
        </w:rPr>
      </w:pPr>
      <w:r w:rsidRPr="00E46CA3">
        <w:rPr>
          <w:sz w:val="20"/>
          <w:lang w:val="en-GB"/>
        </w:rPr>
        <w:t>Database verification—to ensure that T-reX has manipulated the database correctly</w:t>
      </w:r>
    </w:p>
    <w:p w14:paraId="5050A8FC" w14:textId="5641FD7F" w:rsidR="009C0070" w:rsidRPr="00E46CA3" w:rsidRDefault="00000000">
      <w:pPr>
        <w:pStyle w:val="BodyText"/>
        <w:spacing w:before="176" w:line="247" w:lineRule="auto"/>
        <w:ind w:left="34" w:firstLine="298"/>
        <w:rPr>
          <w:lang w:val="en-GB"/>
        </w:rPr>
      </w:pPr>
      <w:r w:rsidRPr="00E46CA3">
        <w:rPr>
          <w:lang w:val="en-GB"/>
        </w:rPr>
        <w:t>This</w:t>
      </w:r>
      <w:r w:rsidRPr="00E46CA3">
        <w:rPr>
          <w:spacing w:val="-9"/>
          <w:lang w:val="en-GB"/>
        </w:rPr>
        <w:t xml:space="preserve"> </w:t>
      </w:r>
      <w:r w:rsidRPr="00E46CA3">
        <w:rPr>
          <w:lang w:val="en-GB"/>
        </w:rPr>
        <w:t>workflow</w:t>
      </w:r>
      <w:r w:rsidRPr="00E46CA3">
        <w:rPr>
          <w:spacing w:val="-10"/>
          <w:lang w:val="en-GB"/>
        </w:rPr>
        <w:t xml:space="preserve"> </w:t>
      </w:r>
      <w:r w:rsidRPr="00E46CA3">
        <w:rPr>
          <w:lang w:val="en-GB"/>
        </w:rPr>
        <w:t>creates</w:t>
      </w:r>
      <w:r w:rsidRPr="00E46CA3">
        <w:rPr>
          <w:spacing w:val="-9"/>
          <w:lang w:val="en-GB"/>
        </w:rPr>
        <w:t xml:space="preserve"> </w:t>
      </w:r>
      <w:r w:rsidRPr="00E46CA3">
        <w:rPr>
          <w:lang w:val="en-GB"/>
        </w:rPr>
        <w:t>a</w:t>
      </w:r>
      <w:r w:rsidRPr="00E46CA3">
        <w:rPr>
          <w:spacing w:val="-9"/>
          <w:lang w:val="en-GB"/>
        </w:rPr>
        <w:t xml:space="preserve"> </w:t>
      </w:r>
      <w:r w:rsidRPr="00E46CA3">
        <w:rPr>
          <w:lang w:val="en-GB"/>
        </w:rPr>
        <w:t>copy</w:t>
      </w:r>
      <w:r w:rsidRPr="00E46CA3">
        <w:rPr>
          <w:spacing w:val="-9"/>
          <w:lang w:val="en-GB"/>
        </w:rPr>
        <w:t xml:space="preserve"> </w:t>
      </w:r>
      <w:r w:rsidRPr="00E46CA3">
        <w:rPr>
          <w:lang w:val="en-GB"/>
        </w:rPr>
        <w:t>of</w:t>
      </w:r>
      <w:r w:rsidRPr="00E46CA3">
        <w:rPr>
          <w:spacing w:val="-9"/>
          <w:lang w:val="en-GB"/>
        </w:rPr>
        <w:t xml:space="preserve"> </w:t>
      </w:r>
      <w:r w:rsidRPr="00E46CA3">
        <w:rPr>
          <w:lang w:val="en-GB"/>
        </w:rPr>
        <w:t>the</w:t>
      </w:r>
      <w:r w:rsidRPr="00E46CA3">
        <w:rPr>
          <w:spacing w:val="-9"/>
          <w:lang w:val="en-GB"/>
        </w:rPr>
        <w:t xml:space="preserve"> </w:t>
      </w:r>
      <w:r w:rsidRPr="00E46CA3">
        <w:rPr>
          <w:lang w:val="en-GB"/>
        </w:rPr>
        <w:t>original</w:t>
      </w:r>
      <w:r w:rsidRPr="00E46CA3">
        <w:rPr>
          <w:spacing w:val="-11"/>
          <w:lang w:val="en-GB"/>
        </w:rPr>
        <w:t xml:space="preserve"> </w:t>
      </w:r>
      <w:r w:rsidR="00834F9B" w:rsidRPr="00E46CA3">
        <w:rPr>
          <w:i/>
          <w:iCs/>
          <w:lang w:val="en-GB"/>
        </w:rPr>
        <w:t>Brightway</w:t>
      </w:r>
      <w:r w:rsidRPr="00E46CA3">
        <w:rPr>
          <w:rFonts w:ascii="Palatino Linotype" w:hAnsi="Palatino Linotype"/>
          <w:lang w:val="en-GB"/>
        </w:rPr>
        <w:t xml:space="preserve"> </w:t>
      </w:r>
      <w:r w:rsidRPr="00E46CA3">
        <w:rPr>
          <w:lang w:val="en-GB"/>
        </w:rPr>
        <w:t>project containing the original biosphere database, a TreX ‘pseudo-biosphere’ database along with one or more manipulated technosphere databases that can be used to calculate the waste and material inventory footprints of activities in the same way as standard LCIA calculations.</w:t>
      </w:r>
    </w:p>
    <w:p w14:paraId="416FB3FF" w14:textId="07E40174" w:rsidR="009C0070" w:rsidRPr="00E46CA3" w:rsidRDefault="00000000">
      <w:pPr>
        <w:pStyle w:val="BodyText"/>
        <w:spacing w:line="249" w:lineRule="auto"/>
        <w:ind w:left="34" w:right="32" w:firstLine="298"/>
        <w:rPr>
          <w:lang w:val="en-GB"/>
        </w:rPr>
      </w:pPr>
      <w:r w:rsidRPr="00E46CA3">
        <w:rPr>
          <w:lang w:val="en-GB"/>
        </w:rPr>
        <w:t xml:space="preserve">An overview of the T-reX workflow is presented in </w:t>
      </w:r>
      <w:hyperlink w:anchor="_bookmark2" w:history="1">
        <w:r w:rsidRPr="00E46CA3">
          <w:rPr>
            <w:color w:val="2F4F4F"/>
            <w:lang w:val="en-GB"/>
          </w:rPr>
          <w:t>Figure 1</w:t>
        </w:r>
      </w:hyperlink>
      <w:r w:rsidRPr="00E46CA3">
        <w:rPr>
          <w:lang w:val="en-GB"/>
        </w:rPr>
        <w:t xml:space="preserve">. The </w:t>
      </w:r>
      <w:r w:rsidR="00834F9B" w:rsidRPr="00E46CA3">
        <w:rPr>
          <w:lang w:val="en-GB"/>
        </w:rPr>
        <w:t>Supplementary Material</w:t>
      </w:r>
      <w:r w:rsidRPr="00E46CA3">
        <w:rPr>
          <w:lang w:val="en-GB"/>
        </w:rPr>
        <w:t xml:space="preserve"> in </w:t>
      </w:r>
      <w:hyperlink w:anchor="_bookmark10" w:history="1">
        <w:r w:rsidRPr="00E46CA3">
          <w:rPr>
            <w:color w:val="2F4F4F"/>
            <w:lang w:val="en-GB"/>
          </w:rPr>
          <w:t>item 3</w:t>
        </w:r>
      </w:hyperlink>
      <w:r w:rsidRPr="00E46CA3">
        <w:rPr>
          <w:color w:val="2F4F4F"/>
          <w:lang w:val="en-GB"/>
        </w:rPr>
        <w:t xml:space="preserve"> </w:t>
      </w:r>
      <w:r w:rsidRPr="00E46CA3">
        <w:rPr>
          <w:lang w:val="en-GB"/>
        </w:rPr>
        <w:t>provides more detailed information.</w:t>
      </w:r>
    </w:p>
    <w:p w14:paraId="6FD40794" w14:textId="4BF29865" w:rsidR="00245E53" w:rsidRDefault="00245E53">
      <w:pPr>
        <w:rPr>
          <w:rFonts w:ascii="Arial Black" w:hAnsi="Arial Black"/>
          <w:sz w:val="18"/>
          <w:lang w:val="en-GB"/>
        </w:rPr>
      </w:pPr>
      <w:r>
        <w:rPr>
          <w:rFonts w:ascii="Arial Black" w:hAnsi="Arial Black"/>
          <w:sz w:val="18"/>
          <w:lang w:val="en-GB"/>
        </w:rPr>
        <w:br w:type="page"/>
      </w:r>
    </w:p>
    <w:p w14:paraId="34CD4624" w14:textId="77777777" w:rsidR="00245E53" w:rsidRDefault="00245E53" w:rsidP="00245E53">
      <w:pPr>
        <w:rPr>
          <w:rFonts w:ascii="Arial Black" w:hAnsi="Arial Black"/>
          <w:sz w:val="18"/>
          <w:lang w:val="en-GB"/>
        </w:rPr>
      </w:pPr>
    </w:p>
    <w:p w14:paraId="280C8DE2" w14:textId="77777777" w:rsidR="00245E53" w:rsidRDefault="00245E53" w:rsidP="00245E53">
      <w:pPr>
        <w:rPr>
          <w:rFonts w:ascii="Arial Black" w:hAnsi="Arial Black"/>
          <w:sz w:val="18"/>
          <w:lang w:val="en-GB"/>
        </w:rPr>
      </w:pPr>
    </w:p>
    <w:p w14:paraId="03E70439" w14:textId="6CFFAFEA" w:rsidR="00AD074B" w:rsidRPr="00E46CA3" w:rsidRDefault="00AD074B" w:rsidP="00245E53">
      <w:pPr>
        <w:rPr>
          <w:rFonts w:ascii="Arial" w:hAnsi="Arial"/>
          <w:sz w:val="18"/>
          <w:lang w:val="en-GB"/>
        </w:rPr>
      </w:pPr>
      <w:r w:rsidRPr="00E46CA3">
        <w:rPr>
          <w:rFonts w:ascii="Arial Black" w:hAnsi="Arial Black"/>
          <w:sz w:val="18"/>
          <w:lang w:val="en-GB"/>
        </w:rPr>
        <w:t>Figure</w:t>
      </w:r>
      <w:r w:rsidRPr="00E46CA3">
        <w:rPr>
          <w:rFonts w:ascii="Arial Black" w:hAnsi="Arial Black"/>
          <w:spacing w:val="-11"/>
          <w:sz w:val="18"/>
          <w:lang w:val="en-GB"/>
        </w:rPr>
        <w:t xml:space="preserve"> </w:t>
      </w:r>
      <w:r w:rsidRPr="00E46CA3">
        <w:rPr>
          <w:rFonts w:ascii="Arial Black" w:hAnsi="Arial Black"/>
          <w:sz w:val="18"/>
          <w:lang w:val="en-GB"/>
        </w:rPr>
        <w:t>1:</w:t>
      </w:r>
      <w:r w:rsidRPr="00E46CA3">
        <w:rPr>
          <w:rFonts w:ascii="Arial Black" w:hAnsi="Arial Black"/>
          <w:spacing w:val="-14"/>
          <w:sz w:val="18"/>
          <w:lang w:val="en-GB"/>
        </w:rPr>
        <w:t xml:space="preserve"> </w:t>
      </w:r>
      <w:r w:rsidRPr="00E46CA3">
        <w:rPr>
          <w:rFonts w:ascii="Arial" w:hAnsi="Arial"/>
          <w:sz w:val="18"/>
          <w:lang w:val="en-GB"/>
        </w:rPr>
        <w:t>The</w:t>
      </w:r>
      <w:r w:rsidRPr="00E46CA3">
        <w:rPr>
          <w:rFonts w:ascii="Arial" w:hAnsi="Arial"/>
          <w:spacing w:val="-4"/>
          <w:sz w:val="18"/>
          <w:lang w:val="en-GB"/>
        </w:rPr>
        <w:t xml:space="preserve"> </w:t>
      </w:r>
      <w:r w:rsidRPr="00E46CA3">
        <w:rPr>
          <w:rFonts w:ascii="Arial" w:hAnsi="Arial"/>
          <w:sz w:val="18"/>
          <w:lang w:val="en-GB"/>
        </w:rPr>
        <w:t>workflow</w:t>
      </w:r>
      <w:r w:rsidRPr="00E46CA3">
        <w:rPr>
          <w:rFonts w:ascii="Arial" w:hAnsi="Arial"/>
          <w:spacing w:val="-4"/>
          <w:sz w:val="18"/>
          <w:lang w:val="en-GB"/>
        </w:rPr>
        <w:t xml:space="preserve"> </w:t>
      </w:r>
      <w:r w:rsidRPr="00E46CA3">
        <w:rPr>
          <w:rFonts w:ascii="Arial" w:hAnsi="Arial"/>
          <w:sz w:val="18"/>
          <w:lang w:val="en-GB"/>
        </w:rPr>
        <w:t>of</w:t>
      </w:r>
      <w:r w:rsidRPr="00E46CA3">
        <w:rPr>
          <w:rFonts w:ascii="Arial" w:hAnsi="Arial"/>
          <w:spacing w:val="-4"/>
          <w:sz w:val="18"/>
          <w:lang w:val="en-GB"/>
        </w:rPr>
        <w:t xml:space="preserve"> </w:t>
      </w:r>
      <w:r w:rsidRPr="00E46CA3">
        <w:rPr>
          <w:rFonts w:ascii="Arial" w:hAnsi="Arial"/>
          <w:sz w:val="18"/>
          <w:lang w:val="en-GB"/>
        </w:rPr>
        <w:t>T-reX</w:t>
      </w:r>
      <w:r w:rsidRPr="00E46CA3">
        <w:rPr>
          <w:rFonts w:ascii="Arial" w:hAnsi="Arial"/>
          <w:spacing w:val="-4"/>
          <w:sz w:val="18"/>
          <w:lang w:val="en-GB"/>
        </w:rPr>
        <w:t xml:space="preserve"> </w:t>
      </w:r>
      <w:r w:rsidRPr="00E46CA3">
        <w:rPr>
          <w:rFonts w:ascii="Arial" w:hAnsi="Arial"/>
          <w:sz w:val="18"/>
          <w:lang w:val="en-GB"/>
        </w:rPr>
        <w:t>presented</w:t>
      </w:r>
      <w:r w:rsidRPr="00E46CA3">
        <w:rPr>
          <w:rFonts w:ascii="Arial" w:hAnsi="Arial"/>
          <w:spacing w:val="-4"/>
          <w:sz w:val="18"/>
          <w:lang w:val="en-GB"/>
        </w:rPr>
        <w:t xml:space="preserve"> </w:t>
      </w:r>
      <w:r w:rsidRPr="00E46CA3">
        <w:rPr>
          <w:rFonts w:ascii="Arial" w:hAnsi="Arial"/>
          <w:sz w:val="18"/>
          <w:lang w:val="en-GB"/>
        </w:rPr>
        <w:t>in</w:t>
      </w:r>
      <w:r w:rsidRPr="00E46CA3">
        <w:rPr>
          <w:rFonts w:ascii="Arial" w:hAnsi="Arial"/>
          <w:spacing w:val="-4"/>
          <w:sz w:val="18"/>
          <w:lang w:val="en-GB"/>
        </w:rPr>
        <w:t xml:space="preserve"> </w:t>
      </w:r>
      <w:r w:rsidRPr="00E46CA3">
        <w:rPr>
          <w:rFonts w:ascii="Arial" w:hAnsi="Arial"/>
          <w:sz w:val="18"/>
          <w:lang w:val="en-GB"/>
        </w:rPr>
        <w:t>a</w:t>
      </w:r>
      <w:r w:rsidRPr="00E46CA3">
        <w:rPr>
          <w:rFonts w:ascii="Arial" w:hAnsi="Arial"/>
          <w:spacing w:val="-4"/>
          <w:sz w:val="18"/>
          <w:lang w:val="en-GB"/>
        </w:rPr>
        <w:t xml:space="preserve"> </w:t>
      </w:r>
      <w:r w:rsidRPr="00E46CA3">
        <w:rPr>
          <w:rFonts w:ascii="Arial" w:hAnsi="Arial"/>
          <w:sz w:val="18"/>
          <w:lang w:val="en-GB"/>
        </w:rPr>
        <w:t>generalised</w:t>
      </w:r>
      <w:r w:rsidRPr="00E46CA3">
        <w:rPr>
          <w:rFonts w:ascii="Arial" w:hAnsi="Arial"/>
          <w:spacing w:val="-4"/>
          <w:sz w:val="18"/>
          <w:lang w:val="en-GB"/>
        </w:rPr>
        <w:t xml:space="preserve"> </w:t>
      </w:r>
      <w:r w:rsidRPr="00E46CA3">
        <w:rPr>
          <w:rFonts w:ascii="Arial" w:hAnsi="Arial"/>
          <w:sz w:val="18"/>
          <w:lang w:val="en-GB"/>
        </w:rPr>
        <w:t>(a)</w:t>
      </w:r>
      <w:r w:rsidRPr="00E46CA3">
        <w:rPr>
          <w:rFonts w:ascii="Arial" w:hAnsi="Arial"/>
          <w:spacing w:val="-4"/>
          <w:sz w:val="18"/>
          <w:lang w:val="en-GB"/>
        </w:rPr>
        <w:t xml:space="preserve"> </w:t>
      </w:r>
      <w:r w:rsidRPr="00E46CA3">
        <w:rPr>
          <w:rFonts w:ascii="Arial" w:hAnsi="Arial"/>
          <w:sz w:val="18"/>
          <w:lang w:val="en-GB"/>
        </w:rPr>
        <w:t>and</w:t>
      </w:r>
      <w:r w:rsidRPr="00E46CA3">
        <w:rPr>
          <w:rFonts w:ascii="Arial" w:hAnsi="Arial"/>
          <w:spacing w:val="-4"/>
          <w:sz w:val="18"/>
          <w:lang w:val="en-GB"/>
        </w:rPr>
        <w:t xml:space="preserve"> </w:t>
      </w:r>
      <w:r w:rsidRPr="00E46CA3">
        <w:rPr>
          <w:rFonts w:ascii="Arial" w:hAnsi="Arial"/>
          <w:sz w:val="18"/>
          <w:lang w:val="en-GB"/>
        </w:rPr>
        <w:t>computational</w:t>
      </w:r>
      <w:r w:rsidRPr="00E46CA3">
        <w:rPr>
          <w:rFonts w:ascii="Arial" w:hAnsi="Arial"/>
          <w:spacing w:val="-4"/>
          <w:sz w:val="18"/>
          <w:lang w:val="en-GB"/>
        </w:rPr>
        <w:t xml:space="preserve"> </w:t>
      </w:r>
      <w:r w:rsidRPr="00E46CA3">
        <w:rPr>
          <w:rFonts w:ascii="Arial" w:hAnsi="Arial"/>
          <w:sz w:val="18"/>
          <w:lang w:val="en-GB"/>
        </w:rPr>
        <w:t>(b)</w:t>
      </w:r>
      <w:r w:rsidRPr="00E46CA3">
        <w:rPr>
          <w:rFonts w:ascii="Arial" w:hAnsi="Arial"/>
          <w:spacing w:val="-4"/>
          <w:sz w:val="18"/>
          <w:lang w:val="en-GB"/>
        </w:rPr>
        <w:t xml:space="preserve"> </w:t>
      </w:r>
      <w:r w:rsidRPr="00E46CA3">
        <w:rPr>
          <w:rFonts w:ascii="Arial" w:hAnsi="Arial"/>
          <w:sz w:val="18"/>
          <w:lang w:val="en-GB"/>
        </w:rPr>
        <w:t>format.</w:t>
      </w:r>
      <w:r w:rsidRPr="00E46CA3">
        <w:rPr>
          <w:rFonts w:ascii="Arial" w:hAnsi="Arial"/>
          <w:spacing w:val="-4"/>
          <w:sz w:val="18"/>
          <w:lang w:val="en-GB"/>
        </w:rPr>
        <w:t xml:space="preserve"> </w:t>
      </w:r>
      <w:r w:rsidRPr="00E46CA3">
        <w:rPr>
          <w:rFonts w:ascii="Arial" w:hAnsi="Arial"/>
          <w:sz w:val="18"/>
          <w:lang w:val="en-GB"/>
        </w:rPr>
        <w:t>Application</w:t>
      </w:r>
      <w:r w:rsidRPr="00E46CA3">
        <w:rPr>
          <w:rFonts w:ascii="Arial" w:hAnsi="Arial"/>
          <w:spacing w:val="-4"/>
          <w:sz w:val="18"/>
          <w:lang w:val="en-GB"/>
        </w:rPr>
        <w:t xml:space="preserve"> </w:t>
      </w:r>
      <w:r w:rsidRPr="00E46CA3">
        <w:rPr>
          <w:rFonts w:ascii="Arial" w:hAnsi="Arial"/>
          <w:sz w:val="18"/>
          <w:lang w:val="en-GB"/>
        </w:rPr>
        <w:t>of</w:t>
      </w:r>
      <w:r w:rsidRPr="00E46CA3">
        <w:rPr>
          <w:rFonts w:ascii="Arial" w:hAnsi="Arial"/>
          <w:spacing w:val="-4"/>
          <w:sz w:val="18"/>
          <w:lang w:val="en-GB"/>
        </w:rPr>
        <w:t xml:space="preserve"> </w:t>
      </w:r>
      <w:r w:rsidRPr="00E46CA3">
        <w:rPr>
          <w:rFonts w:ascii="Arial" w:hAnsi="Arial"/>
          <w:sz w:val="18"/>
          <w:lang w:val="en-GB"/>
        </w:rPr>
        <w:t>T-reX</w:t>
      </w:r>
      <w:r w:rsidRPr="00E46CA3">
        <w:rPr>
          <w:rFonts w:ascii="Arial" w:hAnsi="Arial"/>
          <w:spacing w:val="-4"/>
          <w:sz w:val="18"/>
          <w:lang w:val="en-GB"/>
        </w:rPr>
        <w:t xml:space="preserve"> </w:t>
      </w:r>
      <w:r w:rsidRPr="00E46CA3">
        <w:rPr>
          <w:rFonts w:ascii="Arial" w:hAnsi="Arial"/>
          <w:sz w:val="18"/>
          <w:lang w:val="en-GB"/>
        </w:rPr>
        <w:t>to</w:t>
      </w:r>
      <w:r w:rsidRPr="00E46CA3">
        <w:rPr>
          <w:rFonts w:ascii="Arial" w:hAnsi="Arial"/>
          <w:spacing w:val="-4"/>
          <w:sz w:val="18"/>
          <w:lang w:val="en-GB"/>
        </w:rPr>
        <w:t xml:space="preserve"> </w:t>
      </w:r>
      <w:r w:rsidRPr="00E46CA3">
        <w:rPr>
          <w:rFonts w:ascii="Arial" w:hAnsi="Arial"/>
          <w:sz w:val="18"/>
          <w:lang w:val="en-GB"/>
        </w:rPr>
        <w:t>one</w:t>
      </w:r>
      <w:r w:rsidRPr="00E46CA3">
        <w:rPr>
          <w:rFonts w:ascii="Arial" w:hAnsi="Arial"/>
          <w:spacing w:val="-4"/>
          <w:sz w:val="18"/>
          <w:lang w:val="en-GB"/>
        </w:rPr>
        <w:t xml:space="preserve"> </w:t>
      </w:r>
      <w:r w:rsidRPr="00E46CA3">
        <w:rPr>
          <w:rFonts w:ascii="Arial" w:hAnsi="Arial"/>
          <w:sz w:val="18"/>
          <w:lang w:val="en-GB"/>
        </w:rPr>
        <w:t>or more</w:t>
      </w:r>
      <w:r w:rsidRPr="00E46CA3">
        <w:rPr>
          <w:rFonts w:ascii="Arial" w:hAnsi="Arial"/>
          <w:spacing w:val="-9"/>
          <w:sz w:val="18"/>
          <w:lang w:val="en-GB"/>
        </w:rPr>
        <w:t xml:space="preserve"> </w:t>
      </w:r>
      <w:r w:rsidRPr="00E46CA3">
        <w:rPr>
          <w:rFonts w:ascii="Arial" w:hAnsi="Arial"/>
          <w:sz w:val="18"/>
          <w:lang w:val="en-GB"/>
        </w:rPr>
        <w:t>LCA</w:t>
      </w:r>
      <w:r w:rsidRPr="00E46CA3">
        <w:rPr>
          <w:rFonts w:ascii="Arial" w:hAnsi="Arial"/>
          <w:spacing w:val="-9"/>
          <w:sz w:val="18"/>
          <w:lang w:val="en-GB"/>
        </w:rPr>
        <w:t xml:space="preserve"> </w:t>
      </w:r>
      <w:r w:rsidRPr="00E46CA3">
        <w:rPr>
          <w:rFonts w:ascii="Arial" w:hAnsi="Arial"/>
          <w:sz w:val="18"/>
          <w:lang w:val="en-GB"/>
        </w:rPr>
        <w:t>databases</w:t>
      </w:r>
      <w:r w:rsidRPr="00E46CA3">
        <w:rPr>
          <w:rFonts w:ascii="Arial" w:hAnsi="Arial"/>
          <w:spacing w:val="-9"/>
          <w:sz w:val="18"/>
          <w:lang w:val="en-GB"/>
        </w:rPr>
        <w:t xml:space="preserve"> </w:t>
      </w:r>
      <w:r w:rsidRPr="00E46CA3">
        <w:rPr>
          <w:rFonts w:ascii="Arial" w:hAnsi="Arial"/>
          <w:sz w:val="18"/>
          <w:lang w:val="en-GB"/>
        </w:rPr>
        <w:t>creates</w:t>
      </w:r>
      <w:r w:rsidRPr="00E46CA3">
        <w:rPr>
          <w:rFonts w:ascii="Arial" w:hAnsi="Arial"/>
          <w:spacing w:val="-9"/>
          <w:sz w:val="18"/>
          <w:lang w:val="en-GB"/>
        </w:rPr>
        <w:t xml:space="preserve"> </w:t>
      </w:r>
      <w:r w:rsidRPr="00E46CA3">
        <w:rPr>
          <w:rFonts w:ascii="Arial" w:hAnsi="Arial"/>
          <w:sz w:val="18"/>
          <w:lang w:val="en-GB"/>
        </w:rPr>
        <w:t xml:space="preserve">a </w:t>
      </w:r>
      <w:r w:rsidR="00834F9B" w:rsidRPr="00E46CA3">
        <w:rPr>
          <w:rFonts w:ascii="Arial" w:hAnsi="Arial"/>
          <w:i/>
          <w:iCs/>
          <w:sz w:val="18"/>
          <w:lang w:val="en-GB"/>
        </w:rPr>
        <w:t>Brightway</w:t>
      </w:r>
      <w:r w:rsidRPr="00E46CA3">
        <w:rPr>
          <w:rFonts w:ascii="Palatino Linotype" w:hAnsi="Palatino Linotype"/>
          <w:spacing w:val="-4"/>
          <w:sz w:val="18"/>
          <w:lang w:val="en-GB"/>
        </w:rPr>
        <w:t xml:space="preserve"> </w:t>
      </w:r>
      <w:r w:rsidRPr="00E46CA3">
        <w:rPr>
          <w:rFonts w:ascii="Arial" w:hAnsi="Arial"/>
          <w:sz w:val="18"/>
          <w:lang w:val="en-GB"/>
        </w:rPr>
        <w:t>project</w:t>
      </w:r>
      <w:r w:rsidRPr="00E46CA3">
        <w:rPr>
          <w:rFonts w:ascii="Arial" w:hAnsi="Arial"/>
          <w:spacing w:val="-9"/>
          <w:sz w:val="18"/>
          <w:lang w:val="en-GB"/>
        </w:rPr>
        <w:t xml:space="preserve"> </w:t>
      </w:r>
      <w:r w:rsidRPr="00E46CA3">
        <w:rPr>
          <w:rFonts w:ascii="Arial" w:hAnsi="Arial"/>
          <w:sz w:val="18"/>
          <w:lang w:val="en-GB"/>
        </w:rPr>
        <w:t>with</w:t>
      </w:r>
      <w:r w:rsidRPr="00E46CA3">
        <w:rPr>
          <w:rFonts w:ascii="Arial" w:hAnsi="Arial"/>
          <w:spacing w:val="-9"/>
          <w:sz w:val="18"/>
          <w:lang w:val="en-GB"/>
        </w:rPr>
        <w:t xml:space="preserve"> </w:t>
      </w:r>
      <w:r w:rsidRPr="00E46CA3">
        <w:rPr>
          <w:rFonts w:ascii="Arial" w:hAnsi="Arial"/>
          <w:sz w:val="18"/>
          <w:lang w:val="en-GB"/>
        </w:rPr>
        <w:t>customised</w:t>
      </w:r>
      <w:r w:rsidRPr="00E46CA3">
        <w:rPr>
          <w:rFonts w:ascii="Arial" w:hAnsi="Arial"/>
          <w:spacing w:val="-9"/>
          <w:sz w:val="18"/>
          <w:lang w:val="en-GB"/>
        </w:rPr>
        <w:t xml:space="preserve"> </w:t>
      </w:r>
      <w:r w:rsidRPr="00E46CA3">
        <w:rPr>
          <w:rFonts w:ascii="Arial" w:hAnsi="Arial"/>
          <w:sz w:val="18"/>
          <w:lang w:val="en-GB"/>
        </w:rPr>
        <w:t>methods</w:t>
      </w:r>
      <w:r w:rsidRPr="00E46CA3">
        <w:rPr>
          <w:rFonts w:ascii="Arial" w:hAnsi="Arial"/>
          <w:spacing w:val="-9"/>
          <w:sz w:val="18"/>
          <w:lang w:val="en-GB"/>
        </w:rPr>
        <w:t xml:space="preserve"> </w:t>
      </w:r>
      <w:r w:rsidRPr="00E46CA3">
        <w:rPr>
          <w:rFonts w:ascii="Arial" w:hAnsi="Arial"/>
          <w:sz w:val="18"/>
          <w:lang w:val="en-GB"/>
        </w:rPr>
        <w:t>and</w:t>
      </w:r>
      <w:r w:rsidRPr="00E46CA3">
        <w:rPr>
          <w:rFonts w:ascii="Arial" w:hAnsi="Arial"/>
          <w:spacing w:val="-9"/>
          <w:sz w:val="18"/>
          <w:lang w:val="en-GB"/>
        </w:rPr>
        <w:t xml:space="preserve"> </w:t>
      </w:r>
      <w:r w:rsidRPr="00E46CA3">
        <w:rPr>
          <w:rFonts w:ascii="Arial" w:hAnsi="Arial"/>
          <w:sz w:val="18"/>
          <w:lang w:val="en-GB"/>
        </w:rPr>
        <w:t>activities</w:t>
      </w:r>
      <w:r w:rsidRPr="00E46CA3">
        <w:rPr>
          <w:rFonts w:ascii="Arial" w:hAnsi="Arial"/>
          <w:spacing w:val="-9"/>
          <w:sz w:val="18"/>
          <w:lang w:val="en-GB"/>
        </w:rPr>
        <w:t xml:space="preserve"> </w:t>
      </w:r>
      <w:r w:rsidRPr="00E46CA3">
        <w:rPr>
          <w:rFonts w:ascii="Arial" w:hAnsi="Arial"/>
          <w:sz w:val="18"/>
          <w:lang w:val="en-GB"/>
        </w:rPr>
        <w:t>that</w:t>
      </w:r>
      <w:r w:rsidRPr="00E46CA3">
        <w:rPr>
          <w:rFonts w:ascii="Arial" w:hAnsi="Arial"/>
          <w:spacing w:val="-9"/>
          <w:sz w:val="18"/>
          <w:lang w:val="en-GB"/>
        </w:rPr>
        <w:t xml:space="preserve"> </w:t>
      </w:r>
      <w:r w:rsidRPr="00E46CA3">
        <w:rPr>
          <w:rFonts w:ascii="Arial" w:hAnsi="Arial"/>
          <w:sz w:val="18"/>
          <w:lang w:val="en-GB"/>
        </w:rPr>
        <w:t>can</w:t>
      </w:r>
      <w:r w:rsidRPr="00E46CA3">
        <w:rPr>
          <w:rFonts w:ascii="Arial" w:hAnsi="Arial"/>
          <w:spacing w:val="-9"/>
          <w:sz w:val="18"/>
          <w:lang w:val="en-GB"/>
        </w:rPr>
        <w:t xml:space="preserve"> </w:t>
      </w:r>
      <w:r w:rsidRPr="00E46CA3">
        <w:rPr>
          <w:rFonts w:ascii="Arial" w:hAnsi="Arial"/>
          <w:sz w:val="18"/>
          <w:lang w:val="en-GB"/>
        </w:rPr>
        <w:t>be</w:t>
      </w:r>
      <w:r w:rsidRPr="00E46CA3">
        <w:rPr>
          <w:rFonts w:ascii="Arial" w:hAnsi="Arial"/>
          <w:spacing w:val="-9"/>
          <w:sz w:val="18"/>
          <w:lang w:val="en-GB"/>
        </w:rPr>
        <w:t xml:space="preserve"> </w:t>
      </w:r>
      <w:r w:rsidRPr="00E46CA3">
        <w:rPr>
          <w:rFonts w:ascii="Arial" w:hAnsi="Arial"/>
          <w:sz w:val="18"/>
          <w:lang w:val="en-GB"/>
        </w:rPr>
        <w:t>used</w:t>
      </w:r>
      <w:r w:rsidRPr="00E46CA3">
        <w:rPr>
          <w:rFonts w:ascii="Arial" w:hAnsi="Arial"/>
          <w:spacing w:val="-9"/>
          <w:sz w:val="18"/>
          <w:lang w:val="en-GB"/>
        </w:rPr>
        <w:t xml:space="preserve"> </w:t>
      </w:r>
      <w:r w:rsidRPr="00E46CA3">
        <w:rPr>
          <w:rFonts w:ascii="Arial" w:hAnsi="Arial"/>
          <w:sz w:val="18"/>
          <w:lang w:val="en-GB"/>
        </w:rPr>
        <w:t>to</w:t>
      </w:r>
      <w:r w:rsidRPr="00E46CA3">
        <w:rPr>
          <w:rFonts w:ascii="Arial" w:hAnsi="Arial"/>
          <w:spacing w:val="-9"/>
          <w:sz w:val="18"/>
          <w:lang w:val="en-GB"/>
        </w:rPr>
        <w:t xml:space="preserve"> </w:t>
      </w:r>
      <w:r w:rsidRPr="00E46CA3">
        <w:rPr>
          <w:rFonts w:ascii="Arial" w:hAnsi="Arial"/>
          <w:sz w:val="18"/>
          <w:lang w:val="en-GB"/>
        </w:rPr>
        <w:t>calculate</w:t>
      </w:r>
      <w:r w:rsidRPr="00E46CA3">
        <w:rPr>
          <w:rFonts w:ascii="Arial" w:hAnsi="Arial"/>
          <w:spacing w:val="-9"/>
          <w:sz w:val="18"/>
          <w:lang w:val="en-GB"/>
        </w:rPr>
        <w:t xml:space="preserve"> </w:t>
      </w:r>
      <w:r w:rsidRPr="00E46CA3">
        <w:rPr>
          <w:rFonts w:ascii="Arial" w:hAnsi="Arial"/>
          <w:sz w:val="18"/>
          <w:lang w:val="en-GB"/>
        </w:rPr>
        <w:t>waste and material inventory footprints of the activity’s supply chain.</w:t>
      </w:r>
    </w:p>
    <w:p w14:paraId="6E96264D" w14:textId="77777777" w:rsidR="00834F9B" w:rsidRPr="00E46CA3" w:rsidRDefault="00834F9B">
      <w:pPr>
        <w:rPr>
          <w:b/>
          <w:bCs/>
          <w:lang w:val="en-GB"/>
        </w:rPr>
      </w:pPr>
      <w:bookmarkStart w:id="67" w:name="_bookmark1"/>
      <w:bookmarkEnd w:id="67"/>
      <w:r w:rsidRPr="00E46CA3">
        <w:rPr>
          <w:lang w:val="en-GB"/>
        </w:rPr>
        <w:br w:type="page"/>
      </w:r>
    </w:p>
    <w:p w14:paraId="75591F6A" w14:textId="406144B8" w:rsidR="009C0070" w:rsidRPr="00E46CA3" w:rsidRDefault="00000000">
      <w:pPr>
        <w:pStyle w:val="Heading2"/>
        <w:numPr>
          <w:ilvl w:val="1"/>
          <w:numId w:val="3"/>
        </w:numPr>
        <w:tabs>
          <w:tab w:val="left" w:pos="464"/>
        </w:tabs>
        <w:spacing w:before="195"/>
        <w:ind w:left="464" w:hanging="430"/>
        <w:rPr>
          <w:lang w:val="en-GB"/>
        </w:rPr>
      </w:pPr>
      <w:r w:rsidRPr="00E46CA3">
        <w:rPr>
          <w:lang w:val="en-GB"/>
        </w:rPr>
        <w:lastRenderedPageBreak/>
        <w:t>Case</w:t>
      </w:r>
      <w:r w:rsidRPr="00E46CA3">
        <w:rPr>
          <w:spacing w:val="-11"/>
          <w:lang w:val="en-GB"/>
        </w:rPr>
        <w:t xml:space="preserve"> </w:t>
      </w:r>
      <w:r w:rsidRPr="00E46CA3">
        <w:rPr>
          <w:lang w:val="en-GB"/>
        </w:rPr>
        <w:t>study</w:t>
      </w:r>
      <w:r w:rsidRPr="00E46CA3">
        <w:rPr>
          <w:spacing w:val="-10"/>
          <w:lang w:val="en-GB"/>
        </w:rPr>
        <w:t xml:space="preserve"> </w:t>
      </w:r>
      <w:r w:rsidRPr="00E46CA3">
        <w:rPr>
          <w:spacing w:val="-2"/>
          <w:lang w:val="en-GB"/>
        </w:rPr>
        <w:t>methodology</w:t>
      </w:r>
    </w:p>
    <w:p w14:paraId="77172748" w14:textId="5671309C" w:rsidR="009C0070" w:rsidRPr="00E46CA3" w:rsidRDefault="00000000">
      <w:pPr>
        <w:pStyle w:val="BodyText"/>
        <w:spacing w:before="7" w:line="242" w:lineRule="auto"/>
        <w:ind w:left="34" w:firstLine="298"/>
        <w:rPr>
          <w:lang w:val="en-GB"/>
        </w:rPr>
      </w:pPr>
      <w:r w:rsidRPr="00E46CA3">
        <w:rPr>
          <w:lang w:val="en-GB"/>
        </w:rPr>
        <w:t>To provide an example, we investigated five types of Li-ion</w:t>
      </w:r>
      <w:r w:rsidRPr="00E46CA3">
        <w:rPr>
          <w:spacing w:val="-5"/>
          <w:lang w:val="en-GB"/>
        </w:rPr>
        <w:t xml:space="preserve"> </w:t>
      </w:r>
      <w:r w:rsidRPr="00E46CA3">
        <w:rPr>
          <w:lang w:val="en-GB"/>
        </w:rPr>
        <w:t>batteries</w:t>
      </w:r>
      <w:r w:rsidRPr="00E46CA3">
        <w:rPr>
          <w:spacing w:val="-5"/>
          <w:lang w:val="en-GB"/>
        </w:rPr>
        <w:t xml:space="preserve"> </w:t>
      </w:r>
      <w:r w:rsidRPr="00E46CA3">
        <w:rPr>
          <w:lang w:val="en-GB"/>
        </w:rPr>
        <w:t>in</w:t>
      </w:r>
      <w:r w:rsidRPr="00E46CA3">
        <w:rPr>
          <w:spacing w:val="-5"/>
          <w:lang w:val="en-GB"/>
        </w:rPr>
        <w:t xml:space="preserve"> </w:t>
      </w:r>
      <w:r w:rsidRPr="00E46CA3">
        <w:rPr>
          <w:lang w:val="en-GB"/>
        </w:rPr>
        <w:t>the</w:t>
      </w:r>
      <w:r w:rsidRPr="00E46CA3">
        <w:rPr>
          <w:spacing w:val="-5"/>
          <w:lang w:val="en-GB"/>
        </w:rPr>
        <w:t xml:space="preserve"> </w:t>
      </w:r>
      <w:r w:rsidRPr="00E46CA3">
        <w:rPr>
          <w:rFonts w:ascii="Palatino Linotype" w:hAnsi="Palatino Linotype"/>
          <w:lang w:val="en-GB"/>
        </w:rPr>
        <w:t>ecoinvent</w:t>
      </w:r>
      <w:r w:rsidRPr="00E46CA3">
        <w:rPr>
          <w:rFonts w:ascii="Palatino Linotype" w:hAnsi="Palatino Linotype"/>
          <w:spacing w:val="-5"/>
          <w:lang w:val="en-GB"/>
        </w:rPr>
        <w:t xml:space="preserve"> </w:t>
      </w:r>
      <w:r w:rsidRPr="00E46CA3">
        <w:rPr>
          <w:lang w:val="en-GB"/>
        </w:rPr>
        <w:t>3.9.1</w:t>
      </w:r>
      <w:r w:rsidRPr="00E46CA3">
        <w:rPr>
          <w:spacing w:val="-5"/>
          <w:lang w:val="en-GB"/>
        </w:rPr>
        <w:t xml:space="preserve"> </w:t>
      </w:r>
      <w:r w:rsidRPr="00E46CA3">
        <w:rPr>
          <w:lang w:val="en-GB"/>
        </w:rPr>
        <w:t>‘cutof</w:t>
      </w:r>
      <w:r w:rsidR="00AD074B" w:rsidRPr="00E46CA3">
        <w:rPr>
          <w:lang w:val="en-GB"/>
        </w:rPr>
        <w:t>f</w:t>
      </w:r>
      <w:r w:rsidRPr="00E46CA3">
        <w:rPr>
          <w:lang w:val="en-GB"/>
        </w:rPr>
        <w:t>’</w:t>
      </w:r>
      <w:r w:rsidRPr="00E46CA3">
        <w:rPr>
          <w:spacing w:val="-5"/>
          <w:lang w:val="en-GB"/>
        </w:rPr>
        <w:t xml:space="preserve"> </w:t>
      </w:r>
      <w:r w:rsidRPr="00E46CA3">
        <w:rPr>
          <w:lang w:val="en-GB"/>
        </w:rPr>
        <w:t>LCA</w:t>
      </w:r>
      <w:r w:rsidRPr="00E46CA3">
        <w:rPr>
          <w:spacing w:val="-5"/>
          <w:lang w:val="en-GB"/>
        </w:rPr>
        <w:t xml:space="preserve"> </w:t>
      </w:r>
      <w:r w:rsidRPr="00E46CA3">
        <w:rPr>
          <w:lang w:val="en-GB"/>
        </w:rPr>
        <w:t>database (</w:t>
      </w:r>
      <w:hyperlink w:anchor="_bookmark86" w:history="1">
        <w:r w:rsidRPr="00E46CA3">
          <w:rPr>
            <w:color w:val="2F4F4F"/>
            <w:lang w:val="en-GB"/>
          </w:rPr>
          <w:t>Wernet et al.</w:t>
        </w:r>
      </w:hyperlink>
      <w:r w:rsidRPr="00E46CA3">
        <w:rPr>
          <w:lang w:val="en-GB"/>
        </w:rPr>
        <w:t xml:space="preserve">, </w:t>
      </w:r>
      <w:hyperlink w:anchor="_bookmark86" w:history="1">
        <w:r w:rsidRPr="00E46CA3">
          <w:rPr>
            <w:color w:val="2F4F4F"/>
            <w:lang w:val="en-GB"/>
          </w:rPr>
          <w:t>2016</w:t>
        </w:r>
      </w:hyperlink>
      <w:r w:rsidRPr="00E46CA3">
        <w:rPr>
          <w:lang w:val="en-GB"/>
        </w:rPr>
        <w:t>), each represented by their unamended</w:t>
      </w:r>
      <w:r w:rsidRPr="00E46CA3">
        <w:rPr>
          <w:spacing w:val="-11"/>
          <w:lang w:val="en-GB"/>
        </w:rPr>
        <w:t xml:space="preserve"> </w:t>
      </w:r>
      <w:r w:rsidRPr="00E46CA3">
        <w:rPr>
          <w:lang w:val="en-GB"/>
        </w:rPr>
        <w:t>global</w:t>
      </w:r>
      <w:r w:rsidRPr="00E46CA3">
        <w:rPr>
          <w:spacing w:val="-11"/>
          <w:lang w:val="en-GB"/>
        </w:rPr>
        <w:t xml:space="preserve"> </w:t>
      </w:r>
      <w:r w:rsidRPr="00E46CA3">
        <w:rPr>
          <w:lang w:val="en-GB"/>
        </w:rPr>
        <w:t>market</w:t>
      </w:r>
      <w:r w:rsidRPr="00E46CA3">
        <w:rPr>
          <w:spacing w:val="-11"/>
          <w:lang w:val="en-GB"/>
        </w:rPr>
        <w:t xml:space="preserve"> </w:t>
      </w:r>
      <w:r w:rsidRPr="00E46CA3">
        <w:rPr>
          <w:lang w:val="en-GB"/>
        </w:rPr>
        <w:t>inventories.</w:t>
      </w:r>
      <w:r w:rsidRPr="00E46CA3">
        <w:rPr>
          <w:spacing w:val="-11"/>
          <w:lang w:val="en-GB"/>
        </w:rPr>
        <w:t xml:space="preserve"> </w:t>
      </w:r>
      <w:r w:rsidRPr="00E46CA3">
        <w:rPr>
          <w:lang w:val="en-GB"/>
        </w:rPr>
        <w:t>The</w:t>
      </w:r>
      <w:r w:rsidRPr="00E46CA3">
        <w:rPr>
          <w:spacing w:val="-11"/>
          <w:lang w:val="en-GB"/>
        </w:rPr>
        <w:t xml:space="preserve"> </w:t>
      </w:r>
      <w:r w:rsidRPr="00E46CA3">
        <w:rPr>
          <w:lang w:val="en-GB"/>
        </w:rPr>
        <w:t>system</w:t>
      </w:r>
      <w:r w:rsidRPr="00E46CA3">
        <w:rPr>
          <w:spacing w:val="-11"/>
          <w:lang w:val="en-GB"/>
        </w:rPr>
        <w:t xml:space="preserve"> </w:t>
      </w:r>
      <w:r w:rsidRPr="00E46CA3">
        <w:rPr>
          <w:lang w:val="en-GB"/>
        </w:rPr>
        <w:t>boundaries. These following markets were used for the example calculations and unaltered by the authors:</w:t>
      </w:r>
    </w:p>
    <w:p w14:paraId="4E4AE613" w14:textId="77777777" w:rsidR="009C0070" w:rsidRPr="00E46CA3" w:rsidRDefault="00000000">
      <w:pPr>
        <w:pStyle w:val="ListParagraph"/>
        <w:numPr>
          <w:ilvl w:val="0"/>
          <w:numId w:val="2"/>
        </w:numPr>
        <w:tabs>
          <w:tab w:val="left" w:pos="530"/>
        </w:tabs>
        <w:spacing w:before="200"/>
        <w:ind w:left="530" w:hanging="168"/>
        <w:rPr>
          <w:sz w:val="20"/>
          <w:lang w:val="en-GB"/>
        </w:rPr>
      </w:pPr>
      <w:r w:rsidRPr="00E46CA3">
        <w:rPr>
          <w:spacing w:val="-4"/>
          <w:sz w:val="20"/>
          <w:lang w:val="en-GB"/>
        </w:rPr>
        <w:t>Li-ion,</w:t>
      </w:r>
      <w:r w:rsidRPr="00E46CA3">
        <w:rPr>
          <w:spacing w:val="3"/>
          <w:sz w:val="20"/>
          <w:lang w:val="en-GB"/>
        </w:rPr>
        <w:t xml:space="preserve"> </w:t>
      </w:r>
      <w:r w:rsidRPr="00E46CA3">
        <w:rPr>
          <w:spacing w:val="-4"/>
          <w:sz w:val="20"/>
          <w:lang w:val="en-GB"/>
        </w:rPr>
        <w:t>LFP,</w:t>
      </w:r>
      <w:r w:rsidRPr="00E46CA3">
        <w:rPr>
          <w:spacing w:val="4"/>
          <w:sz w:val="20"/>
          <w:lang w:val="en-GB"/>
        </w:rPr>
        <w:t xml:space="preserve"> </w:t>
      </w:r>
      <w:r w:rsidRPr="00E46CA3">
        <w:rPr>
          <w:spacing w:val="-4"/>
          <w:sz w:val="20"/>
          <w:lang w:val="en-GB"/>
        </w:rPr>
        <w:t>rechargeable,</w:t>
      </w:r>
      <w:r w:rsidRPr="00E46CA3">
        <w:rPr>
          <w:spacing w:val="3"/>
          <w:sz w:val="20"/>
          <w:lang w:val="en-GB"/>
        </w:rPr>
        <w:t xml:space="preserve"> </w:t>
      </w:r>
      <w:r w:rsidRPr="00E46CA3">
        <w:rPr>
          <w:spacing w:val="-4"/>
          <w:sz w:val="20"/>
          <w:lang w:val="en-GB"/>
        </w:rPr>
        <w:t>prismatic</w:t>
      </w:r>
    </w:p>
    <w:p w14:paraId="2A69368E" w14:textId="77777777" w:rsidR="009C0070" w:rsidRPr="00E46CA3" w:rsidRDefault="00000000">
      <w:pPr>
        <w:pStyle w:val="ListParagraph"/>
        <w:numPr>
          <w:ilvl w:val="0"/>
          <w:numId w:val="2"/>
        </w:numPr>
        <w:tabs>
          <w:tab w:val="left" w:pos="530"/>
        </w:tabs>
        <w:spacing w:before="169"/>
        <w:ind w:left="530" w:hanging="168"/>
        <w:rPr>
          <w:sz w:val="20"/>
          <w:lang w:val="en-GB"/>
        </w:rPr>
      </w:pPr>
      <w:r w:rsidRPr="00E46CA3">
        <w:rPr>
          <w:spacing w:val="-2"/>
          <w:sz w:val="20"/>
          <w:lang w:val="en-GB"/>
        </w:rPr>
        <w:t>Li-ion,</w:t>
      </w:r>
      <w:r w:rsidRPr="00E46CA3">
        <w:rPr>
          <w:spacing w:val="1"/>
          <w:sz w:val="20"/>
          <w:lang w:val="en-GB"/>
        </w:rPr>
        <w:t xml:space="preserve"> </w:t>
      </w:r>
      <w:r w:rsidRPr="00E46CA3">
        <w:rPr>
          <w:spacing w:val="-2"/>
          <w:sz w:val="20"/>
          <w:lang w:val="en-GB"/>
        </w:rPr>
        <w:t>LiMn</w:t>
      </w:r>
      <w:r w:rsidRPr="00E46CA3">
        <w:rPr>
          <w:rFonts w:ascii="Georgia" w:hAnsi="Georgia"/>
          <w:spacing w:val="-2"/>
          <w:position w:val="-4"/>
          <w:sz w:val="14"/>
          <w:lang w:val="en-GB"/>
        </w:rPr>
        <w:t>2</w:t>
      </w:r>
      <w:r w:rsidRPr="00E46CA3">
        <w:rPr>
          <w:spacing w:val="-2"/>
          <w:sz w:val="20"/>
          <w:lang w:val="en-GB"/>
        </w:rPr>
        <w:t>O</w:t>
      </w:r>
      <w:r w:rsidRPr="00E46CA3">
        <w:rPr>
          <w:rFonts w:ascii="Georgia" w:hAnsi="Georgia"/>
          <w:spacing w:val="-2"/>
          <w:position w:val="-4"/>
          <w:sz w:val="14"/>
          <w:lang w:val="en-GB"/>
        </w:rPr>
        <w:t>4</w:t>
      </w:r>
      <w:r w:rsidRPr="00E46CA3">
        <w:rPr>
          <w:spacing w:val="-2"/>
          <w:sz w:val="20"/>
          <w:lang w:val="en-GB"/>
        </w:rPr>
        <w:t>,</w:t>
      </w:r>
      <w:r w:rsidRPr="00E46CA3">
        <w:rPr>
          <w:spacing w:val="2"/>
          <w:sz w:val="20"/>
          <w:lang w:val="en-GB"/>
        </w:rPr>
        <w:t xml:space="preserve"> </w:t>
      </w:r>
      <w:r w:rsidRPr="00E46CA3">
        <w:rPr>
          <w:spacing w:val="-2"/>
          <w:sz w:val="20"/>
          <w:lang w:val="en-GB"/>
        </w:rPr>
        <w:t>rechargeable,</w:t>
      </w:r>
      <w:r w:rsidRPr="00E46CA3">
        <w:rPr>
          <w:spacing w:val="1"/>
          <w:sz w:val="20"/>
          <w:lang w:val="en-GB"/>
        </w:rPr>
        <w:t xml:space="preserve"> </w:t>
      </w:r>
      <w:r w:rsidRPr="00E46CA3">
        <w:rPr>
          <w:spacing w:val="-2"/>
          <w:sz w:val="20"/>
          <w:lang w:val="en-GB"/>
        </w:rPr>
        <w:t>prismatic</w:t>
      </w:r>
    </w:p>
    <w:p w14:paraId="215E9C49" w14:textId="77777777" w:rsidR="009C0070" w:rsidRPr="00E46CA3" w:rsidRDefault="00000000">
      <w:pPr>
        <w:pStyle w:val="ListParagraph"/>
        <w:numPr>
          <w:ilvl w:val="0"/>
          <w:numId w:val="2"/>
        </w:numPr>
        <w:tabs>
          <w:tab w:val="left" w:pos="530"/>
        </w:tabs>
        <w:spacing w:before="131"/>
        <w:ind w:left="530" w:hanging="168"/>
        <w:rPr>
          <w:sz w:val="20"/>
          <w:lang w:val="en-GB"/>
        </w:rPr>
      </w:pPr>
      <w:r w:rsidRPr="00E46CA3">
        <w:rPr>
          <w:spacing w:val="-4"/>
          <w:sz w:val="20"/>
          <w:lang w:val="en-GB"/>
        </w:rPr>
        <w:t>Li-ion,</w:t>
      </w:r>
      <w:r w:rsidRPr="00E46CA3">
        <w:rPr>
          <w:spacing w:val="5"/>
          <w:sz w:val="20"/>
          <w:lang w:val="en-GB"/>
        </w:rPr>
        <w:t xml:space="preserve"> </w:t>
      </w:r>
      <w:r w:rsidRPr="00E46CA3">
        <w:rPr>
          <w:spacing w:val="-4"/>
          <w:sz w:val="20"/>
          <w:lang w:val="en-GB"/>
        </w:rPr>
        <w:t>NMC111,</w:t>
      </w:r>
      <w:r w:rsidRPr="00E46CA3">
        <w:rPr>
          <w:spacing w:val="5"/>
          <w:sz w:val="20"/>
          <w:lang w:val="en-GB"/>
        </w:rPr>
        <w:t xml:space="preserve"> </w:t>
      </w:r>
      <w:r w:rsidRPr="00E46CA3">
        <w:rPr>
          <w:spacing w:val="-4"/>
          <w:sz w:val="20"/>
          <w:lang w:val="en-GB"/>
        </w:rPr>
        <w:t>rechargeable,</w:t>
      </w:r>
      <w:r w:rsidRPr="00E46CA3">
        <w:rPr>
          <w:spacing w:val="5"/>
          <w:sz w:val="20"/>
          <w:lang w:val="en-GB"/>
        </w:rPr>
        <w:t xml:space="preserve"> </w:t>
      </w:r>
      <w:r w:rsidRPr="00E46CA3">
        <w:rPr>
          <w:spacing w:val="-4"/>
          <w:sz w:val="20"/>
          <w:lang w:val="en-GB"/>
        </w:rPr>
        <w:t>prismatic</w:t>
      </w:r>
    </w:p>
    <w:p w14:paraId="459E66EC" w14:textId="77777777" w:rsidR="009C0070" w:rsidRPr="00E46CA3" w:rsidRDefault="00000000">
      <w:pPr>
        <w:pStyle w:val="ListParagraph"/>
        <w:numPr>
          <w:ilvl w:val="0"/>
          <w:numId w:val="2"/>
        </w:numPr>
        <w:tabs>
          <w:tab w:val="left" w:pos="530"/>
        </w:tabs>
        <w:spacing w:before="168"/>
        <w:ind w:left="530" w:hanging="168"/>
        <w:rPr>
          <w:sz w:val="20"/>
          <w:lang w:val="en-GB"/>
        </w:rPr>
      </w:pPr>
      <w:r w:rsidRPr="00E46CA3">
        <w:rPr>
          <w:spacing w:val="-4"/>
          <w:sz w:val="20"/>
          <w:lang w:val="en-GB"/>
        </w:rPr>
        <w:t>Li-ion,</w:t>
      </w:r>
      <w:r w:rsidRPr="00E46CA3">
        <w:rPr>
          <w:spacing w:val="5"/>
          <w:sz w:val="20"/>
          <w:lang w:val="en-GB"/>
        </w:rPr>
        <w:t xml:space="preserve"> </w:t>
      </w:r>
      <w:r w:rsidRPr="00E46CA3">
        <w:rPr>
          <w:spacing w:val="-4"/>
          <w:sz w:val="20"/>
          <w:lang w:val="en-GB"/>
        </w:rPr>
        <w:t>NMC811,</w:t>
      </w:r>
      <w:r w:rsidRPr="00E46CA3">
        <w:rPr>
          <w:spacing w:val="5"/>
          <w:sz w:val="20"/>
          <w:lang w:val="en-GB"/>
        </w:rPr>
        <w:t xml:space="preserve"> </w:t>
      </w:r>
      <w:r w:rsidRPr="00E46CA3">
        <w:rPr>
          <w:spacing w:val="-4"/>
          <w:sz w:val="20"/>
          <w:lang w:val="en-GB"/>
        </w:rPr>
        <w:t>rechargeable,</w:t>
      </w:r>
      <w:r w:rsidRPr="00E46CA3">
        <w:rPr>
          <w:spacing w:val="5"/>
          <w:sz w:val="20"/>
          <w:lang w:val="en-GB"/>
        </w:rPr>
        <w:t xml:space="preserve"> </w:t>
      </w:r>
      <w:r w:rsidRPr="00E46CA3">
        <w:rPr>
          <w:spacing w:val="-4"/>
          <w:sz w:val="20"/>
          <w:lang w:val="en-GB"/>
        </w:rPr>
        <w:t>prismatic</w:t>
      </w:r>
    </w:p>
    <w:p w14:paraId="68DF53BC" w14:textId="77777777" w:rsidR="009C0070" w:rsidRPr="00E46CA3" w:rsidRDefault="00000000">
      <w:pPr>
        <w:pStyle w:val="ListParagraph"/>
        <w:numPr>
          <w:ilvl w:val="0"/>
          <w:numId w:val="2"/>
        </w:numPr>
        <w:tabs>
          <w:tab w:val="left" w:pos="530"/>
        </w:tabs>
        <w:spacing w:before="169"/>
        <w:ind w:left="530" w:hanging="168"/>
        <w:rPr>
          <w:sz w:val="20"/>
          <w:lang w:val="en-GB"/>
        </w:rPr>
      </w:pPr>
      <w:r w:rsidRPr="00E46CA3">
        <w:rPr>
          <w:spacing w:val="-2"/>
          <w:sz w:val="20"/>
          <w:lang w:val="en-GB"/>
        </w:rPr>
        <w:t>Li-ion,</w:t>
      </w:r>
      <w:r w:rsidRPr="00E46CA3">
        <w:rPr>
          <w:spacing w:val="-4"/>
          <w:sz w:val="20"/>
          <w:lang w:val="en-GB"/>
        </w:rPr>
        <w:t xml:space="preserve"> </w:t>
      </w:r>
      <w:r w:rsidRPr="00E46CA3">
        <w:rPr>
          <w:spacing w:val="-2"/>
          <w:sz w:val="20"/>
          <w:lang w:val="en-GB"/>
        </w:rPr>
        <w:t>NCA,</w:t>
      </w:r>
      <w:r w:rsidRPr="00E46CA3">
        <w:rPr>
          <w:spacing w:val="-4"/>
          <w:sz w:val="20"/>
          <w:lang w:val="en-GB"/>
        </w:rPr>
        <w:t xml:space="preserve"> </w:t>
      </w:r>
      <w:r w:rsidRPr="00E46CA3">
        <w:rPr>
          <w:spacing w:val="-2"/>
          <w:sz w:val="20"/>
          <w:lang w:val="en-GB"/>
        </w:rPr>
        <w:t>rechargeable,</w:t>
      </w:r>
      <w:r w:rsidRPr="00E46CA3">
        <w:rPr>
          <w:spacing w:val="-4"/>
          <w:sz w:val="20"/>
          <w:lang w:val="en-GB"/>
        </w:rPr>
        <w:t xml:space="preserve"> </w:t>
      </w:r>
      <w:r w:rsidRPr="00E46CA3">
        <w:rPr>
          <w:spacing w:val="-2"/>
          <w:sz w:val="20"/>
          <w:lang w:val="en-GB"/>
        </w:rPr>
        <w:t>prismatic</w:t>
      </w:r>
    </w:p>
    <w:p w14:paraId="5A9C31A1" w14:textId="79B823EB" w:rsidR="009C0070" w:rsidRPr="00E46CA3" w:rsidRDefault="00000000">
      <w:pPr>
        <w:pStyle w:val="BodyText"/>
        <w:spacing w:before="92" w:line="249" w:lineRule="auto"/>
        <w:ind w:left="42" w:right="280" w:firstLine="298"/>
        <w:rPr>
          <w:lang w:val="en-GB"/>
        </w:rPr>
      </w:pPr>
      <w:r w:rsidRPr="00E46CA3">
        <w:rPr>
          <w:lang w:val="en-GB"/>
        </w:rPr>
        <w:t>In addition to the waste and material inventory footprint methods created by T-reX, the following standard LCIA methods were applied for comparison:</w:t>
      </w:r>
    </w:p>
    <w:p w14:paraId="3528E1A1" w14:textId="77777777" w:rsidR="009C0070" w:rsidRPr="00E46CA3" w:rsidRDefault="00000000">
      <w:pPr>
        <w:pStyle w:val="ListParagraph"/>
        <w:numPr>
          <w:ilvl w:val="0"/>
          <w:numId w:val="2"/>
        </w:numPr>
        <w:tabs>
          <w:tab w:val="left" w:pos="538"/>
          <w:tab w:val="left" w:pos="540"/>
        </w:tabs>
        <w:spacing w:before="161" w:line="249" w:lineRule="auto"/>
        <w:ind w:right="294"/>
        <w:jc w:val="both"/>
        <w:rPr>
          <w:sz w:val="20"/>
          <w:lang w:val="en-GB"/>
        </w:rPr>
      </w:pPr>
      <w:r w:rsidRPr="00E46CA3">
        <w:rPr>
          <w:sz w:val="20"/>
          <w:lang w:val="en-GB"/>
        </w:rPr>
        <w:t>ReCiPe 2016 v1.03, midpoint (I) (</w:t>
      </w:r>
      <w:hyperlink w:anchor="_bookmark43" w:history="1">
        <w:r w:rsidRPr="00E46CA3">
          <w:rPr>
            <w:color w:val="2F4F4F"/>
            <w:sz w:val="20"/>
            <w:lang w:val="en-GB"/>
          </w:rPr>
          <w:t>Huijbregts et al.</w:t>
        </w:r>
      </w:hyperlink>
      <w:r w:rsidRPr="00E46CA3">
        <w:rPr>
          <w:sz w:val="20"/>
          <w:lang w:val="en-GB"/>
        </w:rPr>
        <w:t xml:space="preserve">, </w:t>
      </w:r>
      <w:hyperlink w:anchor="_bookmark43" w:history="1">
        <w:r w:rsidRPr="00E46CA3">
          <w:rPr>
            <w:color w:val="2F4F4F"/>
            <w:spacing w:val="-2"/>
            <w:sz w:val="20"/>
            <w:lang w:val="en-GB"/>
          </w:rPr>
          <w:t>2016</w:t>
        </w:r>
      </w:hyperlink>
      <w:r w:rsidRPr="00E46CA3">
        <w:rPr>
          <w:spacing w:val="-2"/>
          <w:sz w:val="20"/>
          <w:lang w:val="en-GB"/>
        </w:rPr>
        <w:t>)</w:t>
      </w:r>
    </w:p>
    <w:p w14:paraId="7C64A5CA" w14:textId="4AF733D3" w:rsidR="009C0070" w:rsidRPr="00E46CA3" w:rsidRDefault="00000000">
      <w:pPr>
        <w:pStyle w:val="ListParagraph"/>
        <w:numPr>
          <w:ilvl w:val="0"/>
          <w:numId w:val="2"/>
        </w:numPr>
        <w:tabs>
          <w:tab w:val="left" w:pos="538"/>
          <w:tab w:val="left" w:pos="540"/>
        </w:tabs>
        <w:spacing w:before="144" w:line="249" w:lineRule="auto"/>
        <w:ind w:right="314"/>
        <w:jc w:val="both"/>
        <w:rPr>
          <w:sz w:val="20"/>
          <w:lang w:val="en-GB"/>
        </w:rPr>
      </w:pPr>
      <w:r w:rsidRPr="00E46CA3">
        <w:rPr>
          <w:sz w:val="20"/>
          <w:lang w:val="en-GB"/>
        </w:rPr>
        <w:t>Environmental Footprint (EF) v3.1 (no long-term emissions) (</w:t>
      </w:r>
      <w:hyperlink w:anchor="_bookmark25" w:history="1">
        <w:r w:rsidRPr="00E46CA3">
          <w:rPr>
            <w:color w:val="2F4F4F"/>
            <w:sz w:val="20"/>
            <w:lang w:val="en-GB"/>
          </w:rPr>
          <w:t xml:space="preserve">Andreasi Bassi, </w:t>
        </w:r>
      </w:hyperlink>
      <w:r w:rsidR="00834F9B" w:rsidRPr="00E46CA3">
        <w:rPr>
          <w:lang w:val="en-GB"/>
        </w:rPr>
        <w:t xml:space="preserve">et al., </w:t>
      </w:r>
      <w:hyperlink w:anchor="_bookmark25" w:history="1">
        <w:r w:rsidRPr="00E46CA3">
          <w:rPr>
            <w:color w:val="2F4F4F"/>
            <w:sz w:val="20"/>
            <w:lang w:val="en-GB"/>
          </w:rPr>
          <w:t>2023</w:t>
        </w:r>
      </w:hyperlink>
      <w:r w:rsidRPr="00E46CA3">
        <w:rPr>
          <w:sz w:val="20"/>
          <w:lang w:val="en-GB"/>
        </w:rPr>
        <w:t>)</w:t>
      </w:r>
    </w:p>
    <w:p w14:paraId="7B90B769" w14:textId="0C0C589B" w:rsidR="009C0070" w:rsidRPr="00E46CA3" w:rsidRDefault="00000000" w:rsidP="00AD074B">
      <w:pPr>
        <w:pStyle w:val="ListParagraph"/>
        <w:numPr>
          <w:ilvl w:val="0"/>
          <w:numId w:val="2"/>
        </w:numPr>
        <w:tabs>
          <w:tab w:val="left" w:pos="538"/>
        </w:tabs>
        <w:spacing w:before="9" w:line="249" w:lineRule="auto"/>
        <w:ind w:hanging="168"/>
        <w:rPr>
          <w:lang w:val="en-GB"/>
        </w:rPr>
      </w:pPr>
      <w:r w:rsidRPr="00E46CA3">
        <w:rPr>
          <w:spacing w:val="-2"/>
          <w:sz w:val="20"/>
          <w:lang w:val="en-GB"/>
        </w:rPr>
        <w:t>Spatial</w:t>
      </w:r>
      <w:r w:rsidRPr="00E46CA3">
        <w:rPr>
          <w:spacing w:val="-5"/>
          <w:sz w:val="20"/>
          <w:lang w:val="en-GB"/>
        </w:rPr>
        <w:t xml:space="preserve"> </w:t>
      </w:r>
      <w:r w:rsidRPr="00E46CA3">
        <w:rPr>
          <w:spacing w:val="-2"/>
          <w:sz w:val="20"/>
          <w:lang w:val="en-GB"/>
        </w:rPr>
        <w:t>differentiation</w:t>
      </w:r>
      <w:r w:rsidRPr="00E46CA3">
        <w:rPr>
          <w:spacing w:val="-4"/>
          <w:sz w:val="20"/>
          <w:lang w:val="en-GB"/>
        </w:rPr>
        <w:t xml:space="preserve"> </w:t>
      </w:r>
      <w:r w:rsidRPr="00E46CA3">
        <w:rPr>
          <w:spacing w:val="-2"/>
          <w:sz w:val="20"/>
          <w:lang w:val="en-GB"/>
        </w:rPr>
        <w:t>in</w:t>
      </w:r>
      <w:r w:rsidRPr="00E46CA3">
        <w:rPr>
          <w:spacing w:val="-5"/>
          <w:sz w:val="20"/>
          <w:lang w:val="en-GB"/>
        </w:rPr>
        <w:t xml:space="preserve"> </w:t>
      </w:r>
      <w:r w:rsidRPr="00E46CA3">
        <w:rPr>
          <w:spacing w:val="-2"/>
          <w:sz w:val="20"/>
          <w:lang w:val="en-GB"/>
        </w:rPr>
        <w:t>life</w:t>
      </w:r>
      <w:r w:rsidRPr="00E46CA3">
        <w:rPr>
          <w:spacing w:val="-4"/>
          <w:sz w:val="20"/>
          <w:lang w:val="en-GB"/>
        </w:rPr>
        <w:t xml:space="preserve"> </w:t>
      </w:r>
      <w:r w:rsidRPr="00E46CA3">
        <w:rPr>
          <w:spacing w:val="-2"/>
          <w:sz w:val="20"/>
          <w:lang w:val="en-GB"/>
        </w:rPr>
        <w:t>cycle</w:t>
      </w:r>
      <w:r w:rsidRPr="00E46CA3">
        <w:rPr>
          <w:spacing w:val="-6"/>
          <w:sz w:val="20"/>
          <w:lang w:val="en-GB"/>
        </w:rPr>
        <w:t xml:space="preserve"> </w:t>
      </w:r>
      <w:r w:rsidRPr="00E46CA3">
        <w:rPr>
          <w:spacing w:val="-2"/>
          <w:sz w:val="20"/>
          <w:lang w:val="en-GB"/>
        </w:rPr>
        <w:t>impact</w:t>
      </w:r>
      <w:r w:rsidRPr="00E46CA3">
        <w:rPr>
          <w:spacing w:val="-4"/>
          <w:sz w:val="20"/>
          <w:lang w:val="en-GB"/>
        </w:rPr>
        <w:t xml:space="preserve"> </w:t>
      </w:r>
      <w:r w:rsidRPr="00E46CA3">
        <w:rPr>
          <w:spacing w:val="-2"/>
          <w:sz w:val="20"/>
          <w:lang w:val="en-GB"/>
        </w:rPr>
        <w:t>assessment—</w:t>
      </w:r>
      <w:r w:rsidRPr="00E46CA3">
        <w:rPr>
          <w:spacing w:val="-2"/>
          <w:lang w:val="en-GB"/>
        </w:rPr>
        <w:t>the</w:t>
      </w:r>
      <w:r w:rsidRPr="00E46CA3">
        <w:rPr>
          <w:spacing w:val="-10"/>
          <w:lang w:val="en-GB"/>
        </w:rPr>
        <w:t xml:space="preserve"> </w:t>
      </w:r>
      <w:r w:rsidRPr="00E46CA3">
        <w:rPr>
          <w:spacing w:val="-2"/>
          <w:lang w:val="en-GB"/>
        </w:rPr>
        <w:t>EDIP</w:t>
      </w:r>
      <w:r w:rsidRPr="00E46CA3">
        <w:rPr>
          <w:spacing w:val="-10"/>
          <w:lang w:val="en-GB"/>
        </w:rPr>
        <w:t xml:space="preserve"> </w:t>
      </w:r>
      <w:r w:rsidRPr="00E46CA3">
        <w:rPr>
          <w:spacing w:val="-2"/>
          <w:lang w:val="en-GB"/>
        </w:rPr>
        <w:t>2003</w:t>
      </w:r>
      <w:r w:rsidRPr="00E46CA3">
        <w:rPr>
          <w:spacing w:val="-10"/>
          <w:lang w:val="en-GB"/>
        </w:rPr>
        <w:t xml:space="preserve"> </w:t>
      </w:r>
      <w:r w:rsidRPr="00E46CA3">
        <w:rPr>
          <w:spacing w:val="-2"/>
          <w:lang w:val="en-GB"/>
        </w:rPr>
        <w:t>no</w:t>
      </w:r>
      <w:r w:rsidRPr="00E46CA3">
        <w:rPr>
          <w:spacing w:val="-10"/>
          <w:lang w:val="en-GB"/>
        </w:rPr>
        <w:t xml:space="preserve"> </w:t>
      </w:r>
      <w:r w:rsidRPr="00E46CA3">
        <w:rPr>
          <w:spacing w:val="-2"/>
          <w:lang w:val="en-GB"/>
        </w:rPr>
        <w:t>long</w:t>
      </w:r>
      <w:r w:rsidRPr="00E46CA3">
        <w:rPr>
          <w:spacing w:val="-10"/>
          <w:lang w:val="en-GB"/>
        </w:rPr>
        <w:t xml:space="preserve"> </w:t>
      </w:r>
      <w:r w:rsidRPr="00E46CA3">
        <w:rPr>
          <w:spacing w:val="-2"/>
          <w:lang w:val="en-GB"/>
        </w:rPr>
        <w:t>term</w:t>
      </w:r>
      <w:r w:rsidRPr="00E46CA3">
        <w:rPr>
          <w:spacing w:val="-10"/>
          <w:lang w:val="en-GB"/>
        </w:rPr>
        <w:t xml:space="preserve"> </w:t>
      </w:r>
      <w:r w:rsidRPr="00E46CA3">
        <w:rPr>
          <w:spacing w:val="-2"/>
          <w:lang w:val="en-GB"/>
        </w:rPr>
        <w:t>emissions</w:t>
      </w:r>
      <w:r w:rsidRPr="00E46CA3">
        <w:rPr>
          <w:spacing w:val="-10"/>
          <w:lang w:val="en-GB"/>
        </w:rPr>
        <w:t xml:space="preserve"> </w:t>
      </w:r>
      <w:r w:rsidRPr="00E46CA3">
        <w:rPr>
          <w:spacing w:val="-2"/>
          <w:lang w:val="en-GB"/>
        </w:rPr>
        <w:t>method</w:t>
      </w:r>
      <w:r w:rsidRPr="00E46CA3">
        <w:rPr>
          <w:spacing w:val="-10"/>
          <w:lang w:val="en-GB"/>
        </w:rPr>
        <w:t xml:space="preserve"> </w:t>
      </w:r>
      <w:r w:rsidRPr="00E46CA3">
        <w:rPr>
          <w:spacing w:val="-2"/>
          <w:lang w:val="en-GB"/>
        </w:rPr>
        <w:t>(</w:t>
      </w:r>
      <w:hyperlink w:anchor="_bookmark36" w:history="1">
        <w:r w:rsidRPr="00E46CA3">
          <w:rPr>
            <w:color w:val="2F4F4F"/>
            <w:spacing w:val="-2"/>
            <w:lang w:val="en-GB"/>
          </w:rPr>
          <w:t>Hauschild</w:t>
        </w:r>
      </w:hyperlink>
      <w:r w:rsidRPr="00E46CA3">
        <w:rPr>
          <w:color w:val="2F4F4F"/>
          <w:spacing w:val="-2"/>
          <w:lang w:val="en-GB"/>
        </w:rPr>
        <w:t xml:space="preserve"> </w:t>
      </w:r>
      <w:hyperlink w:anchor="_bookmark36" w:history="1">
        <w:r w:rsidRPr="00E46CA3">
          <w:rPr>
            <w:color w:val="2F4F4F"/>
            <w:lang w:val="en-GB"/>
          </w:rPr>
          <w:t>and Potting</w:t>
        </w:r>
      </w:hyperlink>
      <w:r w:rsidRPr="00E46CA3">
        <w:rPr>
          <w:lang w:val="en-GB"/>
        </w:rPr>
        <w:t xml:space="preserve">, </w:t>
      </w:r>
      <w:hyperlink w:anchor="_bookmark36" w:history="1">
        <w:r w:rsidRPr="00E46CA3">
          <w:rPr>
            <w:color w:val="2F4F4F"/>
            <w:lang w:val="en-GB"/>
          </w:rPr>
          <w:t>2004</w:t>
        </w:r>
      </w:hyperlink>
      <w:r w:rsidRPr="00E46CA3">
        <w:rPr>
          <w:lang w:val="en-GB"/>
        </w:rPr>
        <w:t>)</w:t>
      </w:r>
    </w:p>
    <w:p w14:paraId="79D920CA" w14:textId="1850C2CC" w:rsidR="009C0070" w:rsidRPr="00E46CA3" w:rsidRDefault="00000000" w:rsidP="00F61435">
      <w:pPr>
        <w:pStyle w:val="ListParagraph"/>
        <w:numPr>
          <w:ilvl w:val="0"/>
          <w:numId w:val="2"/>
        </w:numPr>
        <w:tabs>
          <w:tab w:val="left" w:pos="535"/>
          <w:tab w:val="left" w:pos="538"/>
        </w:tabs>
        <w:spacing w:before="144" w:line="249" w:lineRule="auto"/>
        <w:ind w:left="535" w:right="8" w:hanging="165"/>
        <w:jc w:val="both"/>
        <w:rPr>
          <w:sz w:val="20"/>
          <w:lang w:val="en-GB"/>
        </w:rPr>
      </w:pPr>
      <w:r w:rsidRPr="00E46CA3">
        <w:rPr>
          <w:sz w:val="20"/>
          <w:lang w:val="en-GB"/>
        </w:rPr>
        <w:t>The</w:t>
      </w:r>
      <w:r w:rsidRPr="00E46CA3">
        <w:rPr>
          <w:spacing w:val="-13"/>
          <w:sz w:val="20"/>
          <w:lang w:val="en-GB"/>
        </w:rPr>
        <w:t xml:space="preserve"> </w:t>
      </w:r>
      <w:r w:rsidRPr="00E46CA3">
        <w:rPr>
          <w:sz w:val="20"/>
          <w:lang w:val="en-GB"/>
        </w:rPr>
        <w:t>crustal</w:t>
      </w:r>
      <w:r w:rsidRPr="00E46CA3">
        <w:rPr>
          <w:spacing w:val="-12"/>
          <w:sz w:val="20"/>
          <w:lang w:val="en-GB"/>
        </w:rPr>
        <w:t xml:space="preserve"> </w:t>
      </w:r>
      <w:r w:rsidRPr="00E46CA3">
        <w:rPr>
          <w:sz w:val="20"/>
          <w:lang w:val="en-GB"/>
        </w:rPr>
        <w:t>scarcity</w:t>
      </w:r>
      <w:r w:rsidRPr="00E46CA3">
        <w:rPr>
          <w:spacing w:val="-13"/>
          <w:sz w:val="20"/>
          <w:lang w:val="en-GB"/>
        </w:rPr>
        <w:t xml:space="preserve"> </w:t>
      </w:r>
      <w:r w:rsidRPr="00E46CA3">
        <w:rPr>
          <w:sz w:val="20"/>
          <w:lang w:val="en-GB"/>
        </w:rPr>
        <w:t>indicator</w:t>
      </w:r>
      <w:r w:rsidRPr="00E46CA3">
        <w:rPr>
          <w:spacing w:val="-12"/>
          <w:sz w:val="20"/>
          <w:lang w:val="en-GB"/>
        </w:rPr>
        <w:t xml:space="preserve"> </w:t>
      </w:r>
      <w:r w:rsidRPr="00E46CA3">
        <w:rPr>
          <w:sz w:val="20"/>
          <w:lang w:val="en-GB"/>
        </w:rPr>
        <w:t>method—CSI</w:t>
      </w:r>
      <w:r w:rsidRPr="00E46CA3">
        <w:rPr>
          <w:spacing w:val="-13"/>
          <w:sz w:val="20"/>
          <w:lang w:val="en-GB"/>
        </w:rPr>
        <w:t xml:space="preserve"> </w:t>
      </w:r>
      <w:r w:rsidRPr="00E46CA3">
        <w:rPr>
          <w:sz w:val="20"/>
          <w:lang w:val="en-GB"/>
        </w:rPr>
        <w:t>2020</w:t>
      </w:r>
      <w:r w:rsidRPr="00E46CA3">
        <w:rPr>
          <w:spacing w:val="-12"/>
          <w:sz w:val="20"/>
          <w:lang w:val="en-GB"/>
        </w:rPr>
        <w:t xml:space="preserve"> </w:t>
      </w:r>
      <w:r w:rsidRPr="00E46CA3">
        <w:rPr>
          <w:sz w:val="20"/>
          <w:lang w:val="en-GB"/>
        </w:rPr>
        <w:t>(</w:t>
      </w:r>
      <w:hyperlink w:anchor="_bookmark26" w:history="1">
        <w:r w:rsidRPr="00E46CA3">
          <w:rPr>
            <w:color w:val="2F4F4F"/>
            <w:sz w:val="20"/>
            <w:lang w:val="en-GB"/>
          </w:rPr>
          <w:t>Ar</w:t>
        </w:r>
      </w:hyperlink>
      <w:hyperlink w:anchor="_bookmark26" w:history="1">
        <w:r w:rsidRPr="00E46CA3">
          <w:rPr>
            <w:color w:val="2F4F4F"/>
            <w:sz w:val="20"/>
            <w:lang w:val="en-GB"/>
          </w:rPr>
          <w:t>vidsson et al.</w:t>
        </w:r>
      </w:hyperlink>
      <w:r w:rsidRPr="00E46CA3">
        <w:rPr>
          <w:sz w:val="20"/>
          <w:lang w:val="en-GB"/>
        </w:rPr>
        <w:t xml:space="preserve">, </w:t>
      </w:r>
      <w:hyperlink w:anchor="_bookmark26" w:history="1">
        <w:r w:rsidRPr="00E46CA3">
          <w:rPr>
            <w:color w:val="2F4F4F"/>
            <w:sz w:val="20"/>
            <w:lang w:val="en-GB"/>
          </w:rPr>
          <w:t>2020</w:t>
        </w:r>
      </w:hyperlink>
      <w:r w:rsidRPr="00E46CA3">
        <w:rPr>
          <w:sz w:val="20"/>
          <w:lang w:val="en-GB"/>
        </w:rPr>
        <w:t>)</w:t>
      </w:r>
    </w:p>
    <w:p w14:paraId="19CBEA15" w14:textId="77777777" w:rsidR="009C0070" w:rsidRPr="00E46CA3" w:rsidRDefault="00000000" w:rsidP="00F61435">
      <w:pPr>
        <w:pStyle w:val="BodyText"/>
        <w:spacing w:before="169" w:line="230" w:lineRule="auto"/>
        <w:ind w:left="42" w:right="8" w:firstLine="298"/>
        <w:rPr>
          <w:lang w:val="en-GB"/>
        </w:rPr>
      </w:pPr>
      <w:r w:rsidRPr="00E46CA3">
        <w:rPr>
          <w:lang w:val="en-GB"/>
        </w:rPr>
        <w:t xml:space="preserve">Additional to the present-day databases, T-reX created prospective database sets based on </w:t>
      </w:r>
      <w:r w:rsidRPr="00E46CA3">
        <w:rPr>
          <w:rFonts w:ascii="Palatino Linotype" w:hAnsi="Palatino Linotype"/>
          <w:lang w:val="en-GB"/>
        </w:rPr>
        <w:t xml:space="preserve">ecoinvent </w:t>
      </w:r>
      <w:r w:rsidRPr="00E46CA3">
        <w:rPr>
          <w:lang w:val="en-GB"/>
        </w:rPr>
        <w:t>3.9.1 using the</w:t>
      </w:r>
      <w:r w:rsidRPr="00E46CA3">
        <w:rPr>
          <w:spacing w:val="-3"/>
          <w:lang w:val="en-GB"/>
        </w:rPr>
        <w:t xml:space="preserve"> </w:t>
      </w:r>
      <w:r w:rsidRPr="00E46CA3">
        <w:rPr>
          <w:lang w:val="en-GB"/>
        </w:rPr>
        <w:t>functionality</w:t>
      </w:r>
      <w:r w:rsidRPr="00E46CA3">
        <w:rPr>
          <w:spacing w:val="-3"/>
          <w:lang w:val="en-GB"/>
        </w:rPr>
        <w:t xml:space="preserve"> </w:t>
      </w:r>
      <w:r w:rsidRPr="00E46CA3">
        <w:rPr>
          <w:lang w:val="en-GB"/>
        </w:rPr>
        <w:t xml:space="preserve">of </w:t>
      </w:r>
      <w:r w:rsidRPr="00E46CA3">
        <w:rPr>
          <w:rFonts w:ascii="Palatino Linotype" w:hAnsi="Palatino Linotype"/>
          <w:lang w:val="en-GB"/>
        </w:rPr>
        <w:t>premise</w:t>
      </w:r>
      <w:r w:rsidRPr="00E46CA3">
        <w:rPr>
          <w:rFonts w:ascii="Palatino Linotype" w:hAnsi="Palatino Linotype"/>
          <w:spacing w:val="-3"/>
          <w:lang w:val="en-GB"/>
        </w:rPr>
        <w:t xml:space="preserve"> </w:t>
      </w:r>
      <w:r w:rsidRPr="00E46CA3">
        <w:rPr>
          <w:lang w:val="en-GB"/>
        </w:rPr>
        <w:t>with</w:t>
      </w:r>
      <w:r w:rsidRPr="00E46CA3">
        <w:rPr>
          <w:spacing w:val="-3"/>
          <w:lang w:val="en-GB"/>
        </w:rPr>
        <w:t xml:space="preserve"> </w:t>
      </w:r>
      <w:r w:rsidRPr="00E46CA3">
        <w:rPr>
          <w:lang w:val="en-GB"/>
        </w:rPr>
        <w:t>the</w:t>
      </w:r>
      <w:r w:rsidRPr="00E46CA3">
        <w:rPr>
          <w:spacing w:val="-3"/>
          <w:lang w:val="en-GB"/>
        </w:rPr>
        <w:t xml:space="preserve"> </w:t>
      </w:r>
      <w:r w:rsidRPr="00E46CA3">
        <w:rPr>
          <w:lang w:val="en-GB"/>
        </w:rPr>
        <w:t>REMIND</w:t>
      </w:r>
      <w:r w:rsidRPr="00E46CA3">
        <w:rPr>
          <w:spacing w:val="-3"/>
          <w:lang w:val="en-GB"/>
        </w:rPr>
        <w:t xml:space="preserve"> </w:t>
      </w:r>
      <w:r w:rsidRPr="00E46CA3">
        <w:rPr>
          <w:lang w:val="en-GB"/>
        </w:rPr>
        <w:t>model</w:t>
      </w:r>
      <w:r w:rsidRPr="00E46CA3">
        <w:rPr>
          <w:spacing w:val="-3"/>
          <w:lang w:val="en-GB"/>
        </w:rPr>
        <w:t xml:space="preserve"> </w:t>
      </w:r>
      <w:r w:rsidRPr="00E46CA3">
        <w:rPr>
          <w:lang w:val="en-GB"/>
        </w:rPr>
        <w:t>and the baseline scenario SSP2 ‘middle of the road’ with the following</w:t>
      </w:r>
      <w:r w:rsidRPr="00E46CA3">
        <w:rPr>
          <w:spacing w:val="12"/>
          <w:lang w:val="en-GB"/>
        </w:rPr>
        <w:t xml:space="preserve"> </w:t>
      </w:r>
      <w:r w:rsidRPr="00E46CA3">
        <w:rPr>
          <w:lang w:val="en-GB"/>
        </w:rPr>
        <w:t>Representative</w:t>
      </w:r>
      <w:r w:rsidRPr="00E46CA3">
        <w:rPr>
          <w:spacing w:val="12"/>
          <w:lang w:val="en-GB"/>
        </w:rPr>
        <w:t xml:space="preserve"> </w:t>
      </w:r>
      <w:r w:rsidRPr="00E46CA3">
        <w:rPr>
          <w:lang w:val="en-GB"/>
        </w:rPr>
        <w:t>Concentration</w:t>
      </w:r>
      <w:r w:rsidRPr="00E46CA3">
        <w:rPr>
          <w:spacing w:val="13"/>
          <w:lang w:val="en-GB"/>
        </w:rPr>
        <w:t xml:space="preserve"> </w:t>
      </w:r>
      <w:r w:rsidRPr="00E46CA3">
        <w:rPr>
          <w:lang w:val="en-GB"/>
        </w:rPr>
        <w:t>Pathways</w:t>
      </w:r>
      <w:r w:rsidRPr="00E46CA3">
        <w:rPr>
          <w:spacing w:val="12"/>
          <w:lang w:val="en-GB"/>
        </w:rPr>
        <w:t xml:space="preserve"> </w:t>
      </w:r>
      <w:r w:rsidRPr="00E46CA3">
        <w:rPr>
          <w:spacing w:val="-2"/>
          <w:lang w:val="en-GB"/>
        </w:rPr>
        <w:t>(RCPs):</w:t>
      </w:r>
    </w:p>
    <w:p w14:paraId="3EDFF57B" w14:textId="2846DD9B" w:rsidR="009C0070" w:rsidRPr="00E46CA3" w:rsidRDefault="00000000" w:rsidP="00F61435">
      <w:pPr>
        <w:pStyle w:val="ListParagraph"/>
        <w:numPr>
          <w:ilvl w:val="0"/>
          <w:numId w:val="2"/>
        </w:numPr>
        <w:tabs>
          <w:tab w:val="left" w:pos="538"/>
          <w:tab w:val="left" w:pos="540"/>
        </w:tabs>
        <w:spacing w:before="137" w:line="249" w:lineRule="auto"/>
        <w:ind w:right="8"/>
        <w:jc w:val="both"/>
        <w:rPr>
          <w:sz w:val="20"/>
          <w:lang w:val="en-GB"/>
        </w:rPr>
      </w:pPr>
      <w:r w:rsidRPr="00E46CA3">
        <w:rPr>
          <w:w w:val="105"/>
          <w:sz w:val="20"/>
          <w:lang w:val="en-GB"/>
        </w:rPr>
        <w:t>SSP2-base: representing an approximate 3.5℃ increase in global temperatures to 2100</w:t>
      </w:r>
    </w:p>
    <w:p w14:paraId="30D93EF5" w14:textId="77777777" w:rsidR="009C0070" w:rsidRPr="00E46CA3" w:rsidRDefault="00000000" w:rsidP="00F61435">
      <w:pPr>
        <w:pStyle w:val="ListParagraph"/>
        <w:numPr>
          <w:ilvl w:val="0"/>
          <w:numId w:val="2"/>
        </w:numPr>
        <w:tabs>
          <w:tab w:val="left" w:pos="538"/>
          <w:tab w:val="left" w:pos="540"/>
        </w:tabs>
        <w:spacing w:before="144" w:line="249" w:lineRule="auto"/>
        <w:ind w:right="8"/>
        <w:jc w:val="both"/>
        <w:rPr>
          <w:sz w:val="20"/>
          <w:lang w:val="en-GB"/>
        </w:rPr>
      </w:pPr>
      <w:r w:rsidRPr="00E46CA3">
        <w:rPr>
          <w:sz w:val="20"/>
          <w:lang w:val="en-GB"/>
        </w:rPr>
        <w:t>SSP2-PkBudg500: representing the achievement of Paris climate goals, ca. 1.3℃ increase to 2100</w:t>
      </w:r>
    </w:p>
    <w:p w14:paraId="19511D97" w14:textId="41B03C7B" w:rsidR="009C0070" w:rsidRPr="00E46CA3" w:rsidRDefault="00000000" w:rsidP="00F61435">
      <w:pPr>
        <w:pStyle w:val="BodyText"/>
        <w:spacing w:before="136" w:line="230" w:lineRule="auto"/>
        <w:ind w:left="34" w:right="8" w:firstLine="306"/>
        <w:rPr>
          <w:lang w:val="en-GB"/>
        </w:rPr>
      </w:pPr>
      <w:r w:rsidRPr="00E46CA3">
        <w:rPr>
          <w:lang w:val="en-GB"/>
        </w:rPr>
        <w:t>For</w:t>
      </w:r>
      <w:r w:rsidRPr="00E46CA3">
        <w:rPr>
          <w:spacing w:val="-12"/>
          <w:lang w:val="en-GB"/>
        </w:rPr>
        <w:t xml:space="preserve"> </w:t>
      </w:r>
      <w:r w:rsidRPr="00E46CA3">
        <w:rPr>
          <w:lang w:val="en-GB"/>
        </w:rPr>
        <w:t>each</w:t>
      </w:r>
      <w:r w:rsidRPr="00E46CA3">
        <w:rPr>
          <w:spacing w:val="-12"/>
          <w:lang w:val="en-GB"/>
        </w:rPr>
        <w:t xml:space="preserve"> </w:t>
      </w:r>
      <w:r w:rsidRPr="00E46CA3">
        <w:rPr>
          <w:lang w:val="en-GB"/>
        </w:rPr>
        <w:t>pathway,</w:t>
      </w:r>
      <w:r w:rsidRPr="00E46CA3">
        <w:rPr>
          <w:spacing w:val="-12"/>
          <w:lang w:val="en-GB"/>
        </w:rPr>
        <w:t xml:space="preserve"> </w:t>
      </w:r>
      <w:r w:rsidRPr="00E46CA3">
        <w:rPr>
          <w:lang w:val="en-GB"/>
        </w:rPr>
        <w:t>databases</w:t>
      </w:r>
      <w:r w:rsidRPr="00E46CA3">
        <w:rPr>
          <w:spacing w:val="-12"/>
          <w:lang w:val="en-GB"/>
        </w:rPr>
        <w:t xml:space="preserve"> </w:t>
      </w:r>
      <w:r w:rsidRPr="00E46CA3">
        <w:rPr>
          <w:lang w:val="en-GB"/>
        </w:rPr>
        <w:t>(at</w:t>
      </w:r>
      <w:r w:rsidRPr="00E46CA3">
        <w:rPr>
          <w:spacing w:val="-12"/>
          <w:lang w:val="en-GB"/>
        </w:rPr>
        <w:t xml:space="preserve"> </w:t>
      </w:r>
      <w:r w:rsidRPr="00E46CA3">
        <w:rPr>
          <w:lang w:val="en-GB"/>
        </w:rPr>
        <w:t>five-year</w:t>
      </w:r>
      <w:r w:rsidRPr="00E46CA3">
        <w:rPr>
          <w:spacing w:val="-12"/>
          <w:lang w:val="en-GB"/>
        </w:rPr>
        <w:t xml:space="preserve"> </w:t>
      </w:r>
      <w:r w:rsidRPr="00E46CA3">
        <w:rPr>
          <w:lang w:val="en-GB"/>
        </w:rPr>
        <w:t>time</w:t>
      </w:r>
      <w:r w:rsidRPr="00E46CA3">
        <w:rPr>
          <w:spacing w:val="-12"/>
          <w:lang w:val="en-GB"/>
        </w:rPr>
        <w:t xml:space="preserve"> </w:t>
      </w:r>
      <w:r w:rsidRPr="00E46CA3">
        <w:rPr>
          <w:lang w:val="en-GB"/>
        </w:rPr>
        <w:t xml:space="preserve">intervals) were created with </w:t>
      </w:r>
      <w:r w:rsidRPr="00E46CA3">
        <w:rPr>
          <w:rFonts w:ascii="Palatino Linotype"/>
          <w:lang w:val="en-GB"/>
        </w:rPr>
        <w:t xml:space="preserve">premise </w:t>
      </w:r>
      <w:r w:rsidRPr="00E46CA3">
        <w:rPr>
          <w:lang w:val="en-GB"/>
        </w:rPr>
        <w:t>(</w:t>
      </w:r>
      <w:hyperlink w:anchor="_bookmark88" w:history="1">
        <w:r w:rsidRPr="00E46CA3">
          <w:rPr>
            <w:color w:val="2F4F4F"/>
            <w:lang w:val="en-GB"/>
          </w:rPr>
          <w:t>Sacchi et al.</w:t>
        </w:r>
      </w:hyperlink>
      <w:r w:rsidRPr="00E46CA3">
        <w:rPr>
          <w:lang w:val="en-GB"/>
        </w:rPr>
        <w:t xml:space="preserve">, </w:t>
      </w:r>
      <w:hyperlink w:anchor="_bookmark88" w:history="1">
        <w:r w:rsidRPr="00E46CA3">
          <w:rPr>
            <w:color w:val="2F4F4F"/>
            <w:lang w:val="en-GB"/>
          </w:rPr>
          <w:t>2022</w:t>
        </w:r>
      </w:hyperlink>
      <w:r w:rsidRPr="00E46CA3">
        <w:rPr>
          <w:lang w:val="en-GB"/>
        </w:rPr>
        <w:t>) and processed with T-reX for the period between 2020 and 2100.</w:t>
      </w:r>
    </w:p>
    <w:p w14:paraId="57E8E280" w14:textId="77777777" w:rsidR="009C0070" w:rsidRPr="00E46CA3" w:rsidRDefault="00000000" w:rsidP="00F61435">
      <w:pPr>
        <w:pStyle w:val="Heading3"/>
        <w:numPr>
          <w:ilvl w:val="2"/>
          <w:numId w:val="3"/>
        </w:numPr>
        <w:tabs>
          <w:tab w:val="left" w:pos="593"/>
        </w:tabs>
        <w:spacing w:before="197"/>
        <w:ind w:left="593" w:right="8" w:hanging="551"/>
        <w:rPr>
          <w:lang w:val="en-GB"/>
        </w:rPr>
      </w:pPr>
      <w:r w:rsidRPr="00E46CA3">
        <w:rPr>
          <w:lang w:val="en-GB"/>
        </w:rPr>
        <w:t>LCA</w:t>
      </w:r>
      <w:r w:rsidRPr="00E46CA3">
        <w:rPr>
          <w:spacing w:val="-10"/>
          <w:lang w:val="en-GB"/>
        </w:rPr>
        <w:t xml:space="preserve"> </w:t>
      </w:r>
      <w:r w:rsidRPr="00E46CA3">
        <w:rPr>
          <w:spacing w:val="-2"/>
          <w:lang w:val="en-GB"/>
        </w:rPr>
        <w:t>calculations</w:t>
      </w:r>
    </w:p>
    <w:p w14:paraId="1C462EA1" w14:textId="1576815D" w:rsidR="009C0070" w:rsidRPr="00E46CA3" w:rsidRDefault="00000000" w:rsidP="00F61435">
      <w:pPr>
        <w:pStyle w:val="BodyText"/>
        <w:spacing w:before="4" w:line="240" w:lineRule="exact"/>
        <w:ind w:left="34" w:right="8" w:firstLine="307"/>
        <w:rPr>
          <w:lang w:val="en-GB"/>
        </w:rPr>
      </w:pPr>
      <w:r w:rsidRPr="00E46CA3">
        <w:rPr>
          <w:lang w:val="en-GB"/>
        </w:rPr>
        <w:t>For</w:t>
      </w:r>
      <w:r w:rsidRPr="00E46CA3">
        <w:rPr>
          <w:spacing w:val="-6"/>
          <w:lang w:val="en-GB"/>
        </w:rPr>
        <w:t xml:space="preserve"> </w:t>
      </w:r>
      <w:r w:rsidRPr="00E46CA3">
        <w:rPr>
          <w:lang w:val="en-GB"/>
        </w:rPr>
        <w:t>each</w:t>
      </w:r>
      <w:r w:rsidRPr="00E46CA3">
        <w:rPr>
          <w:spacing w:val="-6"/>
          <w:lang w:val="en-GB"/>
        </w:rPr>
        <w:t xml:space="preserve"> </w:t>
      </w:r>
      <w:r w:rsidRPr="00E46CA3">
        <w:rPr>
          <w:lang w:val="en-GB"/>
        </w:rPr>
        <w:t>combination</w:t>
      </w:r>
      <w:r w:rsidRPr="00E46CA3">
        <w:rPr>
          <w:spacing w:val="-6"/>
          <w:lang w:val="en-GB"/>
        </w:rPr>
        <w:t xml:space="preserve"> </w:t>
      </w:r>
      <w:r w:rsidRPr="00E46CA3">
        <w:rPr>
          <w:lang w:val="en-GB"/>
        </w:rPr>
        <w:t>of</w:t>
      </w:r>
      <w:r w:rsidRPr="00E46CA3">
        <w:rPr>
          <w:spacing w:val="-6"/>
          <w:lang w:val="en-GB"/>
        </w:rPr>
        <w:t xml:space="preserve"> </w:t>
      </w:r>
      <w:r w:rsidRPr="00E46CA3">
        <w:rPr>
          <w:lang w:val="en-GB"/>
        </w:rPr>
        <w:t>activity,</w:t>
      </w:r>
      <w:r w:rsidRPr="00E46CA3">
        <w:rPr>
          <w:spacing w:val="-6"/>
          <w:lang w:val="en-GB"/>
        </w:rPr>
        <w:t xml:space="preserve"> </w:t>
      </w:r>
      <w:r w:rsidRPr="00E46CA3">
        <w:rPr>
          <w:lang w:val="en-GB"/>
        </w:rPr>
        <w:t>method,</w:t>
      </w:r>
      <w:r w:rsidRPr="00E46CA3">
        <w:rPr>
          <w:spacing w:val="-6"/>
          <w:lang w:val="en-GB"/>
        </w:rPr>
        <w:t xml:space="preserve"> </w:t>
      </w:r>
      <w:r w:rsidRPr="00E46CA3">
        <w:rPr>
          <w:lang w:val="en-GB"/>
        </w:rPr>
        <w:t>and</w:t>
      </w:r>
      <w:r w:rsidRPr="00E46CA3">
        <w:rPr>
          <w:spacing w:val="-6"/>
          <w:lang w:val="en-GB"/>
        </w:rPr>
        <w:t xml:space="preserve"> </w:t>
      </w:r>
      <w:r w:rsidRPr="00E46CA3">
        <w:rPr>
          <w:lang w:val="en-GB"/>
        </w:rPr>
        <w:t xml:space="preserve">database, </w:t>
      </w:r>
      <w:r w:rsidRPr="00E46CA3">
        <w:rPr>
          <w:w w:val="105"/>
          <w:lang w:val="en-GB"/>
        </w:rPr>
        <w:t xml:space="preserve">a total summation was calculated along with details of </w:t>
      </w:r>
      <w:r w:rsidRPr="00E46CA3">
        <w:rPr>
          <w:spacing w:val="-2"/>
          <w:w w:val="105"/>
          <w:lang w:val="en-GB"/>
        </w:rPr>
        <w:t>the</w:t>
      </w:r>
      <w:r w:rsidRPr="00E46CA3">
        <w:rPr>
          <w:spacing w:val="-7"/>
          <w:w w:val="105"/>
          <w:lang w:val="en-GB"/>
        </w:rPr>
        <w:t xml:space="preserve"> </w:t>
      </w:r>
      <w:r w:rsidRPr="00E46CA3">
        <w:rPr>
          <w:spacing w:val="-2"/>
          <w:w w:val="105"/>
          <w:lang w:val="en-GB"/>
        </w:rPr>
        <w:t>top</w:t>
      </w:r>
      <w:r w:rsidRPr="00E46CA3">
        <w:rPr>
          <w:spacing w:val="-7"/>
          <w:w w:val="105"/>
          <w:lang w:val="en-GB"/>
        </w:rPr>
        <w:t xml:space="preserve"> </w:t>
      </w:r>
      <w:r w:rsidRPr="00E46CA3">
        <w:rPr>
          <w:spacing w:val="-2"/>
          <w:w w:val="105"/>
          <w:lang w:val="en-GB"/>
        </w:rPr>
        <w:t>contributing</w:t>
      </w:r>
      <w:r w:rsidRPr="00E46CA3">
        <w:rPr>
          <w:spacing w:val="-7"/>
          <w:w w:val="105"/>
          <w:lang w:val="en-GB"/>
        </w:rPr>
        <w:t xml:space="preserve"> </w:t>
      </w:r>
      <w:r w:rsidRPr="00E46CA3">
        <w:rPr>
          <w:spacing w:val="-2"/>
          <w:w w:val="105"/>
          <w:lang w:val="en-GB"/>
        </w:rPr>
        <w:t>processes.</w:t>
      </w:r>
      <w:r w:rsidRPr="00E46CA3">
        <w:rPr>
          <w:spacing w:val="-7"/>
          <w:w w:val="105"/>
          <w:lang w:val="en-GB"/>
        </w:rPr>
        <w:t xml:space="preserve"> </w:t>
      </w:r>
      <w:r w:rsidRPr="00E46CA3">
        <w:rPr>
          <w:spacing w:val="-2"/>
          <w:w w:val="105"/>
          <w:lang w:val="en-GB"/>
        </w:rPr>
        <w:t>Additionally,</w:t>
      </w:r>
      <w:r w:rsidRPr="00E46CA3">
        <w:rPr>
          <w:spacing w:val="-7"/>
          <w:w w:val="105"/>
          <w:lang w:val="en-GB"/>
        </w:rPr>
        <w:t xml:space="preserve"> </w:t>
      </w:r>
      <w:r w:rsidRPr="00E46CA3">
        <w:rPr>
          <w:spacing w:val="-2"/>
          <w:w w:val="105"/>
          <w:lang w:val="en-GB"/>
        </w:rPr>
        <w:t>for</w:t>
      </w:r>
      <w:r w:rsidRPr="00E46CA3">
        <w:rPr>
          <w:spacing w:val="-7"/>
          <w:w w:val="105"/>
          <w:lang w:val="en-GB"/>
        </w:rPr>
        <w:t xml:space="preserve"> </w:t>
      </w:r>
      <w:r w:rsidRPr="00E46CA3">
        <w:rPr>
          <w:spacing w:val="-2"/>
          <w:w w:val="105"/>
          <w:lang w:val="en-GB"/>
        </w:rPr>
        <w:t>the</w:t>
      </w:r>
      <w:r w:rsidRPr="00E46CA3">
        <w:rPr>
          <w:spacing w:val="-7"/>
          <w:w w:val="105"/>
          <w:lang w:val="en-GB"/>
        </w:rPr>
        <w:t xml:space="preserve"> </w:t>
      </w:r>
      <w:r w:rsidRPr="00E46CA3">
        <w:rPr>
          <w:spacing w:val="-2"/>
          <w:w w:val="105"/>
          <w:lang w:val="en-GB"/>
        </w:rPr>
        <w:t xml:space="preserve">T-reX </w:t>
      </w:r>
      <w:r w:rsidRPr="00E46CA3">
        <w:rPr>
          <w:w w:val="105"/>
          <w:lang w:val="en-GB"/>
        </w:rPr>
        <w:t>methods,</w:t>
      </w:r>
      <w:r w:rsidRPr="00E46CA3">
        <w:rPr>
          <w:spacing w:val="-1"/>
          <w:w w:val="105"/>
          <w:lang w:val="en-GB"/>
        </w:rPr>
        <w:t xml:space="preserve"> </w:t>
      </w:r>
      <w:r w:rsidRPr="00E46CA3">
        <w:rPr>
          <w:w w:val="105"/>
          <w:lang w:val="en-GB"/>
        </w:rPr>
        <w:t>a</w:t>
      </w:r>
      <w:r w:rsidRPr="00E46CA3">
        <w:rPr>
          <w:spacing w:val="-1"/>
          <w:w w:val="105"/>
          <w:lang w:val="en-GB"/>
        </w:rPr>
        <w:t xml:space="preserve"> </w:t>
      </w:r>
      <w:r w:rsidRPr="00E46CA3">
        <w:rPr>
          <w:w w:val="105"/>
          <w:lang w:val="en-GB"/>
        </w:rPr>
        <w:t>contribution</w:t>
      </w:r>
      <w:r w:rsidRPr="00E46CA3">
        <w:rPr>
          <w:spacing w:val="-1"/>
          <w:w w:val="105"/>
          <w:lang w:val="en-GB"/>
        </w:rPr>
        <w:t xml:space="preserve"> </w:t>
      </w:r>
      <w:r w:rsidRPr="00E46CA3">
        <w:rPr>
          <w:w w:val="105"/>
          <w:lang w:val="en-GB"/>
        </w:rPr>
        <w:t>analysis</w:t>
      </w:r>
      <w:r w:rsidRPr="00E46CA3">
        <w:rPr>
          <w:spacing w:val="-1"/>
          <w:w w:val="105"/>
          <w:lang w:val="en-GB"/>
        </w:rPr>
        <w:t xml:space="preserve"> </w:t>
      </w:r>
      <w:r w:rsidRPr="00E46CA3">
        <w:rPr>
          <w:w w:val="105"/>
          <w:lang w:val="en-GB"/>
        </w:rPr>
        <w:t>was</w:t>
      </w:r>
      <w:r w:rsidRPr="00E46CA3">
        <w:rPr>
          <w:spacing w:val="-1"/>
          <w:w w:val="105"/>
          <w:lang w:val="en-GB"/>
        </w:rPr>
        <w:t xml:space="preserve"> </w:t>
      </w:r>
      <w:r w:rsidRPr="00E46CA3">
        <w:rPr>
          <w:w w:val="105"/>
          <w:lang w:val="en-GB"/>
        </w:rPr>
        <w:t>performed</w:t>
      </w:r>
      <w:r w:rsidRPr="00E46CA3">
        <w:rPr>
          <w:spacing w:val="-1"/>
          <w:w w:val="105"/>
          <w:lang w:val="en-GB"/>
        </w:rPr>
        <w:t xml:space="preserve"> </w:t>
      </w:r>
      <w:r w:rsidRPr="00E46CA3">
        <w:rPr>
          <w:w w:val="105"/>
          <w:lang w:val="en-GB"/>
        </w:rPr>
        <w:t>with</w:t>
      </w:r>
      <w:r w:rsidRPr="00E46CA3">
        <w:rPr>
          <w:spacing w:val="-1"/>
          <w:w w:val="105"/>
          <w:lang w:val="en-GB"/>
        </w:rPr>
        <w:t xml:space="preserve"> </w:t>
      </w:r>
      <w:r w:rsidRPr="00E46CA3">
        <w:rPr>
          <w:w w:val="105"/>
          <w:lang w:val="en-GB"/>
        </w:rPr>
        <w:t xml:space="preserve">the </w:t>
      </w:r>
      <w:r w:rsidRPr="00E46CA3">
        <w:rPr>
          <w:i/>
          <w:iCs/>
          <w:w w:val="105"/>
          <w:lang w:val="en-GB"/>
        </w:rPr>
        <w:t>bwa.compare_activities_by_grouped_leaves</w:t>
      </w:r>
      <w:r w:rsidRPr="00E46CA3">
        <w:rPr>
          <w:rFonts w:ascii="Palatino Linotype" w:hAnsi="Palatino Linotype"/>
          <w:w w:val="105"/>
          <w:lang w:val="en-GB"/>
        </w:rPr>
        <w:t xml:space="preserve"> </w:t>
      </w:r>
      <w:r w:rsidRPr="00E46CA3">
        <w:rPr>
          <w:w w:val="105"/>
          <w:lang w:val="en-GB"/>
        </w:rPr>
        <w:t xml:space="preserve">function from the </w:t>
      </w:r>
      <w:r w:rsidR="00834F9B" w:rsidRPr="00E46CA3">
        <w:rPr>
          <w:i/>
          <w:iCs/>
          <w:w w:val="105"/>
          <w:lang w:val="en-GB"/>
        </w:rPr>
        <w:t>Brightway</w:t>
      </w:r>
      <w:r w:rsidRPr="00E46CA3">
        <w:rPr>
          <w:i/>
          <w:iCs/>
          <w:w w:val="105"/>
          <w:lang w:val="en-GB"/>
        </w:rPr>
        <w:t>2_analyzer package</w:t>
      </w:r>
      <w:r w:rsidRPr="00E46CA3">
        <w:rPr>
          <w:w w:val="105"/>
          <w:lang w:val="en-GB"/>
        </w:rPr>
        <w:t xml:space="preserve"> (</w:t>
      </w:r>
      <w:hyperlink w:anchor="_bookmark68" w:history="1">
        <w:r w:rsidRPr="00E46CA3">
          <w:rPr>
            <w:color w:val="2F4F4F"/>
            <w:w w:val="105"/>
            <w:lang w:val="en-GB"/>
          </w:rPr>
          <w:t>Mutel</w:t>
        </w:r>
      </w:hyperlink>
      <w:r w:rsidRPr="00E46CA3">
        <w:rPr>
          <w:w w:val="105"/>
          <w:lang w:val="en-GB"/>
        </w:rPr>
        <w:t xml:space="preserve">, </w:t>
      </w:r>
      <w:hyperlink w:anchor="_bookmark68" w:history="1">
        <w:r w:rsidRPr="00E46CA3">
          <w:rPr>
            <w:color w:val="2F4F4F"/>
            <w:w w:val="105"/>
            <w:lang w:val="en-GB"/>
          </w:rPr>
          <w:t>2016</w:t>
        </w:r>
      </w:hyperlink>
      <w:r w:rsidRPr="00E46CA3">
        <w:rPr>
          <w:w w:val="105"/>
          <w:lang w:val="en-GB"/>
        </w:rPr>
        <w:t xml:space="preserve">), a component of the </w:t>
      </w:r>
      <w:r w:rsidR="00834F9B" w:rsidRPr="00E46CA3">
        <w:rPr>
          <w:i/>
          <w:iCs/>
          <w:w w:val="105"/>
          <w:lang w:val="en-GB"/>
        </w:rPr>
        <w:t>Brightway</w:t>
      </w:r>
      <w:r w:rsidRPr="00E46CA3">
        <w:rPr>
          <w:i/>
          <w:iCs/>
          <w:w w:val="105"/>
          <w:lang w:val="en-GB"/>
        </w:rPr>
        <w:t xml:space="preserve"> </w:t>
      </w:r>
      <w:r w:rsidRPr="00E46CA3">
        <w:rPr>
          <w:w w:val="105"/>
          <w:lang w:val="en-GB"/>
        </w:rPr>
        <w:t xml:space="preserve">ecosystem. This </w:t>
      </w:r>
      <w:r w:rsidRPr="00E46CA3">
        <w:rPr>
          <w:lang w:val="en-GB"/>
        </w:rPr>
        <w:t xml:space="preserve">function performs one subjective method of graph traversal </w:t>
      </w:r>
      <w:r w:rsidRPr="00E46CA3">
        <w:rPr>
          <w:w w:val="105"/>
          <w:lang w:val="en-GB"/>
        </w:rPr>
        <w:t xml:space="preserve">on the impact matrix of the LCA object to a specified </w:t>
      </w:r>
      <w:r w:rsidRPr="00E46CA3">
        <w:rPr>
          <w:lang w:val="en-GB"/>
        </w:rPr>
        <w:t>cutoff. The groups of the resulting ‘leaves’ are collected by their</w:t>
      </w:r>
      <w:r w:rsidRPr="00E46CA3">
        <w:rPr>
          <w:spacing w:val="-6"/>
          <w:lang w:val="en-GB"/>
        </w:rPr>
        <w:t xml:space="preserve"> </w:t>
      </w:r>
      <w:r w:rsidRPr="00E46CA3">
        <w:rPr>
          <w:lang w:val="en-GB"/>
        </w:rPr>
        <w:t>Cooperative</w:t>
      </w:r>
      <w:r w:rsidRPr="00E46CA3">
        <w:rPr>
          <w:spacing w:val="-6"/>
          <w:lang w:val="en-GB"/>
        </w:rPr>
        <w:t xml:space="preserve"> </w:t>
      </w:r>
      <w:r w:rsidRPr="00E46CA3">
        <w:rPr>
          <w:lang w:val="en-GB"/>
        </w:rPr>
        <w:t>Patent</w:t>
      </w:r>
      <w:r w:rsidRPr="00E46CA3">
        <w:rPr>
          <w:spacing w:val="-6"/>
          <w:lang w:val="en-GB"/>
        </w:rPr>
        <w:t xml:space="preserve"> </w:t>
      </w:r>
      <w:r w:rsidRPr="00E46CA3">
        <w:rPr>
          <w:lang w:val="en-GB"/>
        </w:rPr>
        <w:t>Classification</w:t>
      </w:r>
      <w:r w:rsidRPr="00E46CA3">
        <w:rPr>
          <w:spacing w:val="-6"/>
          <w:lang w:val="en-GB"/>
        </w:rPr>
        <w:t xml:space="preserve"> </w:t>
      </w:r>
      <w:r w:rsidRPr="00E46CA3">
        <w:rPr>
          <w:lang w:val="en-GB"/>
        </w:rPr>
        <w:t>(CPC)</w:t>
      </w:r>
      <w:r w:rsidRPr="00E46CA3">
        <w:rPr>
          <w:spacing w:val="-6"/>
          <w:lang w:val="en-GB"/>
        </w:rPr>
        <w:t xml:space="preserve"> </w:t>
      </w:r>
      <w:r w:rsidRPr="00E46CA3">
        <w:rPr>
          <w:lang w:val="en-GB"/>
        </w:rPr>
        <w:t>codes</w:t>
      </w:r>
      <w:r w:rsidRPr="00E46CA3">
        <w:rPr>
          <w:spacing w:val="-6"/>
          <w:lang w:val="en-GB"/>
        </w:rPr>
        <w:t xml:space="preserve"> </w:t>
      </w:r>
      <w:r w:rsidRPr="00E46CA3">
        <w:rPr>
          <w:lang w:val="en-GB"/>
        </w:rPr>
        <w:t xml:space="preserve">[giving </w:t>
      </w:r>
      <w:r w:rsidRPr="00E46CA3">
        <w:rPr>
          <w:w w:val="105"/>
          <w:lang w:val="en-GB"/>
        </w:rPr>
        <w:t xml:space="preserve">a representation of industry sector involvement]. T-reX </w:t>
      </w:r>
      <w:r w:rsidRPr="00E46CA3">
        <w:rPr>
          <w:lang w:val="en-GB"/>
        </w:rPr>
        <w:t>provides,</w:t>
      </w:r>
      <w:r w:rsidRPr="00E46CA3">
        <w:rPr>
          <w:spacing w:val="-3"/>
          <w:lang w:val="en-GB"/>
        </w:rPr>
        <w:t xml:space="preserve"> </w:t>
      </w:r>
      <w:r w:rsidRPr="00E46CA3">
        <w:rPr>
          <w:lang w:val="en-GB"/>
        </w:rPr>
        <w:t>essentially,</w:t>
      </w:r>
      <w:r w:rsidRPr="00E46CA3">
        <w:rPr>
          <w:spacing w:val="-2"/>
          <w:lang w:val="en-GB"/>
        </w:rPr>
        <w:t xml:space="preserve"> </w:t>
      </w:r>
      <w:r w:rsidRPr="00E46CA3">
        <w:rPr>
          <w:lang w:val="en-GB"/>
        </w:rPr>
        <w:t>a</w:t>
      </w:r>
      <w:r w:rsidRPr="00E46CA3">
        <w:rPr>
          <w:spacing w:val="-2"/>
          <w:lang w:val="en-GB"/>
        </w:rPr>
        <w:t xml:space="preserve"> </w:t>
      </w:r>
      <w:r w:rsidRPr="00E46CA3">
        <w:rPr>
          <w:lang w:val="en-GB"/>
        </w:rPr>
        <w:t>tabulation</w:t>
      </w:r>
      <w:r w:rsidRPr="00E46CA3">
        <w:rPr>
          <w:spacing w:val="-2"/>
          <w:lang w:val="en-GB"/>
        </w:rPr>
        <w:t xml:space="preserve"> </w:t>
      </w:r>
      <w:r w:rsidRPr="00E46CA3">
        <w:rPr>
          <w:lang w:val="en-GB"/>
        </w:rPr>
        <w:t>of</w:t>
      </w:r>
      <w:r w:rsidRPr="00E46CA3">
        <w:rPr>
          <w:spacing w:val="-2"/>
          <w:lang w:val="en-GB"/>
        </w:rPr>
        <w:t xml:space="preserve"> </w:t>
      </w:r>
      <w:r w:rsidRPr="00E46CA3">
        <w:rPr>
          <w:lang w:val="en-GB"/>
        </w:rPr>
        <w:t>internal</w:t>
      </w:r>
      <w:r w:rsidRPr="00E46CA3">
        <w:rPr>
          <w:spacing w:val="-2"/>
          <w:lang w:val="en-GB"/>
        </w:rPr>
        <w:t xml:space="preserve"> </w:t>
      </w:r>
      <w:r w:rsidRPr="00E46CA3">
        <w:rPr>
          <w:lang w:val="en-GB"/>
        </w:rPr>
        <w:t>exchanges</w:t>
      </w:r>
      <w:r w:rsidRPr="00E46CA3">
        <w:rPr>
          <w:spacing w:val="-3"/>
          <w:lang w:val="en-GB"/>
        </w:rPr>
        <w:t xml:space="preserve"> </w:t>
      </w:r>
      <w:r w:rsidRPr="00E46CA3">
        <w:rPr>
          <w:lang w:val="en-GB"/>
        </w:rPr>
        <w:t xml:space="preserve">and </w:t>
      </w:r>
      <w:r w:rsidRPr="00E46CA3">
        <w:rPr>
          <w:spacing w:val="-2"/>
          <w:w w:val="105"/>
          <w:lang w:val="en-GB"/>
        </w:rPr>
        <w:t>an</w:t>
      </w:r>
      <w:r w:rsidRPr="00E46CA3">
        <w:rPr>
          <w:spacing w:val="-7"/>
          <w:w w:val="105"/>
          <w:lang w:val="en-GB"/>
        </w:rPr>
        <w:t xml:space="preserve"> </w:t>
      </w:r>
      <w:r w:rsidRPr="00E46CA3">
        <w:rPr>
          <w:spacing w:val="-2"/>
          <w:w w:val="105"/>
          <w:lang w:val="en-GB"/>
        </w:rPr>
        <w:t>insight</w:t>
      </w:r>
      <w:r w:rsidRPr="00E46CA3">
        <w:rPr>
          <w:spacing w:val="-7"/>
          <w:w w:val="105"/>
          <w:lang w:val="en-GB"/>
        </w:rPr>
        <w:t xml:space="preserve"> </w:t>
      </w:r>
      <w:r w:rsidRPr="00E46CA3">
        <w:rPr>
          <w:spacing w:val="-2"/>
          <w:w w:val="105"/>
          <w:lang w:val="en-GB"/>
        </w:rPr>
        <w:t>into</w:t>
      </w:r>
      <w:r w:rsidRPr="00E46CA3">
        <w:rPr>
          <w:spacing w:val="-7"/>
          <w:w w:val="105"/>
          <w:lang w:val="en-GB"/>
        </w:rPr>
        <w:t xml:space="preserve"> </w:t>
      </w:r>
      <w:r w:rsidRPr="00E46CA3">
        <w:rPr>
          <w:spacing w:val="-2"/>
          <w:w w:val="105"/>
          <w:lang w:val="en-GB"/>
        </w:rPr>
        <w:t>the</w:t>
      </w:r>
      <w:r w:rsidRPr="00E46CA3">
        <w:rPr>
          <w:spacing w:val="-7"/>
          <w:w w:val="105"/>
          <w:lang w:val="en-GB"/>
        </w:rPr>
        <w:t xml:space="preserve"> </w:t>
      </w:r>
      <w:r w:rsidRPr="00E46CA3">
        <w:rPr>
          <w:spacing w:val="-2"/>
          <w:w w:val="105"/>
          <w:lang w:val="en-GB"/>
        </w:rPr>
        <w:t>products</w:t>
      </w:r>
      <w:r w:rsidRPr="00E46CA3">
        <w:rPr>
          <w:spacing w:val="-7"/>
          <w:w w:val="105"/>
          <w:lang w:val="en-GB"/>
        </w:rPr>
        <w:t xml:space="preserve"> </w:t>
      </w:r>
      <w:r w:rsidRPr="00E46CA3">
        <w:rPr>
          <w:spacing w:val="-2"/>
          <w:w w:val="105"/>
          <w:lang w:val="en-GB"/>
        </w:rPr>
        <w:t>and</w:t>
      </w:r>
      <w:r w:rsidRPr="00E46CA3">
        <w:rPr>
          <w:spacing w:val="-7"/>
          <w:w w:val="105"/>
          <w:lang w:val="en-GB"/>
        </w:rPr>
        <w:t xml:space="preserve"> </w:t>
      </w:r>
      <w:r w:rsidRPr="00E46CA3">
        <w:rPr>
          <w:spacing w:val="-2"/>
          <w:w w:val="105"/>
          <w:lang w:val="en-GB"/>
        </w:rPr>
        <w:t>sectors</w:t>
      </w:r>
      <w:r w:rsidRPr="00E46CA3">
        <w:rPr>
          <w:spacing w:val="-7"/>
          <w:w w:val="105"/>
          <w:lang w:val="en-GB"/>
        </w:rPr>
        <w:t xml:space="preserve"> </w:t>
      </w:r>
      <w:r w:rsidRPr="00E46CA3">
        <w:rPr>
          <w:spacing w:val="-2"/>
          <w:w w:val="105"/>
          <w:lang w:val="en-GB"/>
        </w:rPr>
        <w:t>in</w:t>
      </w:r>
      <w:r w:rsidRPr="00E46CA3">
        <w:rPr>
          <w:spacing w:val="-7"/>
          <w:w w:val="105"/>
          <w:lang w:val="en-GB"/>
        </w:rPr>
        <w:t xml:space="preserve"> </w:t>
      </w:r>
      <w:r w:rsidRPr="00E46CA3">
        <w:rPr>
          <w:spacing w:val="-2"/>
          <w:w w:val="105"/>
          <w:lang w:val="en-GB"/>
        </w:rPr>
        <w:t>the</w:t>
      </w:r>
      <w:r w:rsidRPr="00E46CA3">
        <w:rPr>
          <w:spacing w:val="-7"/>
          <w:w w:val="105"/>
          <w:lang w:val="en-GB"/>
        </w:rPr>
        <w:t xml:space="preserve"> </w:t>
      </w:r>
      <w:r w:rsidRPr="00E46CA3">
        <w:rPr>
          <w:spacing w:val="-2"/>
          <w:w w:val="105"/>
          <w:lang w:val="en-GB"/>
        </w:rPr>
        <w:t>supply</w:t>
      </w:r>
      <w:r w:rsidRPr="00E46CA3">
        <w:rPr>
          <w:spacing w:val="-7"/>
          <w:w w:val="105"/>
          <w:lang w:val="en-GB"/>
        </w:rPr>
        <w:t xml:space="preserve"> </w:t>
      </w:r>
      <w:r w:rsidRPr="00E46CA3">
        <w:rPr>
          <w:spacing w:val="-2"/>
          <w:w w:val="105"/>
          <w:lang w:val="en-GB"/>
        </w:rPr>
        <w:t xml:space="preserve">chain </w:t>
      </w:r>
      <w:r w:rsidRPr="00E46CA3">
        <w:rPr>
          <w:lang w:val="en-GB"/>
        </w:rPr>
        <w:t xml:space="preserve">of the activity that carry the most substantial responsibility </w:t>
      </w:r>
      <w:r w:rsidRPr="00E46CA3">
        <w:rPr>
          <w:w w:val="105"/>
          <w:lang w:val="en-GB"/>
        </w:rPr>
        <w:t>for the final waste generation or material demand foot</w:t>
      </w:r>
      <w:r w:rsidRPr="00E46CA3">
        <w:rPr>
          <w:spacing w:val="-2"/>
          <w:w w:val="105"/>
          <w:lang w:val="en-GB"/>
        </w:rPr>
        <w:t>prints.</w:t>
      </w:r>
    </w:p>
    <w:p w14:paraId="47449440" w14:textId="77777777" w:rsidR="009C0070" w:rsidRPr="00E46CA3" w:rsidRDefault="00000000" w:rsidP="00F61435">
      <w:pPr>
        <w:pStyle w:val="Heading1"/>
        <w:numPr>
          <w:ilvl w:val="0"/>
          <w:numId w:val="3"/>
        </w:numPr>
        <w:tabs>
          <w:tab w:val="left" w:pos="336"/>
        </w:tabs>
        <w:ind w:left="336" w:right="8" w:hanging="294"/>
        <w:rPr>
          <w:lang w:val="en-GB"/>
        </w:rPr>
      </w:pPr>
      <w:r w:rsidRPr="00E46CA3">
        <w:rPr>
          <w:spacing w:val="-2"/>
          <w:lang w:val="en-GB"/>
        </w:rPr>
        <w:t>Results</w:t>
      </w:r>
    </w:p>
    <w:p w14:paraId="2CF8408E" w14:textId="77777777" w:rsidR="009C0070" w:rsidRPr="00E46CA3" w:rsidRDefault="00000000" w:rsidP="00F61435">
      <w:pPr>
        <w:pStyle w:val="Heading2"/>
        <w:numPr>
          <w:ilvl w:val="1"/>
          <w:numId w:val="3"/>
        </w:numPr>
        <w:tabs>
          <w:tab w:val="left" w:pos="472"/>
        </w:tabs>
        <w:ind w:left="472" w:right="8" w:hanging="430"/>
        <w:rPr>
          <w:lang w:val="en-GB"/>
        </w:rPr>
      </w:pPr>
      <w:r w:rsidRPr="00E46CA3">
        <w:rPr>
          <w:spacing w:val="-8"/>
          <w:lang w:val="en-GB"/>
        </w:rPr>
        <w:t>T-reX</w:t>
      </w:r>
      <w:r w:rsidRPr="00E46CA3">
        <w:rPr>
          <w:spacing w:val="1"/>
          <w:lang w:val="en-GB"/>
        </w:rPr>
        <w:t xml:space="preserve"> </w:t>
      </w:r>
      <w:r w:rsidRPr="00E46CA3">
        <w:rPr>
          <w:spacing w:val="-8"/>
          <w:lang w:val="en-GB"/>
        </w:rPr>
        <w:t>tool</w:t>
      </w:r>
    </w:p>
    <w:p w14:paraId="4AD1513D" w14:textId="5D8CA533" w:rsidR="009C0070" w:rsidRPr="00E46CA3" w:rsidRDefault="00000000" w:rsidP="00F61435">
      <w:pPr>
        <w:pStyle w:val="BodyText"/>
        <w:spacing w:before="7"/>
        <w:ind w:left="42" w:right="8" w:firstLine="298"/>
        <w:rPr>
          <w:lang w:val="en-GB"/>
        </w:rPr>
      </w:pPr>
      <w:r w:rsidRPr="00E46CA3">
        <w:rPr>
          <w:lang w:val="en-GB"/>
        </w:rPr>
        <w:t>An</w:t>
      </w:r>
      <w:r w:rsidRPr="00E46CA3">
        <w:rPr>
          <w:spacing w:val="-3"/>
          <w:lang w:val="en-GB"/>
        </w:rPr>
        <w:t xml:space="preserve"> </w:t>
      </w:r>
      <w:r w:rsidRPr="00E46CA3">
        <w:rPr>
          <w:lang w:val="en-GB"/>
        </w:rPr>
        <w:t>example</w:t>
      </w:r>
      <w:r w:rsidRPr="00E46CA3">
        <w:rPr>
          <w:spacing w:val="-3"/>
          <w:lang w:val="en-GB"/>
        </w:rPr>
        <w:t xml:space="preserve"> </w:t>
      </w:r>
      <w:r w:rsidRPr="00E46CA3">
        <w:rPr>
          <w:lang w:val="en-GB"/>
        </w:rPr>
        <w:t>of</w:t>
      </w:r>
      <w:r w:rsidRPr="00E46CA3">
        <w:rPr>
          <w:spacing w:val="-3"/>
          <w:lang w:val="en-GB"/>
        </w:rPr>
        <w:t xml:space="preserve"> </w:t>
      </w:r>
      <w:r w:rsidRPr="00E46CA3">
        <w:rPr>
          <w:lang w:val="en-GB"/>
        </w:rPr>
        <w:t>the</w:t>
      </w:r>
      <w:r w:rsidRPr="00E46CA3">
        <w:rPr>
          <w:spacing w:val="-3"/>
          <w:lang w:val="en-GB"/>
        </w:rPr>
        <w:t xml:space="preserve"> </w:t>
      </w:r>
      <w:r w:rsidRPr="00E46CA3">
        <w:rPr>
          <w:lang w:val="en-GB"/>
        </w:rPr>
        <w:t>output</w:t>
      </w:r>
      <w:r w:rsidRPr="00E46CA3">
        <w:rPr>
          <w:spacing w:val="-3"/>
          <w:lang w:val="en-GB"/>
        </w:rPr>
        <w:t xml:space="preserve"> </w:t>
      </w:r>
      <w:r w:rsidRPr="00E46CA3">
        <w:rPr>
          <w:lang w:val="en-GB"/>
        </w:rPr>
        <w:t>from</w:t>
      </w:r>
      <w:r w:rsidRPr="00E46CA3">
        <w:rPr>
          <w:spacing w:val="-3"/>
          <w:lang w:val="en-GB"/>
        </w:rPr>
        <w:t xml:space="preserve"> </w:t>
      </w:r>
      <w:r w:rsidRPr="00E46CA3">
        <w:rPr>
          <w:lang w:val="en-GB"/>
        </w:rPr>
        <w:t>the</w:t>
      </w:r>
      <w:r w:rsidRPr="00E46CA3">
        <w:rPr>
          <w:spacing w:val="-3"/>
          <w:lang w:val="en-GB"/>
        </w:rPr>
        <w:t xml:space="preserve"> </w:t>
      </w:r>
      <w:r w:rsidRPr="00E46CA3">
        <w:rPr>
          <w:lang w:val="en-GB"/>
        </w:rPr>
        <w:t>application</w:t>
      </w:r>
      <w:r w:rsidRPr="00E46CA3">
        <w:rPr>
          <w:spacing w:val="-3"/>
          <w:lang w:val="en-GB"/>
        </w:rPr>
        <w:t xml:space="preserve"> </w:t>
      </w:r>
      <w:r w:rsidRPr="00E46CA3">
        <w:rPr>
          <w:lang w:val="en-GB"/>
        </w:rPr>
        <w:t>of</w:t>
      </w:r>
      <w:r w:rsidRPr="00E46CA3">
        <w:rPr>
          <w:spacing w:val="-3"/>
          <w:lang w:val="en-GB"/>
        </w:rPr>
        <w:t xml:space="preserve"> </w:t>
      </w:r>
      <w:r w:rsidRPr="00E46CA3">
        <w:rPr>
          <w:lang w:val="en-GB"/>
        </w:rPr>
        <w:t xml:space="preserve">T-reX has been included in the </w:t>
      </w:r>
      <w:r w:rsidR="00834F9B" w:rsidRPr="00E46CA3">
        <w:rPr>
          <w:lang w:val="en-GB"/>
        </w:rPr>
        <w:t>Supplementary Material</w:t>
      </w:r>
      <w:r w:rsidRPr="00E46CA3">
        <w:rPr>
          <w:lang w:val="en-GB"/>
        </w:rPr>
        <w:t xml:space="preserve"> </w:t>
      </w:r>
      <w:hyperlink w:anchor="_bookmark11" w:history="1">
        <w:r w:rsidRPr="00E46CA3">
          <w:rPr>
            <w:color w:val="2F4F4F"/>
            <w:lang w:val="en-GB"/>
          </w:rPr>
          <w:t>item 5</w:t>
        </w:r>
      </w:hyperlink>
      <w:r w:rsidRPr="00E46CA3">
        <w:rPr>
          <w:lang w:val="en-GB"/>
        </w:rPr>
        <w:t xml:space="preserve">. The manipulated </w:t>
      </w:r>
      <w:r w:rsidRPr="00E46CA3">
        <w:rPr>
          <w:rFonts w:ascii="Palatino Linotype"/>
          <w:lang w:val="en-GB"/>
        </w:rPr>
        <w:t xml:space="preserve">ecoinvent </w:t>
      </w:r>
      <w:r w:rsidRPr="00E46CA3">
        <w:rPr>
          <w:lang w:val="en-GB"/>
        </w:rPr>
        <w:t>databases (which are the main product</w:t>
      </w:r>
      <w:r w:rsidRPr="00E46CA3">
        <w:rPr>
          <w:spacing w:val="-7"/>
          <w:lang w:val="en-GB"/>
        </w:rPr>
        <w:t xml:space="preserve"> </w:t>
      </w:r>
      <w:r w:rsidRPr="00E46CA3">
        <w:rPr>
          <w:lang w:val="en-GB"/>
        </w:rPr>
        <w:t>of</w:t>
      </w:r>
      <w:r w:rsidRPr="00E46CA3">
        <w:rPr>
          <w:spacing w:val="-7"/>
          <w:lang w:val="en-GB"/>
        </w:rPr>
        <w:t xml:space="preserve"> </w:t>
      </w:r>
      <w:r w:rsidRPr="00E46CA3">
        <w:rPr>
          <w:lang w:val="en-GB"/>
        </w:rPr>
        <w:t>T-reX)</w:t>
      </w:r>
      <w:r w:rsidRPr="00E46CA3">
        <w:rPr>
          <w:spacing w:val="-9"/>
          <w:lang w:val="en-GB"/>
        </w:rPr>
        <w:t xml:space="preserve"> </w:t>
      </w:r>
      <w:r w:rsidRPr="00E46CA3">
        <w:rPr>
          <w:lang w:val="en-GB"/>
        </w:rPr>
        <w:t>can</w:t>
      </w:r>
      <w:r w:rsidRPr="00E46CA3">
        <w:rPr>
          <w:spacing w:val="-7"/>
          <w:lang w:val="en-GB"/>
        </w:rPr>
        <w:t xml:space="preserve"> </w:t>
      </w:r>
      <w:r w:rsidRPr="00E46CA3">
        <w:rPr>
          <w:lang w:val="en-GB"/>
        </w:rPr>
        <w:t>be</w:t>
      </w:r>
      <w:r w:rsidRPr="00E46CA3">
        <w:rPr>
          <w:spacing w:val="-7"/>
          <w:lang w:val="en-GB"/>
        </w:rPr>
        <w:t xml:space="preserve"> </w:t>
      </w:r>
      <w:r w:rsidRPr="00E46CA3">
        <w:rPr>
          <w:lang w:val="en-GB"/>
        </w:rPr>
        <w:t>recreated</w:t>
      </w:r>
      <w:r w:rsidRPr="00E46CA3">
        <w:rPr>
          <w:spacing w:val="-7"/>
          <w:lang w:val="en-GB"/>
        </w:rPr>
        <w:t xml:space="preserve"> </w:t>
      </w:r>
      <w:r w:rsidRPr="00E46CA3">
        <w:rPr>
          <w:lang w:val="en-GB"/>
        </w:rPr>
        <w:t>by</w:t>
      </w:r>
      <w:r w:rsidRPr="00E46CA3">
        <w:rPr>
          <w:spacing w:val="-7"/>
          <w:lang w:val="en-GB"/>
        </w:rPr>
        <w:t xml:space="preserve"> </w:t>
      </w:r>
      <w:r w:rsidRPr="00E46CA3">
        <w:rPr>
          <w:lang w:val="en-GB"/>
        </w:rPr>
        <w:t>following</w:t>
      </w:r>
      <w:r w:rsidRPr="00E46CA3">
        <w:rPr>
          <w:spacing w:val="-9"/>
          <w:lang w:val="en-GB"/>
        </w:rPr>
        <w:t xml:space="preserve"> </w:t>
      </w:r>
      <w:r w:rsidRPr="00E46CA3">
        <w:rPr>
          <w:lang w:val="en-GB"/>
        </w:rPr>
        <w:t>the</w:t>
      </w:r>
      <w:r w:rsidRPr="00E46CA3">
        <w:rPr>
          <w:spacing w:val="-7"/>
          <w:lang w:val="en-GB"/>
        </w:rPr>
        <w:t xml:space="preserve"> </w:t>
      </w:r>
      <w:r w:rsidRPr="00E46CA3">
        <w:rPr>
          <w:lang w:val="en-GB"/>
        </w:rPr>
        <w:t>instructions in the package documentation (</w:t>
      </w:r>
      <w:hyperlink w:anchor="_bookmark60" w:history="1">
        <w:r w:rsidRPr="00E46CA3">
          <w:rPr>
            <w:color w:val="2F4F4F"/>
            <w:lang w:val="en-GB"/>
          </w:rPr>
          <w:t>McDowall</w:t>
        </w:r>
      </w:hyperlink>
      <w:r w:rsidRPr="00E46CA3">
        <w:rPr>
          <w:lang w:val="en-GB"/>
        </w:rPr>
        <w:t xml:space="preserve">, </w:t>
      </w:r>
      <w:hyperlink w:anchor="_bookmark60" w:history="1">
        <w:r w:rsidRPr="00E46CA3">
          <w:rPr>
            <w:color w:val="2F4F4F"/>
            <w:lang w:val="en-GB"/>
          </w:rPr>
          <w:t>2023</w:t>
        </w:r>
      </w:hyperlink>
      <w:r w:rsidRPr="00E46CA3">
        <w:rPr>
          <w:lang w:val="en-GB"/>
        </w:rPr>
        <w:t>).</w:t>
      </w:r>
    </w:p>
    <w:p w14:paraId="7FCBD0CD" w14:textId="77777777" w:rsidR="009C0070" w:rsidRPr="00E46CA3" w:rsidRDefault="00000000">
      <w:pPr>
        <w:pStyle w:val="Heading2"/>
        <w:numPr>
          <w:ilvl w:val="1"/>
          <w:numId w:val="3"/>
        </w:numPr>
        <w:tabs>
          <w:tab w:val="left" w:pos="464"/>
        </w:tabs>
        <w:spacing w:before="181"/>
        <w:ind w:left="464" w:hanging="430"/>
        <w:rPr>
          <w:lang w:val="en-GB"/>
        </w:rPr>
      </w:pPr>
      <w:bookmarkStart w:id="68" w:name="_bookmark2"/>
      <w:bookmarkEnd w:id="68"/>
      <w:r w:rsidRPr="00E46CA3">
        <w:rPr>
          <w:spacing w:val="-2"/>
          <w:lang w:val="en-GB"/>
        </w:rPr>
        <w:t>Case</w:t>
      </w:r>
      <w:r w:rsidRPr="00E46CA3">
        <w:rPr>
          <w:spacing w:val="-11"/>
          <w:lang w:val="en-GB"/>
        </w:rPr>
        <w:t xml:space="preserve"> </w:t>
      </w:r>
      <w:r w:rsidRPr="00E46CA3">
        <w:rPr>
          <w:spacing w:val="-2"/>
          <w:lang w:val="en-GB"/>
        </w:rPr>
        <w:t>study:</w:t>
      </w:r>
      <w:r w:rsidRPr="00E46CA3">
        <w:rPr>
          <w:spacing w:val="-10"/>
          <w:lang w:val="en-GB"/>
        </w:rPr>
        <w:t xml:space="preserve"> </w:t>
      </w:r>
      <w:r w:rsidRPr="00E46CA3">
        <w:rPr>
          <w:spacing w:val="-2"/>
          <w:lang w:val="en-GB"/>
        </w:rPr>
        <w:t>Li-ion</w:t>
      </w:r>
      <w:r w:rsidRPr="00E46CA3">
        <w:rPr>
          <w:spacing w:val="-11"/>
          <w:lang w:val="en-GB"/>
        </w:rPr>
        <w:t xml:space="preserve"> </w:t>
      </w:r>
      <w:r w:rsidRPr="00E46CA3">
        <w:rPr>
          <w:spacing w:val="-2"/>
          <w:lang w:val="en-GB"/>
        </w:rPr>
        <w:t>batteries</w:t>
      </w:r>
    </w:p>
    <w:p w14:paraId="49165783" w14:textId="003B30A0" w:rsidR="009C0070" w:rsidRPr="00E46CA3" w:rsidRDefault="00000000">
      <w:pPr>
        <w:pStyle w:val="BodyText"/>
        <w:spacing w:before="6" w:line="244" w:lineRule="auto"/>
        <w:ind w:left="34" w:firstLine="298"/>
        <w:rPr>
          <w:lang w:val="en-GB"/>
        </w:rPr>
      </w:pPr>
      <w:r w:rsidRPr="00E46CA3">
        <w:rPr>
          <w:lang w:val="en-GB"/>
        </w:rPr>
        <w:t xml:space="preserve">As described in </w:t>
      </w:r>
      <w:hyperlink w:anchor="_bookmark1" w:history="1">
        <w:r w:rsidRPr="00E46CA3">
          <w:rPr>
            <w:color w:val="2F4F4F"/>
            <w:lang w:val="en-GB"/>
          </w:rPr>
          <w:t>subsection 2.2</w:t>
        </w:r>
      </w:hyperlink>
      <w:r w:rsidRPr="00E46CA3">
        <w:rPr>
          <w:lang w:val="en-GB"/>
        </w:rPr>
        <w:t>, this case study calculated the waste and material footprints (with a variety of other indicators) for the unaltered background inventories of five Li-ion batteries with the functional unit being 1 kg of the battery at the global market. The purpose of this simple</w:t>
      </w:r>
      <w:r w:rsidRPr="00E46CA3">
        <w:rPr>
          <w:spacing w:val="40"/>
          <w:lang w:val="en-GB"/>
        </w:rPr>
        <w:t xml:space="preserve"> </w:t>
      </w:r>
      <w:r w:rsidRPr="00E46CA3">
        <w:rPr>
          <w:lang w:val="en-GB"/>
        </w:rPr>
        <w:t>case</w:t>
      </w:r>
      <w:r w:rsidRPr="00E46CA3">
        <w:rPr>
          <w:spacing w:val="40"/>
          <w:lang w:val="en-GB"/>
        </w:rPr>
        <w:t xml:space="preserve"> </w:t>
      </w:r>
      <w:r w:rsidRPr="00E46CA3">
        <w:rPr>
          <w:lang w:val="en-GB"/>
        </w:rPr>
        <w:t>study</w:t>
      </w:r>
      <w:r w:rsidRPr="00E46CA3">
        <w:rPr>
          <w:spacing w:val="40"/>
          <w:lang w:val="en-GB"/>
        </w:rPr>
        <w:t xml:space="preserve"> </w:t>
      </w:r>
      <w:r w:rsidRPr="00E46CA3">
        <w:rPr>
          <w:lang w:val="en-GB"/>
        </w:rPr>
        <w:t>was</w:t>
      </w:r>
      <w:r w:rsidRPr="00E46CA3">
        <w:rPr>
          <w:spacing w:val="40"/>
          <w:lang w:val="en-GB"/>
        </w:rPr>
        <w:t xml:space="preserve"> </w:t>
      </w:r>
      <w:r w:rsidRPr="00E46CA3">
        <w:rPr>
          <w:lang w:val="en-GB"/>
        </w:rPr>
        <w:t>to</w:t>
      </w:r>
      <w:r w:rsidRPr="00E46CA3">
        <w:rPr>
          <w:spacing w:val="40"/>
          <w:lang w:val="en-GB"/>
        </w:rPr>
        <w:t xml:space="preserve"> </w:t>
      </w:r>
      <w:r w:rsidRPr="00E46CA3">
        <w:rPr>
          <w:lang w:val="en-GB"/>
        </w:rPr>
        <w:t>test,</w:t>
      </w:r>
      <w:r w:rsidRPr="00E46CA3">
        <w:rPr>
          <w:spacing w:val="40"/>
          <w:lang w:val="en-GB"/>
        </w:rPr>
        <w:t xml:space="preserve"> </w:t>
      </w:r>
      <w:r w:rsidRPr="00E46CA3">
        <w:rPr>
          <w:lang w:val="en-GB"/>
        </w:rPr>
        <w:t>verify,</w:t>
      </w:r>
      <w:r w:rsidRPr="00E46CA3">
        <w:rPr>
          <w:spacing w:val="40"/>
          <w:lang w:val="en-GB"/>
        </w:rPr>
        <w:t xml:space="preserve"> </w:t>
      </w:r>
      <w:r w:rsidRPr="00E46CA3">
        <w:rPr>
          <w:lang w:val="en-GB"/>
        </w:rPr>
        <w:t>and</w:t>
      </w:r>
      <w:r w:rsidRPr="00E46CA3">
        <w:rPr>
          <w:spacing w:val="40"/>
          <w:lang w:val="en-GB"/>
        </w:rPr>
        <w:t xml:space="preserve"> </w:t>
      </w:r>
      <w:r w:rsidRPr="00E46CA3">
        <w:rPr>
          <w:lang w:val="en-GB"/>
        </w:rPr>
        <w:t>demonstrate the functionality and limitations of T-reX. This section includes some highlights of the results, with full results included</w:t>
      </w:r>
      <w:r w:rsidRPr="00E46CA3">
        <w:rPr>
          <w:spacing w:val="-2"/>
          <w:lang w:val="en-GB"/>
        </w:rPr>
        <w:t xml:space="preserve"> </w:t>
      </w:r>
      <w:r w:rsidRPr="00E46CA3">
        <w:rPr>
          <w:lang w:val="en-GB"/>
        </w:rPr>
        <w:t>in</w:t>
      </w:r>
      <w:r w:rsidRPr="00E46CA3">
        <w:rPr>
          <w:spacing w:val="-2"/>
          <w:lang w:val="en-GB"/>
        </w:rPr>
        <w:t xml:space="preserve"> </w:t>
      </w:r>
      <w:r w:rsidRPr="00E46CA3">
        <w:rPr>
          <w:lang w:val="en-GB"/>
        </w:rPr>
        <w:t>the</w:t>
      </w:r>
      <w:r w:rsidRPr="00E46CA3">
        <w:rPr>
          <w:spacing w:val="-2"/>
          <w:lang w:val="en-GB"/>
        </w:rPr>
        <w:t xml:space="preserve"> </w:t>
      </w:r>
      <w:r w:rsidR="00834F9B" w:rsidRPr="00E46CA3">
        <w:rPr>
          <w:lang w:val="en-GB"/>
        </w:rPr>
        <w:t>Supplementary Material</w:t>
      </w:r>
      <w:r w:rsidRPr="00E46CA3">
        <w:rPr>
          <w:spacing w:val="-2"/>
          <w:lang w:val="en-GB"/>
        </w:rPr>
        <w:t xml:space="preserve"> </w:t>
      </w:r>
      <w:r w:rsidRPr="00E46CA3">
        <w:rPr>
          <w:lang w:val="en-GB"/>
        </w:rPr>
        <w:t>(</w:t>
      </w:r>
      <w:hyperlink w:anchor="_bookmark12" w:history="1">
        <w:r w:rsidRPr="00E46CA3">
          <w:rPr>
            <w:color w:val="2F4F4F"/>
            <w:lang w:val="en-GB"/>
          </w:rPr>
          <w:t>item</w:t>
        </w:r>
        <w:r w:rsidRPr="00E46CA3">
          <w:rPr>
            <w:color w:val="2F4F4F"/>
            <w:spacing w:val="-2"/>
            <w:lang w:val="en-GB"/>
          </w:rPr>
          <w:t xml:space="preserve"> </w:t>
        </w:r>
        <w:r w:rsidRPr="00E46CA3">
          <w:rPr>
            <w:color w:val="2F4F4F"/>
            <w:lang w:val="en-GB"/>
          </w:rPr>
          <w:t>7</w:t>
        </w:r>
      </w:hyperlink>
      <w:r w:rsidRPr="00E46CA3">
        <w:rPr>
          <w:color w:val="2F4F4F"/>
          <w:spacing w:val="-2"/>
          <w:lang w:val="en-GB"/>
        </w:rPr>
        <w:t xml:space="preserve"> </w:t>
      </w:r>
      <w:r w:rsidRPr="00E46CA3">
        <w:rPr>
          <w:lang w:val="en-GB"/>
        </w:rPr>
        <w:t>and</w:t>
      </w:r>
      <w:r w:rsidRPr="00E46CA3">
        <w:rPr>
          <w:spacing w:val="-2"/>
          <w:lang w:val="en-GB"/>
        </w:rPr>
        <w:t xml:space="preserve"> </w:t>
      </w:r>
      <w:hyperlink w:anchor="_bookmark13" w:history="1">
        <w:r w:rsidRPr="00E46CA3">
          <w:rPr>
            <w:color w:val="2F4F4F"/>
            <w:lang w:val="en-GB"/>
          </w:rPr>
          <w:t>item</w:t>
        </w:r>
        <w:r w:rsidRPr="00E46CA3">
          <w:rPr>
            <w:color w:val="2F4F4F"/>
            <w:spacing w:val="-2"/>
            <w:lang w:val="en-GB"/>
          </w:rPr>
          <w:t xml:space="preserve"> </w:t>
        </w:r>
        <w:r w:rsidRPr="00E46CA3">
          <w:rPr>
            <w:color w:val="2F4F4F"/>
            <w:lang w:val="en-GB"/>
          </w:rPr>
          <w:t>8</w:t>
        </w:r>
      </w:hyperlink>
      <w:r w:rsidRPr="00E46CA3">
        <w:rPr>
          <w:lang w:val="en-GB"/>
        </w:rPr>
        <w:t>). Because the ‘pseudo-LCIA’ methods created by T-reX are integrated</w:t>
      </w:r>
      <w:r w:rsidRPr="00E46CA3">
        <w:rPr>
          <w:spacing w:val="-4"/>
          <w:lang w:val="en-GB"/>
        </w:rPr>
        <w:t xml:space="preserve"> </w:t>
      </w:r>
      <w:r w:rsidRPr="00E46CA3">
        <w:rPr>
          <w:lang w:val="en-GB"/>
        </w:rPr>
        <w:t>into</w:t>
      </w:r>
      <w:r w:rsidRPr="00E46CA3">
        <w:rPr>
          <w:spacing w:val="-4"/>
          <w:lang w:val="en-GB"/>
        </w:rPr>
        <w:t xml:space="preserve"> </w:t>
      </w:r>
      <w:r w:rsidRPr="00E46CA3">
        <w:rPr>
          <w:lang w:val="en-GB"/>
        </w:rPr>
        <w:t>the</w:t>
      </w:r>
      <w:r w:rsidRPr="00E46CA3">
        <w:rPr>
          <w:spacing w:val="-4"/>
          <w:lang w:val="en-GB"/>
        </w:rPr>
        <w:t xml:space="preserve"> </w:t>
      </w:r>
      <w:r w:rsidRPr="00E46CA3">
        <w:rPr>
          <w:lang w:val="en-GB"/>
        </w:rPr>
        <w:t>user’s</w:t>
      </w:r>
      <w:r w:rsidRPr="00E46CA3">
        <w:rPr>
          <w:spacing w:val="-6"/>
          <w:lang w:val="en-GB"/>
        </w:rPr>
        <w:t xml:space="preserve"> </w:t>
      </w:r>
      <w:r w:rsidR="00834F9B" w:rsidRPr="00E46CA3">
        <w:rPr>
          <w:i/>
          <w:iCs/>
          <w:lang w:val="en-GB"/>
        </w:rPr>
        <w:t>Brightway</w:t>
      </w:r>
      <w:r w:rsidRPr="00E46CA3">
        <w:rPr>
          <w:i/>
          <w:iCs/>
          <w:lang w:val="en-GB"/>
        </w:rPr>
        <w:t xml:space="preserve"> </w:t>
      </w:r>
      <w:r w:rsidRPr="00E46CA3">
        <w:rPr>
          <w:lang w:val="en-GB"/>
        </w:rPr>
        <w:t>project</w:t>
      </w:r>
      <w:r w:rsidRPr="00E46CA3">
        <w:rPr>
          <w:spacing w:val="-4"/>
          <w:lang w:val="en-GB"/>
        </w:rPr>
        <w:t xml:space="preserve"> </w:t>
      </w:r>
      <w:r w:rsidRPr="00E46CA3">
        <w:rPr>
          <w:lang w:val="en-GB"/>
        </w:rPr>
        <w:t>as</w:t>
      </w:r>
      <w:r w:rsidRPr="00E46CA3">
        <w:rPr>
          <w:spacing w:val="-4"/>
          <w:lang w:val="en-GB"/>
        </w:rPr>
        <w:t xml:space="preserve"> </w:t>
      </w:r>
      <w:r w:rsidRPr="00E46CA3">
        <w:rPr>
          <w:lang w:val="en-GB"/>
        </w:rPr>
        <w:t>if</w:t>
      </w:r>
      <w:r w:rsidRPr="00E46CA3">
        <w:rPr>
          <w:spacing w:val="-4"/>
          <w:lang w:val="en-GB"/>
        </w:rPr>
        <w:t xml:space="preserve"> </w:t>
      </w:r>
      <w:r w:rsidRPr="00E46CA3">
        <w:rPr>
          <w:lang w:val="en-GB"/>
        </w:rPr>
        <w:t>they</w:t>
      </w:r>
      <w:r w:rsidRPr="00E46CA3">
        <w:rPr>
          <w:spacing w:val="-4"/>
          <w:lang w:val="en-GB"/>
        </w:rPr>
        <w:t xml:space="preserve"> </w:t>
      </w:r>
      <w:r w:rsidRPr="00E46CA3">
        <w:rPr>
          <w:lang w:val="en-GB"/>
        </w:rPr>
        <w:t xml:space="preserve">were standard LCIA methods, the footprint calculations can be performed in the </w:t>
      </w:r>
      <w:r w:rsidRPr="00E46CA3">
        <w:rPr>
          <w:lang w:val="en-GB"/>
        </w:rPr>
        <w:lastRenderedPageBreak/>
        <w:t xml:space="preserve">customary way. In the </w:t>
      </w:r>
      <w:r w:rsidR="00834F9B" w:rsidRPr="00E46CA3">
        <w:rPr>
          <w:lang w:val="en-GB"/>
        </w:rPr>
        <w:t>Supplementary Material</w:t>
      </w:r>
      <w:r w:rsidRPr="00E46CA3">
        <w:rPr>
          <w:lang w:val="en-GB"/>
        </w:rPr>
        <w:t xml:space="preserve">, there are screenshots of selected results obtained using the </w:t>
      </w:r>
      <w:r w:rsidRPr="00E46CA3">
        <w:rPr>
          <w:i/>
          <w:iCs/>
          <w:lang w:val="en-GB"/>
        </w:rPr>
        <w:t xml:space="preserve">ActivityBrowser </w:t>
      </w:r>
      <w:r w:rsidRPr="00E46CA3">
        <w:rPr>
          <w:lang w:val="en-GB"/>
        </w:rPr>
        <w:t>software, including contribution analysis and a Sankey diagram that dis-aggregates the final</w:t>
      </w:r>
      <w:r w:rsidRPr="00E46CA3">
        <w:rPr>
          <w:spacing w:val="8"/>
          <w:lang w:val="en-GB"/>
        </w:rPr>
        <w:t xml:space="preserve"> </w:t>
      </w:r>
      <w:r w:rsidRPr="00E46CA3">
        <w:rPr>
          <w:lang w:val="en-GB"/>
        </w:rPr>
        <w:t>footprint</w:t>
      </w:r>
      <w:r w:rsidRPr="00E46CA3">
        <w:rPr>
          <w:spacing w:val="8"/>
          <w:lang w:val="en-GB"/>
        </w:rPr>
        <w:t xml:space="preserve"> </w:t>
      </w:r>
      <w:r w:rsidRPr="00E46CA3">
        <w:rPr>
          <w:lang w:val="en-GB"/>
        </w:rPr>
        <w:t>result</w:t>
      </w:r>
      <w:r w:rsidRPr="00E46CA3">
        <w:rPr>
          <w:spacing w:val="8"/>
          <w:lang w:val="en-GB"/>
        </w:rPr>
        <w:t xml:space="preserve"> </w:t>
      </w:r>
      <w:r w:rsidRPr="00E46CA3">
        <w:rPr>
          <w:lang w:val="en-GB"/>
        </w:rPr>
        <w:t>over</w:t>
      </w:r>
      <w:r w:rsidRPr="00E46CA3">
        <w:rPr>
          <w:spacing w:val="8"/>
          <w:lang w:val="en-GB"/>
        </w:rPr>
        <w:t xml:space="preserve"> </w:t>
      </w:r>
      <w:r w:rsidRPr="00E46CA3">
        <w:rPr>
          <w:lang w:val="en-GB"/>
        </w:rPr>
        <w:t>the</w:t>
      </w:r>
      <w:r w:rsidRPr="00E46CA3">
        <w:rPr>
          <w:spacing w:val="8"/>
          <w:lang w:val="en-GB"/>
        </w:rPr>
        <w:t xml:space="preserve"> </w:t>
      </w:r>
      <w:r w:rsidRPr="00E46CA3">
        <w:rPr>
          <w:lang w:val="en-GB"/>
        </w:rPr>
        <w:t>activities</w:t>
      </w:r>
      <w:r w:rsidRPr="00E46CA3">
        <w:rPr>
          <w:spacing w:val="8"/>
          <w:lang w:val="en-GB"/>
        </w:rPr>
        <w:t xml:space="preserve"> </w:t>
      </w:r>
      <w:r w:rsidRPr="00E46CA3">
        <w:rPr>
          <w:lang w:val="en-GB"/>
        </w:rPr>
        <w:t>in</w:t>
      </w:r>
      <w:r w:rsidRPr="00E46CA3">
        <w:rPr>
          <w:spacing w:val="8"/>
          <w:lang w:val="en-GB"/>
        </w:rPr>
        <w:t xml:space="preserve"> </w:t>
      </w:r>
      <w:r w:rsidRPr="00E46CA3">
        <w:rPr>
          <w:lang w:val="en-GB"/>
        </w:rPr>
        <w:t>the</w:t>
      </w:r>
      <w:r w:rsidRPr="00E46CA3">
        <w:rPr>
          <w:spacing w:val="8"/>
          <w:lang w:val="en-GB"/>
        </w:rPr>
        <w:t xml:space="preserve"> </w:t>
      </w:r>
      <w:r w:rsidRPr="00E46CA3">
        <w:rPr>
          <w:lang w:val="en-GB"/>
        </w:rPr>
        <w:t>supply</w:t>
      </w:r>
      <w:r w:rsidRPr="00E46CA3">
        <w:rPr>
          <w:spacing w:val="8"/>
          <w:lang w:val="en-GB"/>
        </w:rPr>
        <w:t xml:space="preserve"> </w:t>
      </w:r>
      <w:r w:rsidRPr="00E46CA3">
        <w:rPr>
          <w:spacing w:val="-2"/>
          <w:lang w:val="en-GB"/>
        </w:rPr>
        <w:t>chain.</w:t>
      </w:r>
    </w:p>
    <w:p w14:paraId="79280CFC" w14:textId="77777777" w:rsidR="009C0070" w:rsidRPr="00E46CA3" w:rsidRDefault="00000000">
      <w:pPr>
        <w:pStyle w:val="Heading3"/>
        <w:numPr>
          <w:ilvl w:val="2"/>
          <w:numId w:val="3"/>
        </w:numPr>
        <w:tabs>
          <w:tab w:val="left" w:pos="564"/>
          <w:tab w:val="left" w:pos="584"/>
        </w:tabs>
        <w:spacing w:before="188" w:line="237" w:lineRule="auto"/>
        <w:ind w:left="564" w:right="705" w:hanging="531"/>
        <w:rPr>
          <w:lang w:val="en-GB"/>
        </w:rPr>
      </w:pPr>
      <w:r w:rsidRPr="00E46CA3">
        <w:rPr>
          <w:lang w:val="en-GB"/>
        </w:rPr>
        <w:t xml:space="preserve">Sankey visualisation of flow inventory </w:t>
      </w:r>
      <w:r w:rsidRPr="00E46CA3">
        <w:rPr>
          <w:spacing w:val="-2"/>
          <w:w w:val="110"/>
          <w:lang w:val="en-GB"/>
        </w:rPr>
        <w:t>footprints</w:t>
      </w:r>
    </w:p>
    <w:p w14:paraId="10871BEE" w14:textId="0A02F8FE" w:rsidR="009C0070" w:rsidRPr="00E46CA3" w:rsidRDefault="00000000">
      <w:pPr>
        <w:pStyle w:val="BodyText"/>
        <w:spacing w:before="9" w:line="247" w:lineRule="auto"/>
        <w:ind w:left="34" w:firstLine="298"/>
        <w:rPr>
          <w:lang w:val="en-GB"/>
        </w:rPr>
      </w:pPr>
      <w:hyperlink w:anchor="_bookmark3" w:history="1">
        <w:r w:rsidRPr="00E46CA3">
          <w:rPr>
            <w:color w:val="2F4F4F"/>
            <w:lang w:val="en-GB"/>
          </w:rPr>
          <w:t>Figure 2</w:t>
        </w:r>
      </w:hyperlink>
      <w:r w:rsidRPr="00E46CA3">
        <w:rPr>
          <w:color w:val="2F4F4F"/>
          <w:lang w:val="en-GB"/>
        </w:rPr>
        <w:t xml:space="preserve"> </w:t>
      </w:r>
      <w:r w:rsidRPr="00E46CA3">
        <w:rPr>
          <w:lang w:val="en-GB"/>
        </w:rPr>
        <w:t>presents a heavily abridged Sankey diagram depicting</w:t>
      </w:r>
      <w:r w:rsidRPr="00E46CA3">
        <w:rPr>
          <w:spacing w:val="-11"/>
          <w:lang w:val="en-GB"/>
        </w:rPr>
        <w:t xml:space="preserve"> </w:t>
      </w:r>
      <w:r w:rsidRPr="00E46CA3">
        <w:rPr>
          <w:lang w:val="en-GB"/>
        </w:rPr>
        <w:t>the</w:t>
      </w:r>
      <w:r w:rsidRPr="00E46CA3">
        <w:rPr>
          <w:spacing w:val="-11"/>
          <w:lang w:val="en-GB"/>
        </w:rPr>
        <w:t xml:space="preserve"> </w:t>
      </w:r>
      <w:r w:rsidRPr="00E46CA3">
        <w:rPr>
          <w:lang w:val="en-GB"/>
        </w:rPr>
        <w:t>supply</w:t>
      </w:r>
      <w:r w:rsidRPr="00E46CA3">
        <w:rPr>
          <w:spacing w:val="-11"/>
          <w:lang w:val="en-GB"/>
        </w:rPr>
        <w:t xml:space="preserve"> </w:t>
      </w:r>
      <w:r w:rsidRPr="00E46CA3">
        <w:rPr>
          <w:lang w:val="en-GB"/>
        </w:rPr>
        <w:t>chain</w:t>
      </w:r>
      <w:r w:rsidRPr="00E46CA3">
        <w:rPr>
          <w:spacing w:val="-11"/>
          <w:lang w:val="en-GB"/>
        </w:rPr>
        <w:t xml:space="preserve"> </w:t>
      </w:r>
      <w:r w:rsidRPr="00E46CA3">
        <w:rPr>
          <w:lang w:val="en-GB"/>
        </w:rPr>
        <w:t>flows</w:t>
      </w:r>
      <w:r w:rsidRPr="00E46CA3">
        <w:rPr>
          <w:spacing w:val="-11"/>
          <w:lang w:val="en-GB"/>
        </w:rPr>
        <w:t xml:space="preserve"> </w:t>
      </w:r>
      <w:r w:rsidRPr="00E46CA3">
        <w:rPr>
          <w:lang w:val="en-GB"/>
        </w:rPr>
        <w:t>of</w:t>
      </w:r>
      <w:r w:rsidRPr="00E46CA3">
        <w:rPr>
          <w:spacing w:val="-11"/>
          <w:lang w:val="en-GB"/>
        </w:rPr>
        <w:t xml:space="preserve"> </w:t>
      </w:r>
      <w:r w:rsidRPr="00E46CA3">
        <w:rPr>
          <w:lang w:val="en-GB"/>
        </w:rPr>
        <w:t>‘total</w:t>
      </w:r>
      <w:r w:rsidRPr="00E46CA3">
        <w:rPr>
          <w:spacing w:val="-11"/>
          <w:lang w:val="en-GB"/>
        </w:rPr>
        <w:t xml:space="preserve"> </w:t>
      </w:r>
      <w:r w:rsidRPr="00E46CA3">
        <w:rPr>
          <w:lang w:val="en-GB"/>
        </w:rPr>
        <w:t>solid</w:t>
      </w:r>
      <w:r w:rsidRPr="00E46CA3">
        <w:rPr>
          <w:spacing w:val="-11"/>
          <w:lang w:val="en-GB"/>
        </w:rPr>
        <w:t xml:space="preserve"> </w:t>
      </w:r>
      <w:r w:rsidRPr="00E46CA3">
        <w:rPr>
          <w:lang w:val="en-GB"/>
        </w:rPr>
        <w:t>waste’</w:t>
      </w:r>
      <w:r w:rsidRPr="00E46CA3">
        <w:rPr>
          <w:spacing w:val="-11"/>
          <w:lang w:val="en-GB"/>
        </w:rPr>
        <w:t xml:space="preserve"> </w:t>
      </w:r>
      <w:r w:rsidRPr="00E46CA3">
        <w:rPr>
          <w:lang w:val="en-GB"/>
        </w:rPr>
        <w:t>attributed to the NMC 811 Li-ion battery at the global market in the</w:t>
      </w:r>
      <w:r w:rsidRPr="00E46CA3">
        <w:rPr>
          <w:spacing w:val="-1"/>
          <w:lang w:val="en-GB"/>
        </w:rPr>
        <w:t xml:space="preserve"> </w:t>
      </w:r>
      <w:r w:rsidRPr="00E46CA3">
        <w:rPr>
          <w:rFonts w:ascii="Palatino Linotype" w:hAnsi="Palatino Linotype"/>
          <w:lang w:val="en-GB"/>
        </w:rPr>
        <w:t>ecoinvent</w:t>
      </w:r>
      <w:r w:rsidRPr="00E46CA3">
        <w:rPr>
          <w:rFonts w:ascii="Palatino Linotype" w:hAnsi="Palatino Linotype"/>
          <w:spacing w:val="-1"/>
          <w:lang w:val="en-GB"/>
        </w:rPr>
        <w:t xml:space="preserve"> </w:t>
      </w:r>
      <w:r w:rsidRPr="00E46CA3">
        <w:rPr>
          <w:lang w:val="en-GB"/>
        </w:rPr>
        <w:t>database</w:t>
      </w:r>
      <w:r w:rsidRPr="00E46CA3">
        <w:rPr>
          <w:spacing w:val="-1"/>
          <w:lang w:val="en-GB"/>
        </w:rPr>
        <w:t xml:space="preserve"> </w:t>
      </w:r>
      <w:r w:rsidRPr="00E46CA3">
        <w:rPr>
          <w:lang w:val="en-GB"/>
        </w:rPr>
        <w:t>version</w:t>
      </w:r>
      <w:r w:rsidRPr="00E46CA3">
        <w:rPr>
          <w:spacing w:val="-1"/>
          <w:lang w:val="en-GB"/>
        </w:rPr>
        <w:t xml:space="preserve"> </w:t>
      </w:r>
      <w:r w:rsidRPr="00E46CA3">
        <w:rPr>
          <w:lang w:val="en-GB"/>
        </w:rPr>
        <w:t>3.9.1. As</w:t>
      </w:r>
      <w:r w:rsidRPr="00E46CA3">
        <w:rPr>
          <w:spacing w:val="-1"/>
          <w:lang w:val="en-GB"/>
        </w:rPr>
        <w:t xml:space="preserve"> </w:t>
      </w:r>
      <w:r w:rsidRPr="00E46CA3">
        <w:rPr>
          <w:lang w:val="en-GB"/>
        </w:rPr>
        <w:t>the</w:t>
      </w:r>
      <w:r w:rsidRPr="00E46CA3">
        <w:rPr>
          <w:spacing w:val="-1"/>
          <w:lang w:val="en-GB"/>
        </w:rPr>
        <w:t xml:space="preserve"> </w:t>
      </w:r>
      <w:r w:rsidRPr="00E46CA3">
        <w:rPr>
          <w:lang w:val="en-GB"/>
        </w:rPr>
        <w:t>supply chains are</w:t>
      </w:r>
      <w:r w:rsidRPr="00E46CA3">
        <w:rPr>
          <w:spacing w:val="-2"/>
          <w:lang w:val="en-GB"/>
        </w:rPr>
        <w:t xml:space="preserve"> </w:t>
      </w:r>
      <w:r w:rsidRPr="00E46CA3">
        <w:rPr>
          <w:lang w:val="en-GB"/>
        </w:rPr>
        <w:t>expansive,</w:t>
      </w:r>
      <w:r w:rsidRPr="00E46CA3">
        <w:rPr>
          <w:spacing w:val="-2"/>
          <w:lang w:val="en-GB"/>
        </w:rPr>
        <w:t xml:space="preserve"> </w:t>
      </w:r>
      <w:r w:rsidRPr="00E46CA3">
        <w:rPr>
          <w:lang w:val="en-GB"/>
        </w:rPr>
        <w:t>this</w:t>
      </w:r>
      <w:r w:rsidRPr="00E46CA3">
        <w:rPr>
          <w:spacing w:val="-2"/>
          <w:lang w:val="en-GB"/>
        </w:rPr>
        <w:t xml:space="preserve"> </w:t>
      </w:r>
      <w:r w:rsidRPr="00E46CA3">
        <w:rPr>
          <w:lang w:val="en-GB"/>
        </w:rPr>
        <w:t>visualisation</w:t>
      </w:r>
      <w:r w:rsidRPr="00E46CA3">
        <w:rPr>
          <w:spacing w:val="-2"/>
          <w:lang w:val="en-GB"/>
        </w:rPr>
        <w:t xml:space="preserve"> </w:t>
      </w:r>
      <w:r w:rsidRPr="00E46CA3">
        <w:rPr>
          <w:lang w:val="en-GB"/>
        </w:rPr>
        <w:t>has</w:t>
      </w:r>
      <w:r w:rsidRPr="00E46CA3">
        <w:rPr>
          <w:spacing w:val="-2"/>
          <w:lang w:val="en-GB"/>
        </w:rPr>
        <w:t xml:space="preserve"> </w:t>
      </w:r>
      <w:r w:rsidRPr="00E46CA3">
        <w:rPr>
          <w:lang w:val="en-GB"/>
        </w:rPr>
        <w:t>been</w:t>
      </w:r>
      <w:r w:rsidRPr="00E46CA3">
        <w:rPr>
          <w:spacing w:val="-2"/>
          <w:lang w:val="en-GB"/>
        </w:rPr>
        <w:t xml:space="preserve"> </w:t>
      </w:r>
      <w:r w:rsidRPr="00E46CA3">
        <w:rPr>
          <w:lang w:val="en-GB"/>
        </w:rPr>
        <w:t>greatly</w:t>
      </w:r>
      <w:r w:rsidRPr="00E46CA3">
        <w:rPr>
          <w:spacing w:val="-2"/>
          <w:lang w:val="en-GB"/>
        </w:rPr>
        <w:t xml:space="preserve"> </w:t>
      </w:r>
      <w:r w:rsidRPr="00E46CA3">
        <w:rPr>
          <w:lang w:val="en-GB"/>
        </w:rPr>
        <w:t>simplified to</w:t>
      </w:r>
      <w:r w:rsidRPr="00E46CA3">
        <w:rPr>
          <w:spacing w:val="35"/>
          <w:lang w:val="en-GB"/>
        </w:rPr>
        <w:t xml:space="preserve"> </w:t>
      </w:r>
      <w:r w:rsidRPr="00E46CA3">
        <w:rPr>
          <w:lang w:val="en-GB"/>
        </w:rPr>
        <w:t>be</w:t>
      </w:r>
      <w:r w:rsidRPr="00E46CA3">
        <w:rPr>
          <w:spacing w:val="35"/>
          <w:lang w:val="en-GB"/>
        </w:rPr>
        <w:t xml:space="preserve"> </w:t>
      </w:r>
      <w:r w:rsidRPr="00E46CA3">
        <w:rPr>
          <w:lang w:val="en-GB"/>
        </w:rPr>
        <w:t>legible</w:t>
      </w:r>
      <w:r w:rsidRPr="00E46CA3">
        <w:rPr>
          <w:spacing w:val="35"/>
          <w:lang w:val="en-GB"/>
        </w:rPr>
        <w:t xml:space="preserve"> </w:t>
      </w:r>
      <w:r w:rsidRPr="00E46CA3">
        <w:rPr>
          <w:lang w:val="en-GB"/>
        </w:rPr>
        <w:t>for</w:t>
      </w:r>
      <w:r w:rsidRPr="00E46CA3">
        <w:rPr>
          <w:spacing w:val="35"/>
          <w:lang w:val="en-GB"/>
        </w:rPr>
        <w:t xml:space="preserve"> </w:t>
      </w:r>
      <w:r w:rsidRPr="00E46CA3">
        <w:rPr>
          <w:lang w:val="en-GB"/>
        </w:rPr>
        <w:t>print,</w:t>
      </w:r>
      <w:r w:rsidRPr="00E46CA3">
        <w:rPr>
          <w:spacing w:val="35"/>
          <w:lang w:val="en-GB"/>
        </w:rPr>
        <w:t xml:space="preserve"> </w:t>
      </w:r>
      <w:r w:rsidRPr="00E46CA3">
        <w:rPr>
          <w:lang w:val="en-GB"/>
        </w:rPr>
        <w:t>multiple</w:t>
      </w:r>
      <w:r w:rsidRPr="00E46CA3">
        <w:rPr>
          <w:spacing w:val="35"/>
          <w:lang w:val="en-GB"/>
        </w:rPr>
        <w:t xml:space="preserve"> </w:t>
      </w:r>
      <w:r w:rsidRPr="00E46CA3">
        <w:rPr>
          <w:lang w:val="en-GB"/>
        </w:rPr>
        <w:t>versions</w:t>
      </w:r>
      <w:r w:rsidRPr="00E46CA3">
        <w:rPr>
          <w:spacing w:val="35"/>
          <w:lang w:val="en-GB"/>
        </w:rPr>
        <w:t xml:space="preserve"> </w:t>
      </w:r>
      <w:r w:rsidRPr="00E46CA3">
        <w:rPr>
          <w:lang w:val="en-GB"/>
        </w:rPr>
        <w:t>are</w:t>
      </w:r>
      <w:r w:rsidRPr="00E46CA3">
        <w:rPr>
          <w:spacing w:val="35"/>
          <w:lang w:val="en-GB"/>
        </w:rPr>
        <w:t xml:space="preserve"> </w:t>
      </w:r>
      <w:r w:rsidRPr="00E46CA3">
        <w:rPr>
          <w:lang w:val="en-GB"/>
        </w:rPr>
        <w:t>included</w:t>
      </w:r>
      <w:r w:rsidRPr="00E46CA3">
        <w:rPr>
          <w:spacing w:val="35"/>
          <w:lang w:val="en-GB"/>
        </w:rPr>
        <w:t xml:space="preserve"> </w:t>
      </w:r>
      <w:r w:rsidRPr="00E46CA3">
        <w:rPr>
          <w:lang w:val="en-GB"/>
        </w:rPr>
        <w:t xml:space="preserve">in the </w:t>
      </w:r>
      <w:r w:rsidR="00834F9B" w:rsidRPr="00E46CA3">
        <w:rPr>
          <w:lang w:val="en-GB"/>
        </w:rPr>
        <w:t>Supplementary Material</w:t>
      </w:r>
      <w:r w:rsidRPr="00E46CA3">
        <w:rPr>
          <w:lang w:val="en-GB"/>
        </w:rPr>
        <w:t xml:space="preserve"> in </w:t>
      </w:r>
      <w:hyperlink w:anchor="_bookmark13" w:history="1">
        <w:r w:rsidRPr="00E46CA3">
          <w:rPr>
            <w:color w:val="2F4F4F"/>
            <w:lang w:val="en-GB"/>
          </w:rPr>
          <w:t>item 8</w:t>
        </w:r>
      </w:hyperlink>
      <w:r w:rsidRPr="00E46CA3">
        <w:rPr>
          <w:lang w:val="en-GB"/>
        </w:rPr>
        <w:t>. As is evident in the figure, the largest contributors to the waste footprint are</w:t>
      </w:r>
      <w:r w:rsidRPr="00E46CA3">
        <w:rPr>
          <w:spacing w:val="80"/>
          <w:lang w:val="en-GB"/>
        </w:rPr>
        <w:t xml:space="preserve"> </w:t>
      </w:r>
      <w:r w:rsidRPr="00E46CA3">
        <w:rPr>
          <w:lang w:val="en-GB"/>
        </w:rPr>
        <w:t>the</w:t>
      </w:r>
      <w:r w:rsidRPr="00E46CA3">
        <w:rPr>
          <w:spacing w:val="38"/>
          <w:lang w:val="en-GB"/>
        </w:rPr>
        <w:t xml:space="preserve"> </w:t>
      </w:r>
      <w:r w:rsidRPr="00E46CA3">
        <w:rPr>
          <w:lang w:val="en-GB"/>
        </w:rPr>
        <w:t>extraction</w:t>
      </w:r>
      <w:r w:rsidRPr="00E46CA3">
        <w:rPr>
          <w:spacing w:val="38"/>
          <w:lang w:val="en-GB"/>
        </w:rPr>
        <w:t xml:space="preserve"> </w:t>
      </w:r>
      <w:r w:rsidRPr="00E46CA3">
        <w:rPr>
          <w:lang w:val="en-GB"/>
        </w:rPr>
        <w:t>and</w:t>
      </w:r>
      <w:r w:rsidRPr="00E46CA3">
        <w:rPr>
          <w:spacing w:val="38"/>
          <w:lang w:val="en-GB"/>
        </w:rPr>
        <w:t xml:space="preserve"> </w:t>
      </w:r>
      <w:r w:rsidRPr="00E46CA3">
        <w:rPr>
          <w:lang w:val="en-GB"/>
        </w:rPr>
        <w:t>processing</w:t>
      </w:r>
      <w:r w:rsidRPr="00E46CA3">
        <w:rPr>
          <w:spacing w:val="38"/>
          <w:lang w:val="en-GB"/>
        </w:rPr>
        <w:t xml:space="preserve"> </w:t>
      </w:r>
      <w:r w:rsidRPr="00E46CA3">
        <w:rPr>
          <w:lang w:val="en-GB"/>
        </w:rPr>
        <w:t>of</w:t>
      </w:r>
      <w:r w:rsidRPr="00E46CA3">
        <w:rPr>
          <w:spacing w:val="38"/>
          <w:lang w:val="en-GB"/>
        </w:rPr>
        <w:t xml:space="preserve"> </w:t>
      </w:r>
      <w:r w:rsidRPr="00E46CA3">
        <w:rPr>
          <w:lang w:val="en-GB"/>
        </w:rPr>
        <w:t>the</w:t>
      </w:r>
      <w:r w:rsidRPr="00E46CA3">
        <w:rPr>
          <w:spacing w:val="38"/>
          <w:lang w:val="en-GB"/>
        </w:rPr>
        <w:t xml:space="preserve"> </w:t>
      </w:r>
      <w:r w:rsidRPr="00E46CA3">
        <w:rPr>
          <w:lang w:val="en-GB"/>
        </w:rPr>
        <w:t>raw</w:t>
      </w:r>
      <w:r w:rsidRPr="00E46CA3">
        <w:rPr>
          <w:spacing w:val="38"/>
          <w:lang w:val="en-GB"/>
        </w:rPr>
        <w:t xml:space="preserve"> </w:t>
      </w:r>
      <w:r w:rsidRPr="00E46CA3">
        <w:rPr>
          <w:lang w:val="en-GB"/>
        </w:rPr>
        <w:t>materials,</w:t>
      </w:r>
      <w:r w:rsidRPr="00E46CA3">
        <w:rPr>
          <w:spacing w:val="38"/>
          <w:lang w:val="en-GB"/>
        </w:rPr>
        <w:t xml:space="preserve"> </w:t>
      </w:r>
      <w:r w:rsidRPr="00E46CA3">
        <w:rPr>
          <w:lang w:val="en-GB"/>
        </w:rPr>
        <w:t>with the largest flows coming from the extraction of cobalt, lithium, and nickel. Due to the nature of LCA, the waste flows do not represent the ‘real’ physical flows directly,</w:t>
      </w:r>
      <w:r w:rsidRPr="00E46CA3">
        <w:rPr>
          <w:spacing w:val="40"/>
          <w:lang w:val="en-GB"/>
        </w:rPr>
        <w:t xml:space="preserve"> </w:t>
      </w:r>
      <w:r w:rsidRPr="00E46CA3">
        <w:rPr>
          <w:lang w:val="en-GB"/>
        </w:rPr>
        <w:t>but rather an abstraction thereof based on, in this case, economic allocation—the market price of the functional unit produced by the activity (</w:t>
      </w:r>
      <w:hyperlink w:anchor="_bookmark27" w:history="1">
        <w:r w:rsidRPr="00E46CA3">
          <w:rPr>
            <w:color w:val="2F4F4F"/>
            <w:lang w:val="en-GB"/>
          </w:rPr>
          <w:t>Guinée et al.</w:t>
        </w:r>
      </w:hyperlink>
      <w:r w:rsidRPr="00E46CA3">
        <w:rPr>
          <w:lang w:val="en-GB"/>
        </w:rPr>
        <w:t xml:space="preserve">, </w:t>
      </w:r>
      <w:hyperlink w:anchor="_bookmark27" w:history="1">
        <w:r w:rsidRPr="00E46CA3">
          <w:rPr>
            <w:color w:val="2F4F4F"/>
            <w:lang w:val="en-GB"/>
          </w:rPr>
          <w:t>2004</w:t>
        </w:r>
      </w:hyperlink>
      <w:r w:rsidRPr="00E46CA3">
        <w:rPr>
          <w:lang w:val="en-GB"/>
        </w:rPr>
        <w:t>). If an unallocated database were available, the waste flows could be calculated with T-reX in the same way and would be more</w:t>
      </w:r>
      <w:r w:rsidRPr="00E46CA3">
        <w:rPr>
          <w:spacing w:val="3"/>
          <w:lang w:val="en-GB"/>
        </w:rPr>
        <w:t xml:space="preserve"> </w:t>
      </w:r>
      <w:r w:rsidRPr="00E46CA3">
        <w:rPr>
          <w:lang w:val="en-GB"/>
        </w:rPr>
        <w:t>directly</w:t>
      </w:r>
      <w:r w:rsidRPr="00E46CA3">
        <w:rPr>
          <w:spacing w:val="4"/>
          <w:lang w:val="en-GB"/>
        </w:rPr>
        <w:t xml:space="preserve"> </w:t>
      </w:r>
      <w:r w:rsidRPr="00E46CA3">
        <w:rPr>
          <w:lang w:val="en-GB"/>
        </w:rPr>
        <w:t>related</w:t>
      </w:r>
      <w:r w:rsidRPr="00E46CA3">
        <w:rPr>
          <w:spacing w:val="4"/>
          <w:lang w:val="en-GB"/>
        </w:rPr>
        <w:t xml:space="preserve"> </w:t>
      </w:r>
      <w:r w:rsidRPr="00E46CA3">
        <w:rPr>
          <w:lang w:val="en-GB"/>
        </w:rPr>
        <w:t>to</w:t>
      </w:r>
      <w:r w:rsidRPr="00E46CA3">
        <w:rPr>
          <w:spacing w:val="4"/>
          <w:lang w:val="en-GB"/>
        </w:rPr>
        <w:t xml:space="preserve"> </w:t>
      </w:r>
      <w:r w:rsidRPr="00E46CA3">
        <w:rPr>
          <w:lang w:val="en-GB"/>
        </w:rPr>
        <w:t>the</w:t>
      </w:r>
      <w:r w:rsidRPr="00E46CA3">
        <w:rPr>
          <w:spacing w:val="4"/>
          <w:lang w:val="en-GB"/>
        </w:rPr>
        <w:t xml:space="preserve"> </w:t>
      </w:r>
      <w:r w:rsidRPr="00E46CA3">
        <w:rPr>
          <w:lang w:val="en-GB"/>
        </w:rPr>
        <w:t>physical</w:t>
      </w:r>
      <w:r w:rsidRPr="00E46CA3">
        <w:rPr>
          <w:spacing w:val="4"/>
          <w:lang w:val="en-GB"/>
        </w:rPr>
        <w:t xml:space="preserve"> </w:t>
      </w:r>
      <w:r w:rsidRPr="00E46CA3">
        <w:rPr>
          <w:lang w:val="en-GB"/>
        </w:rPr>
        <w:t>flows</w:t>
      </w:r>
      <w:r w:rsidRPr="00E46CA3">
        <w:rPr>
          <w:spacing w:val="4"/>
          <w:lang w:val="en-GB"/>
        </w:rPr>
        <w:t xml:space="preserve"> </w:t>
      </w:r>
      <w:r w:rsidRPr="00E46CA3">
        <w:rPr>
          <w:lang w:val="en-GB"/>
        </w:rPr>
        <w:t>of</w:t>
      </w:r>
      <w:r w:rsidRPr="00E46CA3">
        <w:rPr>
          <w:spacing w:val="4"/>
          <w:lang w:val="en-GB"/>
        </w:rPr>
        <w:t xml:space="preserve"> </w:t>
      </w:r>
      <w:r w:rsidRPr="00E46CA3">
        <w:rPr>
          <w:lang w:val="en-GB"/>
        </w:rPr>
        <w:t>the</w:t>
      </w:r>
      <w:r w:rsidRPr="00E46CA3">
        <w:rPr>
          <w:spacing w:val="4"/>
          <w:lang w:val="en-GB"/>
        </w:rPr>
        <w:t xml:space="preserve"> </w:t>
      </w:r>
      <w:r w:rsidRPr="00E46CA3">
        <w:rPr>
          <w:spacing w:val="-2"/>
          <w:lang w:val="en-GB"/>
        </w:rPr>
        <w:t>activities.</w:t>
      </w:r>
    </w:p>
    <w:p w14:paraId="2A474105" w14:textId="77777777" w:rsidR="009C0070" w:rsidRPr="00E46CA3" w:rsidRDefault="00000000">
      <w:pPr>
        <w:pStyle w:val="Heading3"/>
        <w:numPr>
          <w:ilvl w:val="2"/>
          <w:numId w:val="3"/>
        </w:numPr>
        <w:tabs>
          <w:tab w:val="left" w:pos="584"/>
          <w:tab w:val="left" w:pos="586"/>
        </w:tabs>
        <w:spacing w:before="191" w:line="237" w:lineRule="auto"/>
        <w:ind w:left="586" w:right="388"/>
        <w:rPr>
          <w:lang w:val="en-GB"/>
        </w:rPr>
      </w:pPr>
      <w:r w:rsidRPr="00E46CA3">
        <w:rPr>
          <w:lang w:val="en-GB"/>
        </w:rPr>
        <w:t xml:space="preserve">Temporal and scenario variation in waste </w:t>
      </w:r>
      <w:r w:rsidRPr="00E46CA3">
        <w:rPr>
          <w:w w:val="110"/>
          <w:lang w:val="en-GB"/>
        </w:rPr>
        <w:t>and material inventory footprints</w:t>
      </w:r>
    </w:p>
    <w:p w14:paraId="48806CC8" w14:textId="7C74090C" w:rsidR="009C0070" w:rsidRPr="00E46CA3" w:rsidRDefault="00000000" w:rsidP="00840D2C">
      <w:pPr>
        <w:pStyle w:val="BodyText"/>
        <w:spacing w:before="10" w:line="249" w:lineRule="auto"/>
        <w:ind w:left="34" w:firstLine="298"/>
        <w:rPr>
          <w:lang w:val="en-GB"/>
        </w:rPr>
      </w:pPr>
      <w:hyperlink w:anchor="_bookmark4" w:history="1">
        <w:r w:rsidRPr="00E46CA3">
          <w:rPr>
            <w:color w:val="2F4F4F"/>
            <w:lang w:val="en-GB"/>
          </w:rPr>
          <w:t>Figure 3</w:t>
        </w:r>
      </w:hyperlink>
      <w:r w:rsidRPr="00E46CA3">
        <w:rPr>
          <w:color w:val="2F4F4F"/>
          <w:lang w:val="en-GB"/>
        </w:rPr>
        <w:t xml:space="preserve"> </w:t>
      </w:r>
      <w:r w:rsidRPr="00E46CA3">
        <w:rPr>
          <w:lang w:val="en-GB"/>
        </w:rPr>
        <w:t>(a) shows the ‘total solid waste’ inventory footprint for the five Li-ion batteries in the case study from 2020</w:t>
      </w:r>
      <w:r w:rsidRPr="00E46CA3">
        <w:rPr>
          <w:spacing w:val="-13"/>
          <w:lang w:val="en-GB"/>
        </w:rPr>
        <w:t xml:space="preserve"> </w:t>
      </w:r>
      <w:r w:rsidRPr="00E46CA3">
        <w:rPr>
          <w:lang w:val="en-GB"/>
        </w:rPr>
        <w:t>to</w:t>
      </w:r>
      <w:r w:rsidRPr="00E46CA3">
        <w:rPr>
          <w:spacing w:val="-12"/>
          <w:lang w:val="en-GB"/>
        </w:rPr>
        <w:t xml:space="preserve"> </w:t>
      </w:r>
      <w:r w:rsidRPr="00E46CA3">
        <w:rPr>
          <w:lang w:val="en-GB"/>
        </w:rPr>
        <w:t>2100</w:t>
      </w:r>
      <w:r w:rsidRPr="00E46CA3">
        <w:rPr>
          <w:spacing w:val="-13"/>
          <w:lang w:val="en-GB"/>
        </w:rPr>
        <w:t xml:space="preserve"> </w:t>
      </w:r>
      <w:r w:rsidRPr="00E46CA3">
        <w:rPr>
          <w:lang w:val="en-GB"/>
        </w:rPr>
        <w:t>under</w:t>
      </w:r>
      <w:r w:rsidRPr="00E46CA3">
        <w:rPr>
          <w:spacing w:val="-12"/>
          <w:lang w:val="en-GB"/>
        </w:rPr>
        <w:t xml:space="preserve"> </w:t>
      </w:r>
      <w:r w:rsidRPr="00E46CA3">
        <w:rPr>
          <w:lang w:val="en-GB"/>
        </w:rPr>
        <w:t>the</w:t>
      </w:r>
      <w:r w:rsidRPr="00E46CA3">
        <w:rPr>
          <w:spacing w:val="-13"/>
          <w:lang w:val="en-GB"/>
        </w:rPr>
        <w:t xml:space="preserve"> </w:t>
      </w:r>
      <w:r w:rsidRPr="00E46CA3">
        <w:rPr>
          <w:lang w:val="en-GB"/>
        </w:rPr>
        <w:t>SSP2</w:t>
      </w:r>
      <w:r w:rsidRPr="00E46CA3">
        <w:rPr>
          <w:spacing w:val="-12"/>
          <w:lang w:val="en-GB"/>
        </w:rPr>
        <w:t xml:space="preserve"> </w:t>
      </w:r>
      <w:r w:rsidRPr="00E46CA3">
        <w:rPr>
          <w:lang w:val="en-GB"/>
        </w:rPr>
        <w:t>scenario</w:t>
      </w:r>
      <w:r w:rsidRPr="00E46CA3">
        <w:rPr>
          <w:spacing w:val="-13"/>
          <w:lang w:val="en-GB"/>
        </w:rPr>
        <w:t xml:space="preserve"> </w:t>
      </w:r>
      <w:r w:rsidRPr="00E46CA3">
        <w:rPr>
          <w:lang w:val="en-GB"/>
        </w:rPr>
        <w:t>using</w:t>
      </w:r>
      <w:r w:rsidRPr="00E46CA3">
        <w:rPr>
          <w:spacing w:val="-12"/>
          <w:lang w:val="en-GB"/>
        </w:rPr>
        <w:t xml:space="preserve"> </w:t>
      </w:r>
      <w:r w:rsidRPr="00E46CA3">
        <w:rPr>
          <w:lang w:val="en-GB"/>
        </w:rPr>
        <w:t>the</w:t>
      </w:r>
      <w:r w:rsidRPr="00E46CA3">
        <w:rPr>
          <w:spacing w:val="-13"/>
          <w:lang w:val="en-GB"/>
        </w:rPr>
        <w:t xml:space="preserve"> </w:t>
      </w:r>
      <w:r w:rsidRPr="00E46CA3">
        <w:rPr>
          <w:lang w:val="en-GB"/>
        </w:rPr>
        <w:t>baseline</w:t>
      </w:r>
      <w:r w:rsidRPr="00E46CA3">
        <w:rPr>
          <w:spacing w:val="-12"/>
          <w:lang w:val="en-GB"/>
        </w:rPr>
        <w:t xml:space="preserve"> </w:t>
      </w:r>
      <w:r w:rsidRPr="00E46CA3">
        <w:rPr>
          <w:lang w:val="en-GB"/>
        </w:rPr>
        <w:t xml:space="preserve">and </w:t>
      </w:r>
      <w:r w:rsidRPr="00E46CA3">
        <w:rPr>
          <w:spacing w:val="-2"/>
          <w:lang w:val="en-GB"/>
        </w:rPr>
        <w:t>PkBudg500</w:t>
      </w:r>
      <w:r w:rsidRPr="00E46CA3">
        <w:rPr>
          <w:spacing w:val="-13"/>
          <w:lang w:val="en-GB"/>
        </w:rPr>
        <w:t xml:space="preserve"> </w:t>
      </w:r>
      <w:r w:rsidRPr="00E46CA3">
        <w:rPr>
          <w:spacing w:val="-2"/>
          <w:lang w:val="en-GB"/>
        </w:rPr>
        <w:t>RCPs</w:t>
      </w:r>
      <w:r w:rsidRPr="00E46CA3">
        <w:rPr>
          <w:spacing w:val="-10"/>
          <w:lang w:val="en-GB"/>
        </w:rPr>
        <w:t xml:space="preserve"> </w:t>
      </w:r>
      <w:r w:rsidRPr="00E46CA3">
        <w:rPr>
          <w:spacing w:val="-2"/>
          <w:lang w:val="en-GB"/>
        </w:rPr>
        <w:t>of</w:t>
      </w:r>
      <w:r w:rsidRPr="00E46CA3">
        <w:rPr>
          <w:spacing w:val="-11"/>
          <w:lang w:val="en-GB"/>
        </w:rPr>
        <w:t xml:space="preserve"> </w:t>
      </w:r>
      <w:r w:rsidRPr="00E46CA3">
        <w:rPr>
          <w:spacing w:val="-2"/>
          <w:lang w:val="en-GB"/>
        </w:rPr>
        <w:t>the</w:t>
      </w:r>
      <w:r w:rsidRPr="00E46CA3">
        <w:rPr>
          <w:spacing w:val="-10"/>
          <w:lang w:val="en-GB"/>
        </w:rPr>
        <w:t xml:space="preserve"> </w:t>
      </w:r>
      <w:r w:rsidRPr="00E46CA3">
        <w:rPr>
          <w:spacing w:val="-2"/>
          <w:lang w:val="en-GB"/>
        </w:rPr>
        <w:t>REMIND</w:t>
      </w:r>
      <w:r w:rsidRPr="00E46CA3">
        <w:rPr>
          <w:spacing w:val="-11"/>
          <w:lang w:val="en-GB"/>
        </w:rPr>
        <w:t xml:space="preserve"> </w:t>
      </w:r>
      <w:r w:rsidRPr="00E46CA3">
        <w:rPr>
          <w:spacing w:val="-2"/>
          <w:lang w:val="en-GB"/>
        </w:rPr>
        <w:t>model.</w:t>
      </w:r>
      <w:r w:rsidRPr="00E46CA3">
        <w:rPr>
          <w:spacing w:val="-10"/>
          <w:lang w:val="en-GB"/>
        </w:rPr>
        <w:t xml:space="preserve"> </w:t>
      </w:r>
      <w:r w:rsidRPr="00E46CA3">
        <w:rPr>
          <w:spacing w:val="-2"/>
          <w:lang w:val="en-GB"/>
        </w:rPr>
        <w:t>The</w:t>
      </w:r>
      <w:r w:rsidRPr="00E46CA3">
        <w:rPr>
          <w:spacing w:val="-11"/>
          <w:lang w:val="en-GB"/>
        </w:rPr>
        <w:t xml:space="preserve"> </w:t>
      </w:r>
      <w:r w:rsidRPr="00E46CA3">
        <w:rPr>
          <w:spacing w:val="-2"/>
          <w:lang w:val="en-GB"/>
        </w:rPr>
        <w:t>NMC811</w:t>
      </w:r>
      <w:r w:rsidRPr="00E46CA3">
        <w:rPr>
          <w:spacing w:val="-10"/>
          <w:lang w:val="en-GB"/>
        </w:rPr>
        <w:t xml:space="preserve"> </w:t>
      </w:r>
      <w:r w:rsidRPr="00E46CA3">
        <w:rPr>
          <w:spacing w:val="-2"/>
          <w:lang w:val="en-GB"/>
        </w:rPr>
        <w:t>bat</w:t>
      </w:r>
      <w:r w:rsidRPr="00E46CA3">
        <w:rPr>
          <w:lang w:val="en-GB"/>
        </w:rPr>
        <w:t>tery</w:t>
      </w:r>
      <w:r w:rsidRPr="00E46CA3">
        <w:rPr>
          <w:spacing w:val="-6"/>
          <w:lang w:val="en-GB"/>
        </w:rPr>
        <w:t xml:space="preserve"> </w:t>
      </w:r>
      <w:r w:rsidRPr="00E46CA3">
        <w:rPr>
          <w:lang w:val="en-GB"/>
        </w:rPr>
        <w:t>has</w:t>
      </w:r>
      <w:r w:rsidRPr="00E46CA3">
        <w:rPr>
          <w:spacing w:val="-6"/>
          <w:lang w:val="en-GB"/>
        </w:rPr>
        <w:t xml:space="preserve"> </w:t>
      </w:r>
      <w:r w:rsidRPr="00E46CA3">
        <w:rPr>
          <w:lang w:val="en-GB"/>
        </w:rPr>
        <w:t>the</w:t>
      </w:r>
      <w:r w:rsidRPr="00E46CA3">
        <w:rPr>
          <w:spacing w:val="-6"/>
          <w:lang w:val="en-GB"/>
        </w:rPr>
        <w:t xml:space="preserve"> </w:t>
      </w:r>
      <w:r w:rsidRPr="00E46CA3">
        <w:rPr>
          <w:lang w:val="en-GB"/>
        </w:rPr>
        <w:t>largest</w:t>
      </w:r>
      <w:r w:rsidRPr="00E46CA3">
        <w:rPr>
          <w:spacing w:val="-6"/>
          <w:lang w:val="en-GB"/>
        </w:rPr>
        <w:t xml:space="preserve"> </w:t>
      </w:r>
      <w:r w:rsidRPr="00E46CA3">
        <w:rPr>
          <w:lang w:val="en-GB"/>
        </w:rPr>
        <w:t>footprint,</w:t>
      </w:r>
      <w:r w:rsidRPr="00E46CA3">
        <w:rPr>
          <w:spacing w:val="-6"/>
          <w:lang w:val="en-GB"/>
        </w:rPr>
        <w:t xml:space="preserve"> </w:t>
      </w:r>
      <w:r w:rsidRPr="00E46CA3">
        <w:rPr>
          <w:lang w:val="en-GB"/>
        </w:rPr>
        <w:t>producing</w:t>
      </w:r>
      <w:r w:rsidRPr="00E46CA3">
        <w:rPr>
          <w:spacing w:val="-6"/>
          <w:lang w:val="en-GB"/>
        </w:rPr>
        <w:t xml:space="preserve"> </w:t>
      </w:r>
      <w:r w:rsidRPr="00E46CA3">
        <w:rPr>
          <w:lang w:val="en-GB"/>
        </w:rPr>
        <w:t>over</w:t>
      </w:r>
      <w:r w:rsidRPr="00E46CA3">
        <w:rPr>
          <w:spacing w:val="-6"/>
          <w:lang w:val="en-GB"/>
        </w:rPr>
        <w:t xml:space="preserve"> </w:t>
      </w:r>
      <w:r w:rsidRPr="00E46CA3">
        <w:rPr>
          <w:lang w:val="en-GB"/>
        </w:rPr>
        <w:t>50</w:t>
      </w:r>
      <w:r w:rsidRPr="00E46CA3">
        <w:rPr>
          <w:spacing w:val="-6"/>
          <w:lang w:val="en-GB"/>
        </w:rPr>
        <w:t xml:space="preserve"> </w:t>
      </w:r>
      <w:r w:rsidRPr="00E46CA3">
        <w:rPr>
          <w:lang w:val="en-GB"/>
        </w:rPr>
        <w:t>kg</w:t>
      </w:r>
      <w:r w:rsidRPr="00E46CA3">
        <w:rPr>
          <w:spacing w:val="-6"/>
          <w:lang w:val="en-GB"/>
        </w:rPr>
        <w:t xml:space="preserve"> </w:t>
      </w:r>
      <w:r w:rsidRPr="00E46CA3">
        <w:rPr>
          <w:lang w:val="en-GB"/>
        </w:rPr>
        <w:t>of</w:t>
      </w:r>
      <w:r w:rsidRPr="00E46CA3">
        <w:rPr>
          <w:spacing w:val="-6"/>
          <w:lang w:val="en-GB"/>
        </w:rPr>
        <w:t xml:space="preserve"> </w:t>
      </w:r>
      <w:r w:rsidRPr="00E46CA3">
        <w:rPr>
          <w:lang w:val="en-GB"/>
        </w:rPr>
        <w:t>waste per</w:t>
      </w:r>
      <w:r w:rsidRPr="00E46CA3">
        <w:rPr>
          <w:spacing w:val="-5"/>
          <w:lang w:val="en-GB"/>
        </w:rPr>
        <w:t xml:space="preserve"> </w:t>
      </w:r>
      <w:r w:rsidRPr="00E46CA3">
        <w:rPr>
          <w:lang w:val="en-GB"/>
        </w:rPr>
        <w:t>kilogram</w:t>
      </w:r>
      <w:r w:rsidRPr="00E46CA3">
        <w:rPr>
          <w:spacing w:val="-6"/>
          <w:lang w:val="en-GB"/>
        </w:rPr>
        <w:t xml:space="preserve"> </w:t>
      </w:r>
      <w:r w:rsidRPr="00E46CA3">
        <w:rPr>
          <w:lang w:val="en-GB"/>
        </w:rPr>
        <w:t>of</w:t>
      </w:r>
      <w:r w:rsidRPr="00E46CA3">
        <w:rPr>
          <w:spacing w:val="-5"/>
          <w:lang w:val="en-GB"/>
        </w:rPr>
        <w:t xml:space="preserve"> </w:t>
      </w:r>
      <w:r w:rsidRPr="00E46CA3">
        <w:rPr>
          <w:lang w:val="en-GB"/>
        </w:rPr>
        <w:t>battery</w:t>
      </w:r>
      <w:r w:rsidRPr="00E46CA3">
        <w:rPr>
          <w:spacing w:val="-6"/>
          <w:lang w:val="en-GB"/>
        </w:rPr>
        <w:t xml:space="preserve"> </w:t>
      </w:r>
      <w:r w:rsidRPr="00E46CA3">
        <w:rPr>
          <w:lang w:val="en-GB"/>
        </w:rPr>
        <w:t>produced.</w:t>
      </w:r>
      <w:r w:rsidRPr="00E46CA3">
        <w:rPr>
          <w:spacing w:val="-5"/>
          <w:lang w:val="en-GB"/>
        </w:rPr>
        <w:t xml:space="preserve"> </w:t>
      </w:r>
      <w:r w:rsidRPr="00E46CA3">
        <w:rPr>
          <w:lang w:val="en-GB"/>
        </w:rPr>
        <w:t>The</w:t>
      </w:r>
      <w:r w:rsidRPr="00E46CA3">
        <w:rPr>
          <w:spacing w:val="-5"/>
          <w:lang w:val="en-GB"/>
        </w:rPr>
        <w:t xml:space="preserve"> </w:t>
      </w:r>
      <w:r w:rsidRPr="00E46CA3">
        <w:rPr>
          <w:lang w:val="en-GB"/>
        </w:rPr>
        <w:t>LiMn</w:t>
      </w:r>
      <w:r w:rsidRPr="00E46CA3">
        <w:rPr>
          <w:rFonts w:ascii="Georgia" w:hAnsi="Georgia"/>
          <w:vertAlign w:val="subscript"/>
          <w:lang w:val="en-GB"/>
        </w:rPr>
        <w:t>2</w:t>
      </w:r>
      <w:r w:rsidRPr="00E46CA3">
        <w:rPr>
          <w:lang w:val="en-GB"/>
        </w:rPr>
        <w:t>O</w:t>
      </w:r>
      <w:r w:rsidRPr="00E46CA3">
        <w:rPr>
          <w:rFonts w:ascii="Georgia" w:hAnsi="Georgia"/>
          <w:vertAlign w:val="subscript"/>
          <w:lang w:val="en-GB"/>
        </w:rPr>
        <w:t>4</w:t>
      </w:r>
      <w:r w:rsidRPr="00E46CA3">
        <w:rPr>
          <w:rFonts w:ascii="Georgia" w:hAnsi="Georgia"/>
          <w:lang w:val="en-GB"/>
        </w:rPr>
        <w:t xml:space="preserve"> </w:t>
      </w:r>
      <w:r w:rsidRPr="00E46CA3">
        <w:rPr>
          <w:lang w:val="en-GB"/>
        </w:rPr>
        <w:t>battery</w:t>
      </w:r>
      <w:r w:rsidRPr="00E46CA3">
        <w:rPr>
          <w:spacing w:val="-6"/>
          <w:lang w:val="en-GB"/>
        </w:rPr>
        <w:t xml:space="preserve"> </w:t>
      </w:r>
      <w:r w:rsidRPr="00E46CA3">
        <w:rPr>
          <w:lang w:val="en-GB"/>
        </w:rPr>
        <w:t>has the</w:t>
      </w:r>
      <w:r w:rsidRPr="00E46CA3">
        <w:rPr>
          <w:spacing w:val="-4"/>
          <w:lang w:val="en-GB"/>
        </w:rPr>
        <w:t xml:space="preserve"> </w:t>
      </w:r>
      <w:r w:rsidRPr="00E46CA3">
        <w:rPr>
          <w:lang w:val="en-GB"/>
        </w:rPr>
        <w:t>smallest</w:t>
      </w:r>
      <w:r w:rsidRPr="00E46CA3">
        <w:rPr>
          <w:spacing w:val="-4"/>
          <w:lang w:val="en-GB"/>
        </w:rPr>
        <w:t xml:space="preserve"> </w:t>
      </w:r>
      <w:r w:rsidRPr="00E46CA3">
        <w:rPr>
          <w:lang w:val="en-GB"/>
        </w:rPr>
        <w:t>footprint,</w:t>
      </w:r>
      <w:r w:rsidRPr="00E46CA3">
        <w:rPr>
          <w:spacing w:val="-4"/>
          <w:lang w:val="en-GB"/>
        </w:rPr>
        <w:t xml:space="preserve"> </w:t>
      </w:r>
      <w:r w:rsidRPr="00E46CA3">
        <w:rPr>
          <w:lang w:val="en-GB"/>
        </w:rPr>
        <w:t>producing</w:t>
      </w:r>
      <w:r w:rsidRPr="00E46CA3">
        <w:rPr>
          <w:spacing w:val="-4"/>
          <w:lang w:val="en-GB"/>
        </w:rPr>
        <w:t xml:space="preserve"> </w:t>
      </w:r>
      <w:r w:rsidRPr="00E46CA3">
        <w:rPr>
          <w:lang w:val="en-GB"/>
        </w:rPr>
        <w:t>less</w:t>
      </w:r>
      <w:r w:rsidRPr="00E46CA3">
        <w:rPr>
          <w:spacing w:val="-4"/>
          <w:lang w:val="en-GB"/>
        </w:rPr>
        <w:t xml:space="preserve"> </w:t>
      </w:r>
      <w:r w:rsidRPr="00E46CA3">
        <w:rPr>
          <w:lang w:val="en-GB"/>
        </w:rPr>
        <w:t>than</w:t>
      </w:r>
      <w:r w:rsidRPr="00E46CA3">
        <w:rPr>
          <w:spacing w:val="-4"/>
          <w:lang w:val="en-GB"/>
        </w:rPr>
        <w:t xml:space="preserve"> </w:t>
      </w:r>
      <w:r w:rsidRPr="00E46CA3">
        <w:rPr>
          <w:lang w:val="en-GB"/>
        </w:rPr>
        <w:t>4</w:t>
      </w:r>
      <w:r w:rsidRPr="00E46CA3">
        <w:rPr>
          <w:spacing w:val="-4"/>
          <w:lang w:val="en-GB"/>
        </w:rPr>
        <w:t xml:space="preserve"> </w:t>
      </w:r>
      <w:r w:rsidRPr="00E46CA3">
        <w:rPr>
          <w:lang w:val="en-GB"/>
        </w:rPr>
        <w:t>kg</w:t>
      </w:r>
      <w:r w:rsidRPr="00E46CA3">
        <w:rPr>
          <w:spacing w:val="-4"/>
          <w:lang w:val="en-GB"/>
        </w:rPr>
        <w:t xml:space="preserve"> </w:t>
      </w:r>
      <w:r w:rsidRPr="00E46CA3">
        <w:rPr>
          <w:lang w:val="en-GB"/>
        </w:rPr>
        <w:t>of</w:t>
      </w:r>
      <w:r w:rsidRPr="00E46CA3">
        <w:rPr>
          <w:spacing w:val="-4"/>
          <w:lang w:val="en-GB"/>
        </w:rPr>
        <w:t xml:space="preserve"> </w:t>
      </w:r>
      <w:r w:rsidRPr="00E46CA3">
        <w:rPr>
          <w:lang w:val="en-GB"/>
        </w:rPr>
        <w:t>waste</w:t>
      </w:r>
      <w:r w:rsidRPr="00E46CA3">
        <w:rPr>
          <w:spacing w:val="-4"/>
          <w:lang w:val="en-GB"/>
        </w:rPr>
        <w:t xml:space="preserve"> </w:t>
      </w:r>
      <w:r w:rsidRPr="00E46CA3">
        <w:rPr>
          <w:lang w:val="en-GB"/>
        </w:rPr>
        <w:t>per kilogram of battery. In each case, there was only a slight downward trend in the waste footprints between 2020 and 2100. This is mostly in the period between 2020 and 2040 and</w:t>
      </w:r>
      <w:r w:rsidRPr="00E46CA3">
        <w:rPr>
          <w:spacing w:val="31"/>
          <w:lang w:val="en-GB"/>
        </w:rPr>
        <w:t xml:space="preserve"> </w:t>
      </w:r>
      <w:r w:rsidRPr="00E46CA3">
        <w:rPr>
          <w:lang w:val="en-GB"/>
        </w:rPr>
        <w:t>could</w:t>
      </w:r>
      <w:r w:rsidRPr="00E46CA3">
        <w:rPr>
          <w:spacing w:val="31"/>
          <w:lang w:val="en-GB"/>
        </w:rPr>
        <w:t xml:space="preserve"> </w:t>
      </w:r>
      <w:r w:rsidRPr="00E46CA3">
        <w:rPr>
          <w:lang w:val="en-GB"/>
        </w:rPr>
        <w:t>be</w:t>
      </w:r>
      <w:r w:rsidRPr="00E46CA3">
        <w:rPr>
          <w:spacing w:val="31"/>
          <w:lang w:val="en-GB"/>
        </w:rPr>
        <w:t xml:space="preserve"> </w:t>
      </w:r>
      <w:r w:rsidRPr="00E46CA3">
        <w:rPr>
          <w:lang w:val="en-GB"/>
        </w:rPr>
        <w:t>attributable</w:t>
      </w:r>
      <w:r w:rsidRPr="00E46CA3">
        <w:rPr>
          <w:spacing w:val="31"/>
          <w:lang w:val="en-GB"/>
        </w:rPr>
        <w:t xml:space="preserve"> </w:t>
      </w:r>
      <w:r w:rsidRPr="00E46CA3">
        <w:rPr>
          <w:lang w:val="en-GB"/>
        </w:rPr>
        <w:t>to</w:t>
      </w:r>
      <w:r w:rsidRPr="00E46CA3">
        <w:rPr>
          <w:spacing w:val="31"/>
          <w:lang w:val="en-GB"/>
        </w:rPr>
        <w:t xml:space="preserve"> </w:t>
      </w:r>
      <w:r w:rsidRPr="00E46CA3">
        <w:rPr>
          <w:lang w:val="en-GB"/>
        </w:rPr>
        <w:t>the</w:t>
      </w:r>
      <w:r w:rsidRPr="00E46CA3">
        <w:rPr>
          <w:spacing w:val="31"/>
          <w:lang w:val="en-GB"/>
        </w:rPr>
        <w:t xml:space="preserve"> </w:t>
      </w:r>
      <w:r w:rsidRPr="00E46CA3">
        <w:rPr>
          <w:lang w:val="en-GB"/>
        </w:rPr>
        <w:t>relatively</w:t>
      </w:r>
      <w:r w:rsidRPr="00E46CA3">
        <w:rPr>
          <w:spacing w:val="31"/>
          <w:lang w:val="en-GB"/>
        </w:rPr>
        <w:t xml:space="preserve"> </w:t>
      </w:r>
      <w:r w:rsidRPr="00E46CA3">
        <w:rPr>
          <w:lang w:val="en-GB"/>
        </w:rPr>
        <w:t>rapid</w:t>
      </w:r>
      <w:r w:rsidRPr="00E46CA3">
        <w:rPr>
          <w:spacing w:val="31"/>
          <w:lang w:val="en-GB"/>
        </w:rPr>
        <w:t xml:space="preserve"> </w:t>
      </w:r>
      <w:r w:rsidRPr="00E46CA3">
        <w:rPr>
          <w:lang w:val="en-GB"/>
        </w:rPr>
        <w:t>decrease in fossil fuel use that is factored into the models over this time</w:t>
      </w:r>
      <w:r w:rsidRPr="00E46CA3">
        <w:rPr>
          <w:spacing w:val="-5"/>
          <w:lang w:val="en-GB"/>
        </w:rPr>
        <w:t xml:space="preserve"> </w:t>
      </w:r>
      <w:r w:rsidRPr="00E46CA3">
        <w:rPr>
          <w:lang w:val="en-GB"/>
        </w:rPr>
        <w:t>(since</w:t>
      </w:r>
      <w:r w:rsidRPr="00E46CA3">
        <w:rPr>
          <w:spacing w:val="-5"/>
          <w:lang w:val="en-GB"/>
        </w:rPr>
        <w:t xml:space="preserve"> </w:t>
      </w:r>
      <w:r w:rsidRPr="00E46CA3">
        <w:rPr>
          <w:lang w:val="en-GB"/>
        </w:rPr>
        <w:t>many</w:t>
      </w:r>
      <w:r w:rsidRPr="00E46CA3">
        <w:rPr>
          <w:spacing w:val="-5"/>
          <w:lang w:val="en-GB"/>
        </w:rPr>
        <w:t xml:space="preserve"> </w:t>
      </w:r>
      <w:r w:rsidRPr="00E46CA3">
        <w:rPr>
          <w:lang w:val="en-GB"/>
        </w:rPr>
        <w:t>produce</w:t>
      </w:r>
      <w:r w:rsidRPr="00E46CA3">
        <w:rPr>
          <w:spacing w:val="-5"/>
          <w:lang w:val="en-GB"/>
        </w:rPr>
        <w:t xml:space="preserve"> </w:t>
      </w:r>
      <w:r w:rsidRPr="00E46CA3">
        <w:rPr>
          <w:lang w:val="en-GB"/>
        </w:rPr>
        <w:t>relatively</w:t>
      </w:r>
      <w:r w:rsidRPr="00E46CA3">
        <w:rPr>
          <w:spacing w:val="-5"/>
          <w:lang w:val="en-GB"/>
        </w:rPr>
        <w:t xml:space="preserve"> </w:t>
      </w:r>
      <w:r w:rsidRPr="00E46CA3">
        <w:rPr>
          <w:lang w:val="en-GB"/>
        </w:rPr>
        <w:t>large</w:t>
      </w:r>
      <w:r w:rsidRPr="00E46CA3">
        <w:rPr>
          <w:spacing w:val="-5"/>
          <w:lang w:val="en-GB"/>
        </w:rPr>
        <w:t xml:space="preserve"> </w:t>
      </w:r>
      <w:r w:rsidRPr="00E46CA3">
        <w:rPr>
          <w:lang w:val="en-GB"/>
        </w:rPr>
        <w:t>amounts</w:t>
      </w:r>
      <w:r w:rsidRPr="00E46CA3">
        <w:rPr>
          <w:spacing w:val="-5"/>
          <w:lang w:val="en-GB"/>
        </w:rPr>
        <w:t xml:space="preserve"> </w:t>
      </w:r>
      <w:r w:rsidRPr="00E46CA3">
        <w:rPr>
          <w:lang w:val="en-GB"/>
        </w:rPr>
        <w:t>of</w:t>
      </w:r>
      <w:r w:rsidRPr="00E46CA3">
        <w:rPr>
          <w:spacing w:val="-5"/>
          <w:lang w:val="en-GB"/>
        </w:rPr>
        <w:t xml:space="preserve"> </w:t>
      </w:r>
      <w:r w:rsidRPr="00E46CA3">
        <w:rPr>
          <w:lang w:val="en-GB"/>
        </w:rPr>
        <w:t>waste during</w:t>
      </w:r>
      <w:r w:rsidRPr="00E46CA3">
        <w:rPr>
          <w:spacing w:val="53"/>
          <w:lang w:val="en-GB"/>
        </w:rPr>
        <w:t xml:space="preserve"> </w:t>
      </w:r>
      <w:r w:rsidRPr="00E46CA3">
        <w:rPr>
          <w:lang w:val="en-GB"/>
        </w:rPr>
        <w:t>extraction</w:t>
      </w:r>
      <w:r w:rsidRPr="00E46CA3">
        <w:rPr>
          <w:spacing w:val="53"/>
          <w:lang w:val="en-GB"/>
        </w:rPr>
        <w:t xml:space="preserve"> </w:t>
      </w:r>
      <w:r w:rsidRPr="00E46CA3">
        <w:rPr>
          <w:lang w:val="en-GB"/>
        </w:rPr>
        <w:t>and</w:t>
      </w:r>
      <w:r w:rsidRPr="00E46CA3">
        <w:rPr>
          <w:spacing w:val="53"/>
          <w:lang w:val="en-GB"/>
        </w:rPr>
        <w:t xml:space="preserve"> </w:t>
      </w:r>
      <w:r w:rsidRPr="00E46CA3">
        <w:rPr>
          <w:lang w:val="en-GB"/>
        </w:rPr>
        <w:t>combustion).</w:t>
      </w:r>
      <w:r w:rsidRPr="00E46CA3">
        <w:rPr>
          <w:spacing w:val="53"/>
          <w:lang w:val="en-GB"/>
        </w:rPr>
        <w:t xml:space="preserve"> </w:t>
      </w:r>
      <w:r w:rsidRPr="00E46CA3">
        <w:rPr>
          <w:lang w:val="en-GB"/>
        </w:rPr>
        <w:t>For</w:t>
      </w:r>
      <w:r w:rsidRPr="00E46CA3">
        <w:rPr>
          <w:spacing w:val="53"/>
          <w:lang w:val="en-GB"/>
        </w:rPr>
        <w:t xml:space="preserve"> </w:t>
      </w:r>
      <w:r w:rsidRPr="00E46CA3">
        <w:rPr>
          <w:lang w:val="en-GB"/>
        </w:rPr>
        <w:t>the</w:t>
      </w:r>
      <w:r w:rsidRPr="00E46CA3">
        <w:rPr>
          <w:spacing w:val="54"/>
          <w:lang w:val="en-GB"/>
        </w:rPr>
        <w:t xml:space="preserve"> </w:t>
      </w:r>
      <w:r w:rsidRPr="00E46CA3">
        <w:rPr>
          <w:lang w:val="en-GB"/>
        </w:rPr>
        <w:t>total</w:t>
      </w:r>
      <w:r w:rsidRPr="00E46CA3">
        <w:rPr>
          <w:spacing w:val="53"/>
          <w:lang w:val="en-GB"/>
        </w:rPr>
        <w:t xml:space="preserve"> </w:t>
      </w:r>
      <w:r w:rsidRPr="00E46CA3">
        <w:rPr>
          <w:spacing w:val="-2"/>
          <w:lang w:val="en-GB"/>
        </w:rPr>
        <w:t>waste</w:t>
      </w:r>
      <w:r w:rsidR="00840D2C" w:rsidRPr="00E46CA3">
        <w:rPr>
          <w:spacing w:val="-2"/>
          <w:lang w:val="en-GB"/>
        </w:rPr>
        <w:t xml:space="preserve"> </w:t>
      </w:r>
      <w:r w:rsidRPr="00E46CA3">
        <w:rPr>
          <w:lang w:val="en-GB"/>
        </w:rPr>
        <w:t>generated</w:t>
      </w:r>
      <w:r w:rsidRPr="00E46CA3">
        <w:rPr>
          <w:spacing w:val="-6"/>
          <w:lang w:val="en-GB"/>
        </w:rPr>
        <w:t xml:space="preserve"> </w:t>
      </w:r>
      <w:r w:rsidRPr="00E46CA3">
        <w:rPr>
          <w:lang w:val="en-GB"/>
        </w:rPr>
        <w:t>by</w:t>
      </w:r>
      <w:r w:rsidRPr="00E46CA3">
        <w:rPr>
          <w:spacing w:val="-6"/>
          <w:lang w:val="en-GB"/>
        </w:rPr>
        <w:t xml:space="preserve"> </w:t>
      </w:r>
      <w:r w:rsidRPr="00E46CA3">
        <w:rPr>
          <w:lang w:val="en-GB"/>
        </w:rPr>
        <w:t>these</w:t>
      </w:r>
      <w:r w:rsidRPr="00E46CA3">
        <w:rPr>
          <w:spacing w:val="-6"/>
          <w:lang w:val="en-GB"/>
        </w:rPr>
        <w:t xml:space="preserve"> </w:t>
      </w:r>
      <w:r w:rsidRPr="00E46CA3">
        <w:rPr>
          <w:lang w:val="en-GB"/>
        </w:rPr>
        <w:t>batteries,</w:t>
      </w:r>
      <w:r w:rsidRPr="00E46CA3">
        <w:rPr>
          <w:spacing w:val="-6"/>
          <w:lang w:val="en-GB"/>
        </w:rPr>
        <w:t xml:space="preserve"> </w:t>
      </w:r>
      <w:r w:rsidRPr="00E46CA3">
        <w:rPr>
          <w:lang w:val="en-GB"/>
        </w:rPr>
        <w:t>there</w:t>
      </w:r>
      <w:r w:rsidRPr="00E46CA3">
        <w:rPr>
          <w:spacing w:val="-6"/>
          <w:lang w:val="en-GB"/>
        </w:rPr>
        <w:t xml:space="preserve"> </w:t>
      </w:r>
      <w:r w:rsidRPr="00E46CA3">
        <w:rPr>
          <w:lang w:val="en-GB"/>
        </w:rPr>
        <w:t>was</w:t>
      </w:r>
      <w:r w:rsidRPr="00E46CA3">
        <w:rPr>
          <w:spacing w:val="-6"/>
          <w:lang w:val="en-GB"/>
        </w:rPr>
        <w:t xml:space="preserve"> </w:t>
      </w:r>
      <w:r w:rsidRPr="00E46CA3">
        <w:rPr>
          <w:lang w:val="en-GB"/>
        </w:rPr>
        <w:t>very</w:t>
      </w:r>
      <w:r w:rsidRPr="00E46CA3">
        <w:rPr>
          <w:spacing w:val="-6"/>
          <w:lang w:val="en-GB"/>
        </w:rPr>
        <w:t xml:space="preserve"> </w:t>
      </w:r>
      <w:r w:rsidRPr="00E46CA3">
        <w:rPr>
          <w:lang w:val="en-GB"/>
        </w:rPr>
        <w:t>little</w:t>
      </w:r>
      <w:r w:rsidRPr="00E46CA3">
        <w:rPr>
          <w:spacing w:val="-6"/>
          <w:lang w:val="en-GB"/>
        </w:rPr>
        <w:t xml:space="preserve"> </w:t>
      </w:r>
      <w:r w:rsidRPr="00E46CA3">
        <w:rPr>
          <w:lang w:val="en-GB"/>
        </w:rPr>
        <w:t>difference observed between the baseline and PkBudg500 RCPs.</w:t>
      </w:r>
    </w:p>
    <w:p w14:paraId="21D0E308" w14:textId="77777777" w:rsidR="00840D2C" w:rsidRPr="00E46CA3" w:rsidRDefault="00840D2C" w:rsidP="00840D2C">
      <w:pPr>
        <w:pStyle w:val="BodyText"/>
        <w:ind w:left="511"/>
        <w:jc w:val="center"/>
        <w:rPr>
          <w:lang w:val="en-GB"/>
        </w:rPr>
      </w:pPr>
      <w:r w:rsidRPr="00E46CA3">
        <w:rPr>
          <w:noProof/>
          <w:lang w:val="en-GB"/>
        </w:rPr>
        <w:drawing>
          <wp:inline distT="0" distB="0" distL="0" distR="0" wp14:anchorId="4E53C21B" wp14:editId="04476BDF">
            <wp:extent cx="2432918" cy="3752850"/>
            <wp:effectExtent l="0" t="0" r="0" b="0"/>
            <wp:docPr id="73" name="Image 73" descr="A diagram of a production proces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A diagram of a production process&#10;&#10;AI-generated content may be incorrect."/>
                    <pic:cNvPicPr/>
                  </pic:nvPicPr>
                  <pic:blipFill>
                    <a:blip r:embed="rId9" cstate="print"/>
                    <a:stretch>
                      <a:fillRect/>
                    </a:stretch>
                  </pic:blipFill>
                  <pic:spPr>
                    <a:xfrm>
                      <a:off x="0" y="0"/>
                      <a:ext cx="2432918" cy="3752850"/>
                    </a:xfrm>
                    <a:prstGeom prst="rect">
                      <a:avLst/>
                    </a:prstGeom>
                  </pic:spPr>
                </pic:pic>
              </a:graphicData>
            </a:graphic>
          </wp:inline>
        </w:drawing>
      </w:r>
    </w:p>
    <w:p w14:paraId="65A264B9" w14:textId="77777777" w:rsidR="00840D2C" w:rsidRPr="00E46CA3" w:rsidRDefault="00840D2C" w:rsidP="00840D2C">
      <w:pPr>
        <w:spacing w:before="140" w:line="228" w:lineRule="auto"/>
        <w:ind w:left="45" w:right="316" w:firstLine="4"/>
        <w:jc w:val="both"/>
        <w:rPr>
          <w:rFonts w:ascii="Arial"/>
          <w:sz w:val="18"/>
          <w:lang w:val="en-GB"/>
        </w:rPr>
      </w:pPr>
      <w:bookmarkStart w:id="69" w:name="_bookmark3"/>
      <w:bookmarkEnd w:id="69"/>
      <w:r w:rsidRPr="00E46CA3">
        <w:rPr>
          <w:rFonts w:ascii="Arial Black"/>
          <w:sz w:val="18"/>
          <w:lang w:val="en-GB"/>
        </w:rPr>
        <w:t xml:space="preserve">Figure 2: </w:t>
      </w:r>
      <w:r w:rsidRPr="00E46CA3">
        <w:rPr>
          <w:rFonts w:ascii="Arial"/>
          <w:sz w:val="18"/>
          <w:lang w:val="en-GB"/>
        </w:rPr>
        <w:t xml:space="preserve">A greatly simplified Sankey diagram from </w:t>
      </w:r>
      <w:r w:rsidRPr="00E46CA3">
        <w:rPr>
          <w:rFonts w:ascii="Arial"/>
          <w:i/>
          <w:iCs/>
          <w:sz w:val="18"/>
          <w:lang w:val="en-GB"/>
        </w:rPr>
        <w:t xml:space="preserve">ActivityBrowser </w:t>
      </w:r>
      <w:r w:rsidRPr="00E46CA3">
        <w:rPr>
          <w:rFonts w:ascii="Arial"/>
          <w:sz w:val="18"/>
          <w:lang w:val="en-GB"/>
        </w:rPr>
        <w:t>showing</w:t>
      </w:r>
      <w:r w:rsidRPr="00E46CA3">
        <w:rPr>
          <w:rFonts w:ascii="Arial"/>
          <w:spacing w:val="-12"/>
          <w:sz w:val="18"/>
          <w:lang w:val="en-GB"/>
        </w:rPr>
        <w:t xml:space="preserve"> </w:t>
      </w:r>
      <w:r w:rsidRPr="00E46CA3">
        <w:rPr>
          <w:rFonts w:ascii="Arial"/>
          <w:sz w:val="18"/>
          <w:lang w:val="en-GB"/>
        </w:rPr>
        <w:t>the</w:t>
      </w:r>
      <w:r w:rsidRPr="00E46CA3">
        <w:rPr>
          <w:rFonts w:ascii="Arial"/>
          <w:spacing w:val="-13"/>
          <w:sz w:val="18"/>
          <w:lang w:val="en-GB"/>
        </w:rPr>
        <w:t xml:space="preserve"> </w:t>
      </w:r>
      <w:r w:rsidRPr="00E46CA3">
        <w:rPr>
          <w:rFonts w:ascii="Arial"/>
          <w:sz w:val="18"/>
          <w:lang w:val="en-GB"/>
        </w:rPr>
        <w:t>total</w:t>
      </w:r>
      <w:r w:rsidRPr="00E46CA3">
        <w:rPr>
          <w:rFonts w:ascii="Arial"/>
          <w:spacing w:val="-12"/>
          <w:sz w:val="18"/>
          <w:lang w:val="en-GB"/>
        </w:rPr>
        <w:t xml:space="preserve"> </w:t>
      </w:r>
      <w:r w:rsidRPr="00E46CA3">
        <w:rPr>
          <w:rFonts w:ascii="Arial"/>
          <w:sz w:val="18"/>
          <w:lang w:val="en-GB"/>
        </w:rPr>
        <w:t>solid</w:t>
      </w:r>
      <w:r w:rsidRPr="00E46CA3">
        <w:rPr>
          <w:rFonts w:ascii="Arial"/>
          <w:spacing w:val="-13"/>
          <w:sz w:val="18"/>
          <w:lang w:val="en-GB"/>
        </w:rPr>
        <w:t xml:space="preserve"> </w:t>
      </w:r>
      <w:r w:rsidRPr="00E46CA3">
        <w:rPr>
          <w:rFonts w:ascii="Arial"/>
          <w:sz w:val="18"/>
          <w:lang w:val="en-GB"/>
        </w:rPr>
        <w:t>waste</w:t>
      </w:r>
      <w:r w:rsidRPr="00E46CA3">
        <w:rPr>
          <w:rFonts w:ascii="Arial"/>
          <w:spacing w:val="-12"/>
          <w:sz w:val="18"/>
          <w:lang w:val="en-GB"/>
        </w:rPr>
        <w:t xml:space="preserve"> </w:t>
      </w:r>
      <w:r w:rsidRPr="00E46CA3">
        <w:rPr>
          <w:rFonts w:ascii="Arial"/>
          <w:sz w:val="18"/>
          <w:lang w:val="en-GB"/>
        </w:rPr>
        <w:t>footprint</w:t>
      </w:r>
      <w:r w:rsidRPr="00E46CA3">
        <w:rPr>
          <w:rFonts w:ascii="Arial"/>
          <w:spacing w:val="-13"/>
          <w:sz w:val="18"/>
          <w:lang w:val="en-GB"/>
        </w:rPr>
        <w:t xml:space="preserve"> </w:t>
      </w:r>
      <w:r w:rsidRPr="00E46CA3">
        <w:rPr>
          <w:rFonts w:ascii="Arial"/>
          <w:sz w:val="18"/>
          <w:lang w:val="en-GB"/>
        </w:rPr>
        <w:t>flows for</w:t>
      </w:r>
      <w:r w:rsidRPr="00E46CA3">
        <w:rPr>
          <w:rFonts w:ascii="Arial"/>
          <w:spacing w:val="-7"/>
          <w:sz w:val="18"/>
          <w:lang w:val="en-GB"/>
        </w:rPr>
        <w:t xml:space="preserve"> </w:t>
      </w:r>
      <w:r w:rsidRPr="00E46CA3">
        <w:rPr>
          <w:rFonts w:ascii="Arial"/>
          <w:sz w:val="18"/>
          <w:lang w:val="en-GB"/>
        </w:rPr>
        <w:t>the</w:t>
      </w:r>
      <w:r w:rsidRPr="00E46CA3">
        <w:rPr>
          <w:rFonts w:ascii="Arial"/>
          <w:spacing w:val="-7"/>
          <w:sz w:val="18"/>
          <w:lang w:val="en-GB"/>
        </w:rPr>
        <w:t xml:space="preserve"> </w:t>
      </w:r>
      <w:r w:rsidRPr="00E46CA3">
        <w:rPr>
          <w:rFonts w:ascii="Arial"/>
          <w:sz w:val="18"/>
          <w:lang w:val="en-GB"/>
        </w:rPr>
        <w:t>NMC</w:t>
      </w:r>
      <w:r w:rsidRPr="00E46CA3">
        <w:rPr>
          <w:rFonts w:ascii="Arial"/>
          <w:spacing w:val="-7"/>
          <w:sz w:val="18"/>
          <w:lang w:val="en-GB"/>
        </w:rPr>
        <w:t xml:space="preserve"> </w:t>
      </w:r>
      <w:r w:rsidRPr="00E46CA3">
        <w:rPr>
          <w:rFonts w:ascii="Arial"/>
          <w:sz w:val="18"/>
          <w:lang w:val="en-GB"/>
        </w:rPr>
        <w:t>811</w:t>
      </w:r>
      <w:r w:rsidRPr="00E46CA3">
        <w:rPr>
          <w:rFonts w:ascii="Arial"/>
          <w:spacing w:val="-7"/>
          <w:sz w:val="18"/>
          <w:lang w:val="en-GB"/>
        </w:rPr>
        <w:t xml:space="preserve"> </w:t>
      </w:r>
      <w:r w:rsidRPr="00E46CA3">
        <w:rPr>
          <w:rFonts w:ascii="Arial"/>
          <w:sz w:val="18"/>
          <w:lang w:val="en-GB"/>
        </w:rPr>
        <w:t>battery</w:t>
      </w:r>
      <w:r w:rsidRPr="00E46CA3">
        <w:rPr>
          <w:rFonts w:ascii="Arial"/>
          <w:spacing w:val="-7"/>
          <w:sz w:val="18"/>
          <w:lang w:val="en-GB"/>
        </w:rPr>
        <w:t xml:space="preserve"> </w:t>
      </w:r>
      <w:r w:rsidRPr="00E46CA3">
        <w:rPr>
          <w:rFonts w:ascii="Arial"/>
          <w:sz w:val="18"/>
          <w:lang w:val="en-GB"/>
        </w:rPr>
        <w:t>supply</w:t>
      </w:r>
      <w:r w:rsidRPr="00E46CA3">
        <w:rPr>
          <w:rFonts w:ascii="Arial"/>
          <w:spacing w:val="-7"/>
          <w:sz w:val="18"/>
          <w:lang w:val="en-GB"/>
        </w:rPr>
        <w:t xml:space="preserve"> </w:t>
      </w:r>
      <w:r w:rsidRPr="00E46CA3">
        <w:rPr>
          <w:rFonts w:ascii="Arial"/>
          <w:sz w:val="18"/>
          <w:lang w:val="en-GB"/>
        </w:rPr>
        <w:t>chain</w:t>
      </w:r>
      <w:r w:rsidRPr="00E46CA3">
        <w:rPr>
          <w:rFonts w:ascii="Arial"/>
          <w:spacing w:val="-7"/>
          <w:sz w:val="18"/>
          <w:lang w:val="en-GB"/>
        </w:rPr>
        <w:t xml:space="preserve"> </w:t>
      </w:r>
      <w:r w:rsidRPr="00E46CA3">
        <w:rPr>
          <w:rFonts w:ascii="Arial"/>
          <w:sz w:val="18"/>
          <w:lang w:val="en-GB"/>
        </w:rPr>
        <w:t>at</w:t>
      </w:r>
      <w:r w:rsidRPr="00E46CA3">
        <w:rPr>
          <w:rFonts w:ascii="Arial"/>
          <w:spacing w:val="-7"/>
          <w:sz w:val="18"/>
          <w:lang w:val="en-GB"/>
        </w:rPr>
        <w:t xml:space="preserve"> </w:t>
      </w:r>
      <w:r w:rsidRPr="00E46CA3">
        <w:rPr>
          <w:rFonts w:ascii="Arial"/>
          <w:sz w:val="18"/>
          <w:lang w:val="en-GB"/>
        </w:rPr>
        <w:t>the</w:t>
      </w:r>
      <w:r w:rsidRPr="00E46CA3">
        <w:rPr>
          <w:rFonts w:ascii="Arial"/>
          <w:spacing w:val="-7"/>
          <w:sz w:val="18"/>
          <w:lang w:val="en-GB"/>
        </w:rPr>
        <w:t xml:space="preserve"> </w:t>
      </w:r>
      <w:r w:rsidRPr="00E46CA3">
        <w:rPr>
          <w:rFonts w:ascii="Arial"/>
          <w:sz w:val="18"/>
          <w:lang w:val="en-GB"/>
        </w:rPr>
        <w:t>global</w:t>
      </w:r>
      <w:r w:rsidRPr="00E46CA3">
        <w:rPr>
          <w:rFonts w:ascii="Arial"/>
          <w:spacing w:val="-7"/>
          <w:sz w:val="18"/>
          <w:lang w:val="en-GB"/>
        </w:rPr>
        <w:t xml:space="preserve"> </w:t>
      </w:r>
      <w:r w:rsidRPr="00E46CA3">
        <w:rPr>
          <w:rFonts w:ascii="Arial"/>
          <w:sz w:val="18"/>
          <w:lang w:val="en-GB"/>
        </w:rPr>
        <w:t>market</w:t>
      </w:r>
      <w:r w:rsidRPr="00E46CA3">
        <w:rPr>
          <w:rFonts w:ascii="Arial"/>
          <w:spacing w:val="-7"/>
          <w:sz w:val="18"/>
          <w:lang w:val="en-GB"/>
        </w:rPr>
        <w:t xml:space="preserve"> </w:t>
      </w:r>
      <w:r w:rsidRPr="00E46CA3">
        <w:rPr>
          <w:rFonts w:ascii="Arial"/>
          <w:sz w:val="18"/>
          <w:lang w:val="en-GB"/>
        </w:rPr>
        <w:t xml:space="preserve">in the </w:t>
      </w:r>
      <w:r w:rsidRPr="00E46CA3">
        <w:rPr>
          <w:rFonts w:ascii="Palatino Linotype"/>
          <w:sz w:val="18"/>
          <w:lang w:val="en-GB"/>
        </w:rPr>
        <w:t xml:space="preserve">ecoinvent </w:t>
      </w:r>
      <w:r w:rsidRPr="00E46CA3">
        <w:rPr>
          <w:rFonts w:ascii="Arial"/>
          <w:sz w:val="18"/>
          <w:lang w:val="en-GB"/>
        </w:rPr>
        <w:t>database version 3.9.1</w:t>
      </w:r>
    </w:p>
    <w:p w14:paraId="21FEFD9A" w14:textId="77777777" w:rsidR="00840D2C" w:rsidRPr="00E46CA3" w:rsidRDefault="00840D2C" w:rsidP="00840D2C">
      <w:pPr>
        <w:pStyle w:val="BodyText"/>
        <w:rPr>
          <w:rFonts w:ascii="Arial"/>
          <w:sz w:val="18"/>
          <w:lang w:val="en-GB"/>
        </w:rPr>
      </w:pPr>
    </w:p>
    <w:p w14:paraId="01DA159E" w14:textId="77777777" w:rsidR="009C0070" w:rsidRPr="00E46CA3" w:rsidRDefault="00000000">
      <w:pPr>
        <w:pStyle w:val="BodyText"/>
        <w:spacing w:line="249" w:lineRule="auto"/>
        <w:ind w:left="34" w:right="306" w:firstLine="314"/>
        <w:rPr>
          <w:w w:val="105"/>
          <w:lang w:val="en-GB"/>
        </w:rPr>
      </w:pPr>
      <w:r w:rsidRPr="00E46CA3">
        <w:rPr>
          <w:w w:val="105"/>
          <w:lang w:val="en-GB"/>
        </w:rPr>
        <w:t>The</w:t>
      </w:r>
      <w:r w:rsidRPr="00E46CA3">
        <w:rPr>
          <w:spacing w:val="-9"/>
          <w:w w:val="105"/>
          <w:lang w:val="en-GB"/>
        </w:rPr>
        <w:t xml:space="preserve"> </w:t>
      </w:r>
      <w:r w:rsidRPr="00E46CA3">
        <w:rPr>
          <w:w w:val="105"/>
          <w:lang w:val="en-GB"/>
        </w:rPr>
        <w:t>inclusion</w:t>
      </w:r>
      <w:r w:rsidRPr="00E46CA3">
        <w:rPr>
          <w:spacing w:val="-9"/>
          <w:w w:val="105"/>
          <w:lang w:val="en-GB"/>
        </w:rPr>
        <w:t xml:space="preserve"> </w:t>
      </w:r>
      <w:r w:rsidRPr="00E46CA3">
        <w:rPr>
          <w:w w:val="105"/>
          <w:lang w:val="en-GB"/>
        </w:rPr>
        <w:t>of</w:t>
      </w:r>
      <w:r w:rsidRPr="00E46CA3">
        <w:rPr>
          <w:spacing w:val="-9"/>
          <w:w w:val="105"/>
          <w:lang w:val="en-GB"/>
        </w:rPr>
        <w:t xml:space="preserve"> </w:t>
      </w:r>
      <w:r w:rsidRPr="00E46CA3">
        <w:rPr>
          <w:w w:val="105"/>
          <w:lang w:val="en-GB"/>
        </w:rPr>
        <w:t>carbon</w:t>
      </w:r>
      <w:r w:rsidRPr="00E46CA3">
        <w:rPr>
          <w:spacing w:val="-9"/>
          <w:w w:val="105"/>
          <w:lang w:val="en-GB"/>
        </w:rPr>
        <w:t xml:space="preserve"> </w:t>
      </w:r>
      <w:r w:rsidRPr="00E46CA3">
        <w:rPr>
          <w:w w:val="105"/>
          <w:lang w:val="en-GB"/>
        </w:rPr>
        <w:t>capture</w:t>
      </w:r>
      <w:r w:rsidRPr="00E46CA3">
        <w:rPr>
          <w:spacing w:val="-9"/>
          <w:w w:val="105"/>
          <w:lang w:val="en-GB"/>
        </w:rPr>
        <w:t xml:space="preserve"> </w:t>
      </w:r>
      <w:r w:rsidRPr="00E46CA3">
        <w:rPr>
          <w:w w:val="105"/>
          <w:lang w:val="en-GB"/>
        </w:rPr>
        <w:t>and</w:t>
      </w:r>
      <w:r w:rsidRPr="00E46CA3">
        <w:rPr>
          <w:spacing w:val="-9"/>
          <w:w w:val="105"/>
          <w:lang w:val="en-GB"/>
        </w:rPr>
        <w:t xml:space="preserve"> </w:t>
      </w:r>
      <w:r w:rsidRPr="00E46CA3">
        <w:rPr>
          <w:w w:val="105"/>
          <w:lang w:val="en-GB"/>
        </w:rPr>
        <w:t>storage</w:t>
      </w:r>
      <w:r w:rsidRPr="00E46CA3">
        <w:rPr>
          <w:spacing w:val="-9"/>
          <w:w w:val="105"/>
          <w:lang w:val="en-GB"/>
        </w:rPr>
        <w:t xml:space="preserve"> </w:t>
      </w:r>
      <w:r w:rsidRPr="00E46CA3">
        <w:rPr>
          <w:w w:val="105"/>
          <w:lang w:val="en-GB"/>
        </w:rPr>
        <w:t>(CCS)</w:t>
      </w:r>
      <w:r w:rsidRPr="00E46CA3">
        <w:rPr>
          <w:spacing w:val="-9"/>
          <w:w w:val="105"/>
          <w:lang w:val="en-GB"/>
        </w:rPr>
        <w:t xml:space="preserve"> </w:t>
      </w:r>
      <w:r w:rsidRPr="00E46CA3">
        <w:rPr>
          <w:w w:val="105"/>
          <w:lang w:val="en-GB"/>
        </w:rPr>
        <w:t>in the</w:t>
      </w:r>
      <w:r w:rsidRPr="00E46CA3">
        <w:rPr>
          <w:spacing w:val="-13"/>
          <w:w w:val="105"/>
          <w:lang w:val="en-GB"/>
        </w:rPr>
        <w:t xml:space="preserve"> </w:t>
      </w:r>
      <w:r w:rsidRPr="00E46CA3">
        <w:rPr>
          <w:w w:val="105"/>
          <w:lang w:val="en-GB"/>
        </w:rPr>
        <w:t>prospective</w:t>
      </w:r>
      <w:r w:rsidRPr="00E46CA3">
        <w:rPr>
          <w:spacing w:val="-13"/>
          <w:w w:val="105"/>
          <w:lang w:val="en-GB"/>
        </w:rPr>
        <w:t xml:space="preserve"> </w:t>
      </w:r>
      <w:r w:rsidRPr="00E46CA3">
        <w:rPr>
          <w:w w:val="105"/>
          <w:lang w:val="en-GB"/>
        </w:rPr>
        <w:t>databases</w:t>
      </w:r>
      <w:r w:rsidRPr="00E46CA3">
        <w:rPr>
          <w:spacing w:val="-13"/>
          <w:w w:val="105"/>
          <w:lang w:val="en-GB"/>
        </w:rPr>
        <w:t xml:space="preserve"> </w:t>
      </w:r>
      <w:r w:rsidRPr="00E46CA3">
        <w:rPr>
          <w:w w:val="105"/>
          <w:lang w:val="en-GB"/>
        </w:rPr>
        <w:t>is</w:t>
      </w:r>
      <w:r w:rsidRPr="00E46CA3">
        <w:rPr>
          <w:spacing w:val="-13"/>
          <w:w w:val="105"/>
          <w:lang w:val="en-GB"/>
        </w:rPr>
        <w:t xml:space="preserve"> </w:t>
      </w:r>
      <w:r w:rsidRPr="00E46CA3">
        <w:rPr>
          <w:w w:val="105"/>
          <w:lang w:val="en-GB"/>
        </w:rPr>
        <w:t>apparent</w:t>
      </w:r>
      <w:r w:rsidRPr="00E46CA3">
        <w:rPr>
          <w:spacing w:val="-13"/>
          <w:w w:val="105"/>
          <w:lang w:val="en-GB"/>
        </w:rPr>
        <w:t xml:space="preserve"> </w:t>
      </w:r>
      <w:r w:rsidRPr="00E46CA3">
        <w:rPr>
          <w:w w:val="105"/>
          <w:lang w:val="en-GB"/>
        </w:rPr>
        <w:t>in</w:t>
      </w:r>
      <w:r w:rsidRPr="00E46CA3">
        <w:rPr>
          <w:spacing w:val="-13"/>
          <w:w w:val="105"/>
          <w:lang w:val="en-GB"/>
        </w:rPr>
        <w:t xml:space="preserve"> </w:t>
      </w:r>
      <w:hyperlink w:anchor="_bookmark4" w:history="1">
        <w:r w:rsidRPr="00E46CA3">
          <w:rPr>
            <w:color w:val="2F4F4F"/>
            <w:w w:val="105"/>
            <w:lang w:val="en-GB"/>
          </w:rPr>
          <w:t>Figure</w:t>
        </w:r>
        <w:r w:rsidRPr="00E46CA3">
          <w:rPr>
            <w:color w:val="2F4F4F"/>
            <w:spacing w:val="-13"/>
            <w:w w:val="105"/>
            <w:lang w:val="en-GB"/>
          </w:rPr>
          <w:t xml:space="preserve"> </w:t>
        </w:r>
        <w:r w:rsidRPr="00E46CA3">
          <w:rPr>
            <w:color w:val="2F4F4F"/>
            <w:w w:val="105"/>
            <w:lang w:val="en-GB"/>
          </w:rPr>
          <w:t>3</w:t>
        </w:r>
      </w:hyperlink>
      <w:r w:rsidRPr="00E46CA3">
        <w:rPr>
          <w:color w:val="2F4F4F"/>
          <w:spacing w:val="-13"/>
          <w:w w:val="105"/>
          <w:lang w:val="en-GB"/>
        </w:rPr>
        <w:t xml:space="preserve"> </w:t>
      </w:r>
      <w:r w:rsidRPr="00E46CA3">
        <w:rPr>
          <w:w w:val="105"/>
          <w:lang w:val="en-GB"/>
        </w:rPr>
        <w:t>(b),</w:t>
      </w:r>
      <w:r w:rsidRPr="00E46CA3">
        <w:rPr>
          <w:spacing w:val="-13"/>
          <w:w w:val="105"/>
          <w:lang w:val="en-GB"/>
        </w:rPr>
        <w:t xml:space="preserve"> </w:t>
      </w:r>
      <w:r w:rsidRPr="00E46CA3">
        <w:rPr>
          <w:w w:val="105"/>
          <w:lang w:val="en-GB"/>
        </w:rPr>
        <w:t xml:space="preserve">with the rapid increase in the production of carbon dioxide </w:t>
      </w:r>
      <w:r w:rsidRPr="00E46CA3">
        <w:rPr>
          <w:lang w:val="en-GB"/>
        </w:rPr>
        <w:t xml:space="preserve">‘waste’ over the period from 2020–2040 that is not seen in </w:t>
      </w:r>
      <w:r w:rsidRPr="00E46CA3">
        <w:rPr>
          <w:w w:val="105"/>
          <w:lang w:val="en-GB"/>
        </w:rPr>
        <w:t xml:space="preserve">the baseline scenario. This result highlights the fact that the (often) downward trends in global warming impacts </w:t>
      </w:r>
      <w:r w:rsidRPr="00E46CA3">
        <w:rPr>
          <w:lang w:val="en-GB"/>
        </w:rPr>
        <w:t xml:space="preserve">calculated with prospective databases using standard LCIA methods are dependent on the assumptions made about the introduction of CCS technology. The actual deployment of </w:t>
      </w:r>
      <w:r w:rsidRPr="00E46CA3">
        <w:rPr>
          <w:w w:val="105"/>
          <w:lang w:val="en-GB"/>
        </w:rPr>
        <w:t>these technologies was only around 37 Mt CO</w:t>
      </w:r>
      <w:r w:rsidRPr="00E46CA3">
        <w:rPr>
          <w:rFonts w:ascii="Georgia" w:hAnsi="Georgia"/>
          <w:w w:val="105"/>
          <w:vertAlign w:val="subscript"/>
          <w:lang w:val="en-GB"/>
        </w:rPr>
        <w:t>2</w:t>
      </w:r>
      <w:r w:rsidRPr="00E46CA3">
        <w:rPr>
          <w:w w:val="105"/>
          <w:lang w:val="en-GB"/>
        </w:rPr>
        <w:t xml:space="preserve">/yr as of </w:t>
      </w:r>
      <w:r w:rsidRPr="00E46CA3">
        <w:rPr>
          <w:spacing w:val="-2"/>
          <w:lang w:val="en-GB"/>
        </w:rPr>
        <w:lastRenderedPageBreak/>
        <w:t>2023</w:t>
      </w:r>
      <w:r w:rsidRPr="00E46CA3">
        <w:rPr>
          <w:spacing w:val="-9"/>
          <w:lang w:val="en-GB"/>
        </w:rPr>
        <w:t xml:space="preserve"> </w:t>
      </w:r>
      <w:r w:rsidRPr="00E46CA3">
        <w:rPr>
          <w:spacing w:val="-2"/>
          <w:lang w:val="en-GB"/>
        </w:rPr>
        <w:t>(</w:t>
      </w:r>
      <w:hyperlink w:anchor="_bookmark37" w:history="1">
        <w:r w:rsidRPr="00E46CA3">
          <w:rPr>
            <w:color w:val="2F4F4F"/>
            <w:spacing w:val="-2"/>
            <w:lang w:val="en-GB"/>
          </w:rPr>
          <w:t>Dziejarski</w:t>
        </w:r>
        <w:r w:rsidRPr="00E46CA3">
          <w:rPr>
            <w:color w:val="2F4F4F"/>
            <w:spacing w:val="-9"/>
            <w:lang w:val="en-GB"/>
          </w:rPr>
          <w:t xml:space="preserve"> </w:t>
        </w:r>
        <w:r w:rsidRPr="00E46CA3">
          <w:rPr>
            <w:color w:val="2F4F4F"/>
            <w:spacing w:val="-2"/>
            <w:lang w:val="en-GB"/>
          </w:rPr>
          <w:t>et</w:t>
        </w:r>
        <w:r w:rsidRPr="00E46CA3">
          <w:rPr>
            <w:color w:val="2F4F4F"/>
            <w:spacing w:val="-9"/>
            <w:lang w:val="en-GB"/>
          </w:rPr>
          <w:t xml:space="preserve"> </w:t>
        </w:r>
        <w:r w:rsidRPr="00E46CA3">
          <w:rPr>
            <w:color w:val="2F4F4F"/>
            <w:spacing w:val="-2"/>
            <w:lang w:val="en-GB"/>
          </w:rPr>
          <w:t>al.</w:t>
        </w:r>
      </w:hyperlink>
      <w:r w:rsidRPr="00E46CA3">
        <w:rPr>
          <w:spacing w:val="-2"/>
          <w:lang w:val="en-GB"/>
        </w:rPr>
        <w:t>,</w:t>
      </w:r>
      <w:r w:rsidRPr="00E46CA3">
        <w:rPr>
          <w:spacing w:val="-9"/>
          <w:lang w:val="en-GB"/>
        </w:rPr>
        <w:t xml:space="preserve"> </w:t>
      </w:r>
      <w:hyperlink w:anchor="_bookmark37" w:history="1">
        <w:r w:rsidRPr="00E46CA3">
          <w:rPr>
            <w:color w:val="2F4F4F"/>
            <w:spacing w:val="-2"/>
            <w:lang w:val="en-GB"/>
          </w:rPr>
          <w:t>2023</w:t>
        </w:r>
      </w:hyperlink>
      <w:r w:rsidRPr="00E46CA3">
        <w:rPr>
          <w:spacing w:val="-2"/>
          <w:lang w:val="en-GB"/>
        </w:rPr>
        <w:t>),</w:t>
      </w:r>
      <w:r w:rsidRPr="00E46CA3">
        <w:rPr>
          <w:spacing w:val="-9"/>
          <w:lang w:val="en-GB"/>
        </w:rPr>
        <w:t xml:space="preserve"> </w:t>
      </w:r>
      <w:r w:rsidRPr="00E46CA3">
        <w:rPr>
          <w:spacing w:val="-2"/>
          <w:lang w:val="en-GB"/>
        </w:rPr>
        <w:t>far</w:t>
      </w:r>
      <w:r w:rsidRPr="00E46CA3">
        <w:rPr>
          <w:spacing w:val="-9"/>
          <w:lang w:val="en-GB"/>
        </w:rPr>
        <w:t xml:space="preserve"> </w:t>
      </w:r>
      <w:r w:rsidRPr="00E46CA3">
        <w:rPr>
          <w:spacing w:val="-2"/>
          <w:lang w:val="en-GB"/>
        </w:rPr>
        <w:t>short</w:t>
      </w:r>
      <w:r w:rsidRPr="00E46CA3">
        <w:rPr>
          <w:spacing w:val="-9"/>
          <w:lang w:val="en-GB"/>
        </w:rPr>
        <w:t xml:space="preserve"> </w:t>
      </w:r>
      <w:r w:rsidRPr="00E46CA3">
        <w:rPr>
          <w:spacing w:val="-2"/>
          <w:lang w:val="en-GB"/>
        </w:rPr>
        <w:t>of</w:t>
      </w:r>
      <w:r w:rsidRPr="00E46CA3">
        <w:rPr>
          <w:spacing w:val="-9"/>
          <w:lang w:val="en-GB"/>
        </w:rPr>
        <w:t xml:space="preserve"> </w:t>
      </w:r>
      <w:r w:rsidRPr="00E46CA3">
        <w:rPr>
          <w:spacing w:val="-2"/>
          <w:lang w:val="en-GB"/>
        </w:rPr>
        <w:t>the</w:t>
      </w:r>
      <w:r w:rsidRPr="00E46CA3">
        <w:rPr>
          <w:spacing w:val="-9"/>
          <w:lang w:val="en-GB"/>
        </w:rPr>
        <w:t xml:space="preserve"> </w:t>
      </w:r>
      <w:r w:rsidRPr="00E46CA3">
        <w:rPr>
          <w:spacing w:val="-2"/>
          <w:lang w:val="en-GB"/>
        </w:rPr>
        <w:t>levels</w:t>
      </w:r>
      <w:r w:rsidRPr="00E46CA3">
        <w:rPr>
          <w:spacing w:val="-9"/>
          <w:lang w:val="en-GB"/>
        </w:rPr>
        <w:t xml:space="preserve"> </w:t>
      </w:r>
      <w:r w:rsidRPr="00E46CA3">
        <w:rPr>
          <w:spacing w:val="-2"/>
          <w:lang w:val="en-GB"/>
        </w:rPr>
        <w:t xml:space="preserve">projected </w:t>
      </w:r>
      <w:r w:rsidRPr="00E46CA3">
        <w:rPr>
          <w:w w:val="105"/>
          <w:lang w:val="en-GB"/>
        </w:rPr>
        <w:t>in many of the RCP scenarios (</w:t>
      </w:r>
      <w:hyperlink w:anchor="_bookmark89" w:history="1">
        <w:r w:rsidRPr="00E46CA3">
          <w:rPr>
            <w:color w:val="2F4F4F"/>
            <w:w w:val="105"/>
            <w:lang w:val="en-GB"/>
          </w:rPr>
          <w:t>Sacchi et al.</w:t>
        </w:r>
      </w:hyperlink>
      <w:r w:rsidRPr="00E46CA3">
        <w:rPr>
          <w:w w:val="105"/>
          <w:lang w:val="en-GB"/>
        </w:rPr>
        <w:t xml:space="preserve">, </w:t>
      </w:r>
      <w:hyperlink w:anchor="_bookmark89" w:history="1">
        <w:r w:rsidRPr="00E46CA3">
          <w:rPr>
            <w:color w:val="2F4F4F"/>
            <w:w w:val="105"/>
            <w:lang w:val="en-GB"/>
          </w:rPr>
          <w:t>2023</w:t>
        </w:r>
      </w:hyperlink>
      <w:r w:rsidRPr="00E46CA3">
        <w:rPr>
          <w:w w:val="105"/>
          <w:lang w:val="en-GB"/>
        </w:rPr>
        <w:t>). The authors</w:t>
      </w:r>
      <w:r w:rsidRPr="00E46CA3">
        <w:rPr>
          <w:spacing w:val="-6"/>
          <w:w w:val="105"/>
          <w:lang w:val="en-GB"/>
        </w:rPr>
        <w:t xml:space="preserve"> </w:t>
      </w:r>
      <w:r w:rsidRPr="00E46CA3">
        <w:rPr>
          <w:w w:val="105"/>
          <w:lang w:val="en-GB"/>
        </w:rPr>
        <w:t>consider</w:t>
      </w:r>
      <w:r w:rsidRPr="00E46CA3">
        <w:rPr>
          <w:spacing w:val="-5"/>
          <w:w w:val="105"/>
          <w:lang w:val="en-GB"/>
        </w:rPr>
        <w:t xml:space="preserve"> </w:t>
      </w:r>
      <w:r w:rsidRPr="00E46CA3">
        <w:rPr>
          <w:w w:val="105"/>
          <w:lang w:val="en-GB"/>
        </w:rPr>
        <w:t>that</w:t>
      </w:r>
      <w:r w:rsidRPr="00E46CA3">
        <w:rPr>
          <w:spacing w:val="-6"/>
          <w:w w:val="105"/>
          <w:lang w:val="en-GB"/>
        </w:rPr>
        <w:t xml:space="preserve"> </w:t>
      </w:r>
      <w:r w:rsidRPr="00E46CA3">
        <w:rPr>
          <w:w w:val="105"/>
          <w:lang w:val="en-GB"/>
        </w:rPr>
        <w:t>the</w:t>
      </w:r>
      <w:r w:rsidRPr="00E46CA3">
        <w:rPr>
          <w:spacing w:val="-5"/>
          <w:w w:val="105"/>
          <w:lang w:val="en-GB"/>
        </w:rPr>
        <w:t xml:space="preserve"> </w:t>
      </w:r>
      <w:r w:rsidRPr="00E46CA3">
        <w:rPr>
          <w:w w:val="105"/>
          <w:lang w:val="en-GB"/>
        </w:rPr>
        <w:t>over-representation</w:t>
      </w:r>
      <w:r w:rsidRPr="00E46CA3">
        <w:rPr>
          <w:spacing w:val="-6"/>
          <w:w w:val="105"/>
          <w:lang w:val="en-GB"/>
        </w:rPr>
        <w:t xml:space="preserve"> </w:t>
      </w:r>
      <w:r w:rsidRPr="00E46CA3">
        <w:rPr>
          <w:w w:val="105"/>
          <w:lang w:val="en-GB"/>
        </w:rPr>
        <w:t>of</w:t>
      </w:r>
      <w:r w:rsidRPr="00E46CA3">
        <w:rPr>
          <w:spacing w:val="-6"/>
          <w:w w:val="105"/>
          <w:lang w:val="en-GB"/>
        </w:rPr>
        <w:t xml:space="preserve"> </w:t>
      </w:r>
      <w:r w:rsidRPr="00E46CA3">
        <w:rPr>
          <w:w w:val="105"/>
          <w:lang w:val="en-GB"/>
        </w:rPr>
        <w:t>CCS</w:t>
      </w:r>
      <w:r w:rsidRPr="00E46CA3">
        <w:rPr>
          <w:spacing w:val="-5"/>
          <w:w w:val="105"/>
          <w:lang w:val="en-GB"/>
        </w:rPr>
        <w:t xml:space="preserve"> </w:t>
      </w:r>
      <w:r w:rsidRPr="00E46CA3">
        <w:rPr>
          <w:w w:val="105"/>
          <w:lang w:val="en-GB"/>
        </w:rPr>
        <w:t xml:space="preserve">and </w:t>
      </w:r>
      <w:r w:rsidRPr="00E46CA3">
        <w:rPr>
          <w:lang w:val="en-GB"/>
        </w:rPr>
        <w:t xml:space="preserve">the under-representation of waste processing technologies </w:t>
      </w:r>
      <w:r w:rsidRPr="00E46CA3">
        <w:rPr>
          <w:w w:val="105"/>
          <w:lang w:val="en-GB"/>
        </w:rPr>
        <w:t>in the prospective databases is one significant limitation to</w:t>
      </w:r>
      <w:r w:rsidRPr="00E46CA3">
        <w:rPr>
          <w:spacing w:val="-5"/>
          <w:w w:val="105"/>
          <w:lang w:val="en-GB"/>
        </w:rPr>
        <w:t xml:space="preserve"> </w:t>
      </w:r>
      <w:r w:rsidRPr="00E46CA3">
        <w:rPr>
          <w:w w:val="105"/>
          <w:lang w:val="en-GB"/>
        </w:rPr>
        <w:t>the</w:t>
      </w:r>
      <w:r w:rsidRPr="00E46CA3">
        <w:rPr>
          <w:spacing w:val="-5"/>
          <w:w w:val="105"/>
          <w:lang w:val="en-GB"/>
        </w:rPr>
        <w:t xml:space="preserve"> </w:t>
      </w:r>
      <w:r w:rsidRPr="00E46CA3">
        <w:rPr>
          <w:w w:val="105"/>
          <w:lang w:val="en-GB"/>
        </w:rPr>
        <w:t>validity</w:t>
      </w:r>
      <w:r w:rsidRPr="00E46CA3">
        <w:rPr>
          <w:spacing w:val="-5"/>
          <w:w w:val="105"/>
          <w:lang w:val="en-GB"/>
        </w:rPr>
        <w:t xml:space="preserve"> </w:t>
      </w:r>
      <w:r w:rsidRPr="00E46CA3">
        <w:rPr>
          <w:w w:val="105"/>
          <w:lang w:val="en-GB"/>
        </w:rPr>
        <w:t>of</w:t>
      </w:r>
      <w:r w:rsidRPr="00E46CA3">
        <w:rPr>
          <w:spacing w:val="-5"/>
          <w:w w:val="105"/>
          <w:lang w:val="en-GB"/>
        </w:rPr>
        <w:t xml:space="preserve"> </w:t>
      </w:r>
      <w:r w:rsidRPr="00E46CA3">
        <w:rPr>
          <w:w w:val="105"/>
          <w:lang w:val="en-GB"/>
        </w:rPr>
        <w:t>prospective</w:t>
      </w:r>
      <w:r w:rsidRPr="00E46CA3">
        <w:rPr>
          <w:spacing w:val="-5"/>
          <w:w w:val="105"/>
          <w:lang w:val="en-GB"/>
        </w:rPr>
        <w:t xml:space="preserve"> </w:t>
      </w:r>
      <w:r w:rsidRPr="00E46CA3">
        <w:rPr>
          <w:w w:val="105"/>
          <w:lang w:val="en-GB"/>
        </w:rPr>
        <w:t>LCA</w:t>
      </w:r>
      <w:r w:rsidRPr="00E46CA3">
        <w:rPr>
          <w:spacing w:val="-5"/>
          <w:w w:val="105"/>
          <w:lang w:val="en-GB"/>
        </w:rPr>
        <w:t xml:space="preserve"> </w:t>
      </w:r>
      <w:r w:rsidRPr="00E46CA3">
        <w:rPr>
          <w:w w:val="105"/>
          <w:lang w:val="en-GB"/>
        </w:rPr>
        <w:t>databases.</w:t>
      </w:r>
      <w:r w:rsidRPr="00E46CA3">
        <w:rPr>
          <w:spacing w:val="-5"/>
          <w:w w:val="105"/>
          <w:lang w:val="en-GB"/>
        </w:rPr>
        <w:t xml:space="preserve"> </w:t>
      </w:r>
      <w:r w:rsidRPr="00E46CA3">
        <w:rPr>
          <w:w w:val="105"/>
          <w:lang w:val="en-GB"/>
        </w:rPr>
        <w:t>Significant work is needed to improve the representation of these technologies</w:t>
      </w:r>
      <w:r w:rsidRPr="00E46CA3">
        <w:rPr>
          <w:spacing w:val="-12"/>
          <w:w w:val="105"/>
          <w:lang w:val="en-GB"/>
        </w:rPr>
        <w:t xml:space="preserve"> </w:t>
      </w:r>
      <w:r w:rsidRPr="00E46CA3">
        <w:rPr>
          <w:w w:val="105"/>
          <w:lang w:val="en-GB"/>
        </w:rPr>
        <w:t>in</w:t>
      </w:r>
      <w:r w:rsidRPr="00E46CA3">
        <w:rPr>
          <w:spacing w:val="-12"/>
          <w:w w:val="105"/>
          <w:lang w:val="en-GB"/>
        </w:rPr>
        <w:t xml:space="preserve"> </w:t>
      </w:r>
      <w:r w:rsidRPr="00E46CA3">
        <w:rPr>
          <w:w w:val="105"/>
          <w:lang w:val="en-GB"/>
        </w:rPr>
        <w:t>the</w:t>
      </w:r>
      <w:r w:rsidRPr="00E46CA3">
        <w:rPr>
          <w:spacing w:val="-12"/>
          <w:w w:val="105"/>
          <w:lang w:val="en-GB"/>
        </w:rPr>
        <w:t xml:space="preserve"> </w:t>
      </w:r>
      <w:r w:rsidRPr="00E46CA3">
        <w:rPr>
          <w:w w:val="105"/>
          <w:lang w:val="en-GB"/>
        </w:rPr>
        <w:t>databases</w:t>
      </w:r>
      <w:r w:rsidRPr="00E46CA3">
        <w:rPr>
          <w:spacing w:val="-12"/>
          <w:w w:val="105"/>
          <w:lang w:val="en-GB"/>
        </w:rPr>
        <w:t xml:space="preserve"> </w:t>
      </w:r>
      <w:r w:rsidRPr="00E46CA3">
        <w:rPr>
          <w:w w:val="105"/>
          <w:lang w:val="en-GB"/>
        </w:rPr>
        <w:t>to</w:t>
      </w:r>
      <w:r w:rsidRPr="00E46CA3">
        <w:rPr>
          <w:spacing w:val="-12"/>
          <w:w w:val="105"/>
          <w:lang w:val="en-GB"/>
        </w:rPr>
        <w:t xml:space="preserve"> </w:t>
      </w:r>
      <w:r w:rsidRPr="00E46CA3">
        <w:rPr>
          <w:w w:val="105"/>
          <w:lang w:val="en-GB"/>
        </w:rPr>
        <w:t>ensure</w:t>
      </w:r>
      <w:r w:rsidRPr="00E46CA3">
        <w:rPr>
          <w:spacing w:val="-12"/>
          <w:w w:val="105"/>
          <w:lang w:val="en-GB"/>
        </w:rPr>
        <w:t xml:space="preserve"> </w:t>
      </w:r>
      <w:r w:rsidRPr="00E46CA3">
        <w:rPr>
          <w:w w:val="105"/>
          <w:lang w:val="en-GB"/>
        </w:rPr>
        <w:t>that</w:t>
      </w:r>
      <w:r w:rsidRPr="00E46CA3">
        <w:rPr>
          <w:spacing w:val="-12"/>
          <w:w w:val="105"/>
          <w:lang w:val="en-GB"/>
        </w:rPr>
        <w:t xml:space="preserve"> </w:t>
      </w:r>
      <w:r w:rsidRPr="00E46CA3">
        <w:rPr>
          <w:w w:val="105"/>
          <w:lang w:val="en-GB"/>
        </w:rPr>
        <w:t>the</w:t>
      </w:r>
      <w:r w:rsidRPr="00E46CA3">
        <w:rPr>
          <w:spacing w:val="-12"/>
          <w:w w:val="105"/>
          <w:lang w:val="en-GB"/>
        </w:rPr>
        <w:t xml:space="preserve"> </w:t>
      </w:r>
      <w:r w:rsidRPr="00E46CA3">
        <w:rPr>
          <w:w w:val="105"/>
          <w:lang w:val="en-GB"/>
        </w:rPr>
        <w:t>results</w:t>
      </w:r>
      <w:r w:rsidRPr="00E46CA3">
        <w:rPr>
          <w:spacing w:val="-12"/>
          <w:w w:val="105"/>
          <w:lang w:val="en-GB"/>
        </w:rPr>
        <w:t xml:space="preserve"> </w:t>
      </w:r>
      <w:r w:rsidRPr="00E46CA3">
        <w:rPr>
          <w:w w:val="105"/>
          <w:lang w:val="en-GB"/>
        </w:rPr>
        <w:t>are more realistic and useful for decision-making.</w:t>
      </w:r>
    </w:p>
    <w:p w14:paraId="363AD404" w14:textId="77777777" w:rsidR="00840D2C" w:rsidRPr="00E46CA3" w:rsidRDefault="00840D2C">
      <w:pPr>
        <w:pStyle w:val="BodyText"/>
        <w:spacing w:line="249" w:lineRule="auto"/>
        <w:ind w:left="34" w:right="306" w:firstLine="314"/>
        <w:rPr>
          <w:w w:val="105"/>
          <w:lang w:val="en-GB"/>
        </w:rPr>
      </w:pPr>
    </w:p>
    <w:p w14:paraId="019EDF78" w14:textId="77777777" w:rsidR="00FA48A2" w:rsidRPr="00E46CA3" w:rsidRDefault="00FA48A2">
      <w:pPr>
        <w:pStyle w:val="BodyText"/>
        <w:spacing w:line="249" w:lineRule="auto"/>
        <w:ind w:left="34" w:right="306" w:firstLine="314"/>
        <w:rPr>
          <w:w w:val="105"/>
          <w:lang w:val="en-GB"/>
        </w:rPr>
      </w:pPr>
    </w:p>
    <w:p w14:paraId="28971A6B" w14:textId="1F8A1DA5" w:rsidR="00840D2C" w:rsidRPr="00E46CA3" w:rsidRDefault="00840D2C" w:rsidP="00840D2C">
      <w:pPr>
        <w:spacing w:line="251" w:lineRule="exact"/>
        <w:ind w:left="34"/>
        <w:jc w:val="both"/>
        <w:rPr>
          <w:rFonts w:ascii="Arial" w:hAnsi="Arial"/>
          <w:sz w:val="18"/>
          <w:lang w:val="en-GB"/>
        </w:rPr>
      </w:pPr>
      <w:r w:rsidRPr="00E46CA3">
        <w:rPr>
          <w:rFonts w:ascii="Arial Black" w:hAnsi="Arial Black"/>
          <w:spacing w:val="-2"/>
          <w:sz w:val="18"/>
          <w:lang w:val="en-GB"/>
        </w:rPr>
        <w:t>Figure</w:t>
      </w:r>
      <w:r w:rsidRPr="00E46CA3">
        <w:rPr>
          <w:rFonts w:ascii="Arial Black" w:hAnsi="Arial Black"/>
          <w:spacing w:val="-7"/>
          <w:sz w:val="18"/>
          <w:lang w:val="en-GB"/>
        </w:rPr>
        <w:t xml:space="preserve"> </w:t>
      </w:r>
      <w:r w:rsidRPr="00E46CA3">
        <w:rPr>
          <w:rFonts w:ascii="Arial Black" w:hAnsi="Arial Black"/>
          <w:spacing w:val="-2"/>
          <w:sz w:val="18"/>
          <w:lang w:val="en-GB"/>
        </w:rPr>
        <w:t>3:</w:t>
      </w:r>
      <w:r w:rsidRPr="00E46CA3">
        <w:rPr>
          <w:rFonts w:ascii="Arial Black" w:hAnsi="Arial Black"/>
          <w:spacing w:val="-11"/>
          <w:sz w:val="18"/>
          <w:lang w:val="en-GB"/>
        </w:rPr>
        <w:t xml:space="preserve"> </w:t>
      </w:r>
      <w:r w:rsidRPr="00E46CA3">
        <w:rPr>
          <w:rFonts w:ascii="Arial" w:hAnsi="Arial"/>
          <w:spacing w:val="-2"/>
          <w:sz w:val="18"/>
          <w:lang w:val="en-GB"/>
        </w:rPr>
        <w:t>T-reX</w:t>
      </w:r>
      <w:r w:rsidRPr="00E46CA3">
        <w:rPr>
          <w:rFonts w:ascii="Arial" w:hAnsi="Arial"/>
          <w:spacing w:val="-1"/>
          <w:sz w:val="18"/>
          <w:lang w:val="en-GB"/>
        </w:rPr>
        <w:t xml:space="preserve"> </w:t>
      </w:r>
      <w:r w:rsidRPr="00E46CA3">
        <w:rPr>
          <w:rFonts w:ascii="Arial" w:hAnsi="Arial"/>
          <w:spacing w:val="-2"/>
          <w:sz w:val="18"/>
          <w:lang w:val="en-GB"/>
        </w:rPr>
        <w:t>calculated</w:t>
      </w:r>
      <w:r w:rsidRPr="00E46CA3">
        <w:rPr>
          <w:rFonts w:ascii="Arial" w:hAnsi="Arial"/>
          <w:spacing w:val="-1"/>
          <w:sz w:val="18"/>
          <w:lang w:val="en-GB"/>
        </w:rPr>
        <w:t xml:space="preserve"> </w:t>
      </w:r>
      <w:r w:rsidRPr="00E46CA3">
        <w:rPr>
          <w:rFonts w:ascii="Arial" w:hAnsi="Arial"/>
          <w:spacing w:val="-2"/>
          <w:sz w:val="18"/>
          <w:lang w:val="en-GB"/>
        </w:rPr>
        <w:t>supply</w:t>
      </w:r>
      <w:r w:rsidRPr="00E46CA3">
        <w:rPr>
          <w:rFonts w:ascii="Arial" w:hAnsi="Arial"/>
          <w:spacing w:val="-1"/>
          <w:sz w:val="18"/>
          <w:lang w:val="en-GB"/>
        </w:rPr>
        <w:t xml:space="preserve"> </w:t>
      </w:r>
      <w:r w:rsidRPr="00E46CA3">
        <w:rPr>
          <w:rFonts w:ascii="Arial" w:hAnsi="Arial"/>
          <w:spacing w:val="-2"/>
          <w:sz w:val="18"/>
          <w:lang w:val="en-GB"/>
        </w:rPr>
        <w:t>chain</w:t>
      </w:r>
      <w:r w:rsidRPr="00E46CA3">
        <w:rPr>
          <w:rFonts w:ascii="Arial" w:hAnsi="Arial"/>
          <w:sz w:val="18"/>
          <w:lang w:val="en-GB"/>
        </w:rPr>
        <w:t xml:space="preserve"> </w:t>
      </w:r>
      <w:r w:rsidRPr="00E46CA3">
        <w:rPr>
          <w:rFonts w:ascii="Arial" w:hAnsi="Arial"/>
          <w:spacing w:val="-2"/>
          <w:sz w:val="18"/>
          <w:lang w:val="en-GB"/>
        </w:rPr>
        <w:t>inventories</w:t>
      </w:r>
      <w:r w:rsidRPr="00E46CA3">
        <w:rPr>
          <w:rFonts w:ascii="Arial" w:hAnsi="Arial"/>
          <w:spacing w:val="-1"/>
          <w:sz w:val="18"/>
          <w:lang w:val="en-GB"/>
        </w:rPr>
        <w:t xml:space="preserve"> </w:t>
      </w:r>
      <w:r w:rsidRPr="00E46CA3">
        <w:rPr>
          <w:rFonts w:ascii="Arial" w:hAnsi="Arial"/>
          <w:spacing w:val="-2"/>
          <w:sz w:val="18"/>
          <w:lang w:val="en-GB"/>
        </w:rPr>
        <w:t>for</w:t>
      </w:r>
      <w:r w:rsidRPr="00E46CA3">
        <w:rPr>
          <w:rFonts w:ascii="Arial" w:hAnsi="Arial"/>
          <w:spacing w:val="-1"/>
          <w:sz w:val="18"/>
          <w:lang w:val="en-GB"/>
        </w:rPr>
        <w:t xml:space="preserve"> </w:t>
      </w:r>
      <w:r w:rsidRPr="00E46CA3">
        <w:rPr>
          <w:rFonts w:ascii="Arial" w:hAnsi="Arial"/>
          <w:spacing w:val="-2"/>
          <w:sz w:val="18"/>
          <w:lang w:val="en-GB"/>
        </w:rPr>
        <w:t>the</w:t>
      </w:r>
      <w:r w:rsidRPr="00E46CA3">
        <w:rPr>
          <w:rFonts w:ascii="Arial" w:hAnsi="Arial"/>
          <w:spacing w:val="-1"/>
          <w:sz w:val="18"/>
          <w:lang w:val="en-GB"/>
        </w:rPr>
        <w:t xml:space="preserve"> </w:t>
      </w:r>
      <w:r w:rsidRPr="00E46CA3">
        <w:rPr>
          <w:rFonts w:ascii="Arial" w:hAnsi="Arial"/>
          <w:spacing w:val="-2"/>
          <w:sz w:val="18"/>
          <w:lang w:val="en-GB"/>
        </w:rPr>
        <w:t>five</w:t>
      </w:r>
      <w:r w:rsidRPr="00E46CA3">
        <w:rPr>
          <w:rFonts w:ascii="Arial" w:hAnsi="Arial"/>
          <w:sz w:val="18"/>
          <w:lang w:val="en-GB"/>
        </w:rPr>
        <w:t xml:space="preserve"> </w:t>
      </w:r>
      <w:r w:rsidRPr="00E46CA3">
        <w:rPr>
          <w:rFonts w:ascii="Arial" w:hAnsi="Arial"/>
          <w:spacing w:val="-2"/>
          <w:sz w:val="18"/>
          <w:lang w:val="en-GB"/>
        </w:rPr>
        <w:t>Li-ion</w:t>
      </w:r>
      <w:r w:rsidRPr="00E46CA3">
        <w:rPr>
          <w:rFonts w:ascii="Arial" w:hAnsi="Arial"/>
          <w:spacing w:val="-1"/>
          <w:sz w:val="18"/>
          <w:lang w:val="en-GB"/>
        </w:rPr>
        <w:t xml:space="preserve"> </w:t>
      </w:r>
      <w:r w:rsidRPr="00E46CA3">
        <w:rPr>
          <w:rFonts w:ascii="Arial" w:hAnsi="Arial"/>
          <w:spacing w:val="-2"/>
          <w:sz w:val="18"/>
          <w:lang w:val="en-GB"/>
        </w:rPr>
        <w:t>batteries</w:t>
      </w:r>
      <w:r w:rsidRPr="00E46CA3">
        <w:rPr>
          <w:rFonts w:ascii="Arial" w:hAnsi="Arial"/>
          <w:spacing w:val="-1"/>
          <w:sz w:val="18"/>
          <w:lang w:val="en-GB"/>
        </w:rPr>
        <w:t xml:space="preserve"> </w:t>
      </w:r>
      <w:r w:rsidRPr="00E46CA3">
        <w:rPr>
          <w:rFonts w:ascii="Arial" w:hAnsi="Arial"/>
          <w:spacing w:val="-2"/>
          <w:sz w:val="18"/>
          <w:lang w:val="en-GB"/>
        </w:rPr>
        <w:t>in</w:t>
      </w:r>
      <w:r w:rsidRPr="00E46CA3">
        <w:rPr>
          <w:rFonts w:ascii="Arial" w:hAnsi="Arial"/>
          <w:spacing w:val="-1"/>
          <w:sz w:val="18"/>
          <w:lang w:val="en-GB"/>
        </w:rPr>
        <w:t xml:space="preserve"> </w:t>
      </w:r>
      <w:r w:rsidRPr="00E46CA3">
        <w:rPr>
          <w:rFonts w:ascii="Arial" w:hAnsi="Arial"/>
          <w:spacing w:val="-2"/>
          <w:sz w:val="18"/>
          <w:lang w:val="en-GB"/>
        </w:rPr>
        <w:t>the</w:t>
      </w:r>
      <w:r w:rsidRPr="00E46CA3">
        <w:rPr>
          <w:rFonts w:ascii="Arial" w:hAnsi="Arial"/>
          <w:sz w:val="18"/>
          <w:lang w:val="en-GB"/>
        </w:rPr>
        <w:t xml:space="preserve"> </w:t>
      </w:r>
      <w:r w:rsidRPr="00E46CA3">
        <w:rPr>
          <w:rFonts w:ascii="Arial" w:hAnsi="Arial"/>
          <w:spacing w:val="-2"/>
          <w:sz w:val="18"/>
          <w:lang w:val="en-GB"/>
        </w:rPr>
        <w:t>case</w:t>
      </w:r>
      <w:r w:rsidRPr="00E46CA3">
        <w:rPr>
          <w:rFonts w:ascii="Arial" w:hAnsi="Arial"/>
          <w:spacing w:val="-1"/>
          <w:sz w:val="18"/>
          <w:lang w:val="en-GB"/>
        </w:rPr>
        <w:t xml:space="preserve"> </w:t>
      </w:r>
      <w:r w:rsidRPr="00E46CA3">
        <w:rPr>
          <w:rFonts w:ascii="Arial" w:hAnsi="Arial"/>
          <w:spacing w:val="-2"/>
          <w:sz w:val="18"/>
          <w:lang w:val="en-GB"/>
        </w:rPr>
        <w:t>study,</w:t>
      </w:r>
      <w:r w:rsidRPr="00E46CA3">
        <w:rPr>
          <w:rFonts w:ascii="Arial" w:hAnsi="Arial"/>
          <w:spacing w:val="-1"/>
          <w:sz w:val="18"/>
          <w:lang w:val="en-GB"/>
        </w:rPr>
        <w:t xml:space="preserve"> </w:t>
      </w:r>
      <w:r w:rsidRPr="00E46CA3">
        <w:rPr>
          <w:rFonts w:ascii="Arial" w:hAnsi="Arial"/>
          <w:spacing w:val="-2"/>
          <w:sz w:val="18"/>
          <w:lang w:val="en-GB"/>
        </w:rPr>
        <w:t>showing</w:t>
      </w:r>
      <w:r w:rsidRPr="00E46CA3">
        <w:rPr>
          <w:rFonts w:ascii="Arial" w:hAnsi="Arial"/>
          <w:spacing w:val="-1"/>
          <w:sz w:val="18"/>
          <w:lang w:val="en-GB"/>
        </w:rPr>
        <w:t xml:space="preserve"> </w:t>
      </w:r>
      <w:r w:rsidRPr="00E46CA3">
        <w:rPr>
          <w:rFonts w:ascii="Arial" w:hAnsi="Arial"/>
          <w:spacing w:val="-2"/>
          <w:sz w:val="18"/>
          <w:lang w:val="en-GB"/>
        </w:rPr>
        <w:t>their</w:t>
      </w:r>
      <w:r w:rsidRPr="00E46CA3">
        <w:rPr>
          <w:rFonts w:ascii="Arial" w:hAnsi="Arial"/>
          <w:sz w:val="18"/>
          <w:lang w:val="en-GB"/>
        </w:rPr>
        <w:t xml:space="preserve"> </w:t>
      </w:r>
      <w:r w:rsidRPr="00E46CA3">
        <w:rPr>
          <w:rFonts w:ascii="Arial" w:hAnsi="Arial"/>
          <w:spacing w:val="-2"/>
          <w:sz w:val="18"/>
          <w:lang w:val="en-GB"/>
        </w:rPr>
        <w:t>‘footprints’</w:t>
      </w:r>
      <w:r w:rsidRPr="00E46CA3">
        <w:rPr>
          <w:rFonts w:ascii="Arial" w:hAnsi="Arial"/>
          <w:spacing w:val="-1"/>
          <w:sz w:val="18"/>
          <w:lang w:val="en-GB"/>
        </w:rPr>
        <w:t xml:space="preserve"> </w:t>
      </w:r>
      <w:r w:rsidRPr="00E46CA3">
        <w:rPr>
          <w:rFonts w:ascii="Arial" w:hAnsi="Arial"/>
          <w:spacing w:val="-4"/>
          <w:sz w:val="18"/>
          <w:lang w:val="en-GB"/>
        </w:rPr>
        <w:t>for:</w:t>
      </w:r>
    </w:p>
    <w:p w14:paraId="47DD46D9" w14:textId="77777777" w:rsidR="00840D2C" w:rsidRPr="00E46CA3" w:rsidRDefault="00840D2C" w:rsidP="00840D2C">
      <w:pPr>
        <w:spacing w:line="254" w:lineRule="auto"/>
        <w:ind w:left="34" w:right="316" w:hanging="8"/>
        <w:jc w:val="both"/>
        <w:rPr>
          <w:rFonts w:ascii="Arial"/>
          <w:sz w:val="18"/>
          <w:lang w:val="en-GB"/>
        </w:rPr>
      </w:pPr>
      <w:r w:rsidRPr="00E46CA3">
        <w:rPr>
          <w:rFonts w:ascii="Arial"/>
          <w:spacing w:val="-2"/>
          <w:sz w:val="18"/>
          <w:lang w:val="en-GB"/>
        </w:rPr>
        <w:t>(a)</w:t>
      </w:r>
      <w:r w:rsidRPr="00E46CA3">
        <w:rPr>
          <w:rFonts w:ascii="Arial"/>
          <w:spacing w:val="-4"/>
          <w:sz w:val="18"/>
          <w:lang w:val="en-GB"/>
        </w:rPr>
        <w:t xml:space="preserve"> </w:t>
      </w:r>
      <w:r w:rsidRPr="00E46CA3">
        <w:rPr>
          <w:rFonts w:ascii="Arial"/>
          <w:spacing w:val="-2"/>
          <w:sz w:val="18"/>
          <w:lang w:val="en-GB"/>
        </w:rPr>
        <w:t>total</w:t>
      </w:r>
      <w:r w:rsidRPr="00E46CA3">
        <w:rPr>
          <w:rFonts w:ascii="Arial"/>
          <w:spacing w:val="-4"/>
          <w:sz w:val="18"/>
          <w:lang w:val="en-GB"/>
        </w:rPr>
        <w:t xml:space="preserve"> </w:t>
      </w:r>
      <w:r w:rsidRPr="00E46CA3">
        <w:rPr>
          <w:rFonts w:ascii="Arial"/>
          <w:spacing w:val="-2"/>
          <w:sz w:val="18"/>
          <w:lang w:val="en-GB"/>
        </w:rPr>
        <w:t>solid</w:t>
      </w:r>
      <w:r w:rsidRPr="00E46CA3">
        <w:rPr>
          <w:rFonts w:ascii="Arial"/>
          <w:spacing w:val="-4"/>
          <w:sz w:val="18"/>
          <w:lang w:val="en-GB"/>
        </w:rPr>
        <w:t xml:space="preserve"> </w:t>
      </w:r>
      <w:r w:rsidRPr="00E46CA3">
        <w:rPr>
          <w:rFonts w:ascii="Arial"/>
          <w:spacing w:val="-2"/>
          <w:sz w:val="18"/>
          <w:lang w:val="en-GB"/>
        </w:rPr>
        <w:t>waste,</w:t>
      </w:r>
      <w:r w:rsidRPr="00E46CA3">
        <w:rPr>
          <w:rFonts w:ascii="Arial"/>
          <w:spacing w:val="-4"/>
          <w:sz w:val="18"/>
          <w:lang w:val="en-GB"/>
        </w:rPr>
        <w:t xml:space="preserve"> </w:t>
      </w:r>
      <w:r w:rsidRPr="00E46CA3">
        <w:rPr>
          <w:rFonts w:ascii="Arial"/>
          <w:spacing w:val="-2"/>
          <w:sz w:val="18"/>
          <w:lang w:val="en-GB"/>
        </w:rPr>
        <w:t>and</w:t>
      </w:r>
      <w:r w:rsidRPr="00E46CA3">
        <w:rPr>
          <w:rFonts w:ascii="Arial"/>
          <w:spacing w:val="-4"/>
          <w:sz w:val="18"/>
          <w:lang w:val="en-GB"/>
        </w:rPr>
        <w:t xml:space="preserve"> </w:t>
      </w:r>
      <w:r w:rsidRPr="00E46CA3">
        <w:rPr>
          <w:rFonts w:ascii="Arial"/>
          <w:spacing w:val="-2"/>
          <w:sz w:val="18"/>
          <w:lang w:val="en-GB"/>
        </w:rPr>
        <w:t>(b)</w:t>
      </w:r>
      <w:r w:rsidRPr="00E46CA3">
        <w:rPr>
          <w:rFonts w:ascii="Arial"/>
          <w:spacing w:val="-4"/>
          <w:sz w:val="18"/>
          <w:lang w:val="en-GB"/>
        </w:rPr>
        <w:t xml:space="preserve"> </w:t>
      </w:r>
      <w:r w:rsidRPr="00E46CA3">
        <w:rPr>
          <w:rFonts w:ascii="Arial"/>
          <w:spacing w:val="-2"/>
          <w:sz w:val="18"/>
          <w:lang w:val="en-GB"/>
        </w:rPr>
        <w:t>carbon</w:t>
      </w:r>
      <w:r w:rsidRPr="00E46CA3">
        <w:rPr>
          <w:rFonts w:ascii="Arial"/>
          <w:spacing w:val="-4"/>
          <w:sz w:val="18"/>
          <w:lang w:val="en-GB"/>
        </w:rPr>
        <w:t xml:space="preserve"> </w:t>
      </w:r>
      <w:r w:rsidRPr="00E46CA3">
        <w:rPr>
          <w:rFonts w:ascii="Arial"/>
          <w:spacing w:val="-2"/>
          <w:sz w:val="18"/>
          <w:lang w:val="en-GB"/>
        </w:rPr>
        <w:t>dioxide</w:t>
      </w:r>
      <w:r w:rsidRPr="00E46CA3">
        <w:rPr>
          <w:rFonts w:ascii="Arial"/>
          <w:spacing w:val="-4"/>
          <w:sz w:val="18"/>
          <w:lang w:val="en-GB"/>
        </w:rPr>
        <w:t xml:space="preserve"> </w:t>
      </w:r>
      <w:r w:rsidRPr="00E46CA3">
        <w:rPr>
          <w:rFonts w:ascii="Arial"/>
          <w:spacing w:val="-2"/>
          <w:sz w:val="18"/>
          <w:lang w:val="en-GB"/>
        </w:rPr>
        <w:t>waste</w:t>
      </w:r>
      <w:r w:rsidRPr="00E46CA3">
        <w:rPr>
          <w:rFonts w:ascii="Arial"/>
          <w:spacing w:val="-4"/>
          <w:sz w:val="18"/>
          <w:lang w:val="en-GB"/>
        </w:rPr>
        <w:t xml:space="preserve"> </w:t>
      </w:r>
      <w:r w:rsidRPr="00E46CA3">
        <w:rPr>
          <w:rFonts w:ascii="Arial"/>
          <w:spacing w:val="-2"/>
          <w:sz w:val="18"/>
          <w:lang w:val="en-GB"/>
        </w:rPr>
        <w:t>(produced</w:t>
      </w:r>
      <w:r w:rsidRPr="00E46CA3">
        <w:rPr>
          <w:rFonts w:ascii="Arial"/>
          <w:spacing w:val="-4"/>
          <w:sz w:val="18"/>
          <w:lang w:val="en-GB"/>
        </w:rPr>
        <w:t xml:space="preserve"> </w:t>
      </w:r>
      <w:r w:rsidRPr="00E46CA3">
        <w:rPr>
          <w:rFonts w:ascii="Arial"/>
          <w:spacing w:val="-2"/>
          <w:sz w:val="18"/>
          <w:lang w:val="en-GB"/>
        </w:rPr>
        <w:t>from</w:t>
      </w:r>
      <w:r w:rsidRPr="00E46CA3">
        <w:rPr>
          <w:rFonts w:ascii="Arial"/>
          <w:spacing w:val="-4"/>
          <w:sz w:val="18"/>
          <w:lang w:val="en-GB"/>
        </w:rPr>
        <w:t xml:space="preserve"> </w:t>
      </w:r>
      <w:r w:rsidRPr="00E46CA3">
        <w:rPr>
          <w:rFonts w:ascii="Arial"/>
          <w:spacing w:val="-2"/>
          <w:sz w:val="18"/>
          <w:lang w:val="en-GB"/>
        </w:rPr>
        <w:t>carbon</w:t>
      </w:r>
      <w:r w:rsidRPr="00E46CA3">
        <w:rPr>
          <w:rFonts w:ascii="Arial"/>
          <w:spacing w:val="-4"/>
          <w:sz w:val="18"/>
          <w:lang w:val="en-GB"/>
        </w:rPr>
        <w:t xml:space="preserve"> </w:t>
      </w:r>
      <w:r w:rsidRPr="00E46CA3">
        <w:rPr>
          <w:rFonts w:ascii="Arial"/>
          <w:spacing w:val="-2"/>
          <w:sz w:val="18"/>
          <w:lang w:val="en-GB"/>
        </w:rPr>
        <w:t>capture</w:t>
      </w:r>
      <w:r w:rsidRPr="00E46CA3">
        <w:rPr>
          <w:rFonts w:ascii="Arial"/>
          <w:spacing w:val="-4"/>
          <w:sz w:val="18"/>
          <w:lang w:val="en-GB"/>
        </w:rPr>
        <w:t xml:space="preserve"> </w:t>
      </w:r>
      <w:r w:rsidRPr="00E46CA3">
        <w:rPr>
          <w:rFonts w:ascii="Arial"/>
          <w:spacing w:val="-2"/>
          <w:sz w:val="18"/>
          <w:lang w:val="en-GB"/>
        </w:rPr>
        <w:t>and</w:t>
      </w:r>
      <w:r w:rsidRPr="00E46CA3">
        <w:rPr>
          <w:rFonts w:ascii="Arial"/>
          <w:spacing w:val="-4"/>
          <w:sz w:val="18"/>
          <w:lang w:val="en-GB"/>
        </w:rPr>
        <w:t xml:space="preserve"> </w:t>
      </w:r>
      <w:r w:rsidRPr="00E46CA3">
        <w:rPr>
          <w:rFonts w:ascii="Arial"/>
          <w:spacing w:val="-2"/>
          <w:sz w:val="18"/>
          <w:lang w:val="en-GB"/>
        </w:rPr>
        <w:t>storage</w:t>
      </w:r>
      <w:r w:rsidRPr="00E46CA3">
        <w:rPr>
          <w:rFonts w:ascii="Arial"/>
          <w:spacing w:val="-4"/>
          <w:sz w:val="18"/>
          <w:lang w:val="en-GB"/>
        </w:rPr>
        <w:t xml:space="preserve"> </w:t>
      </w:r>
      <w:r w:rsidRPr="00E46CA3">
        <w:rPr>
          <w:rFonts w:ascii="Arial"/>
          <w:spacing w:val="-2"/>
          <w:sz w:val="18"/>
          <w:lang w:val="en-GB"/>
        </w:rPr>
        <w:t>(CCS)</w:t>
      </w:r>
      <w:r w:rsidRPr="00E46CA3">
        <w:rPr>
          <w:rFonts w:ascii="Arial"/>
          <w:spacing w:val="-4"/>
          <w:sz w:val="18"/>
          <w:lang w:val="en-GB"/>
        </w:rPr>
        <w:t xml:space="preserve"> </w:t>
      </w:r>
      <w:r w:rsidRPr="00E46CA3">
        <w:rPr>
          <w:rFonts w:ascii="Arial"/>
          <w:spacing w:val="-2"/>
          <w:sz w:val="18"/>
          <w:lang w:val="en-GB"/>
        </w:rPr>
        <w:t>only).</w:t>
      </w:r>
      <w:r w:rsidRPr="00E46CA3">
        <w:rPr>
          <w:rFonts w:ascii="Arial"/>
          <w:spacing w:val="-4"/>
          <w:sz w:val="18"/>
          <w:lang w:val="en-GB"/>
        </w:rPr>
        <w:t xml:space="preserve"> </w:t>
      </w:r>
      <w:r w:rsidRPr="00E46CA3">
        <w:rPr>
          <w:rFonts w:ascii="Arial"/>
          <w:spacing w:val="-2"/>
          <w:sz w:val="18"/>
          <w:lang w:val="en-GB"/>
        </w:rPr>
        <w:t>The</w:t>
      </w:r>
      <w:r w:rsidRPr="00E46CA3">
        <w:rPr>
          <w:rFonts w:ascii="Arial"/>
          <w:spacing w:val="-4"/>
          <w:sz w:val="18"/>
          <w:lang w:val="en-GB"/>
        </w:rPr>
        <w:t xml:space="preserve"> </w:t>
      </w:r>
      <w:r w:rsidRPr="00E46CA3">
        <w:rPr>
          <w:rFonts w:ascii="Arial"/>
          <w:spacing w:val="-2"/>
          <w:sz w:val="18"/>
          <w:lang w:val="en-GB"/>
        </w:rPr>
        <w:t>footprints</w:t>
      </w:r>
      <w:r w:rsidRPr="00E46CA3">
        <w:rPr>
          <w:rFonts w:ascii="Arial"/>
          <w:spacing w:val="-4"/>
          <w:sz w:val="18"/>
          <w:lang w:val="en-GB"/>
        </w:rPr>
        <w:t xml:space="preserve"> </w:t>
      </w:r>
      <w:r w:rsidRPr="00E46CA3">
        <w:rPr>
          <w:rFonts w:ascii="Arial"/>
          <w:spacing w:val="-2"/>
          <w:sz w:val="18"/>
          <w:lang w:val="en-GB"/>
        </w:rPr>
        <w:t xml:space="preserve">were </w:t>
      </w:r>
      <w:r w:rsidRPr="00E46CA3">
        <w:rPr>
          <w:rFonts w:ascii="Arial"/>
          <w:spacing w:val="-4"/>
          <w:sz w:val="18"/>
          <w:lang w:val="en-GB"/>
        </w:rPr>
        <w:t xml:space="preserve">modelled with prospective LCA databases from 2020 to 2100 under the SSP2 scenario using the baseline and PkBudg500 RCPs </w:t>
      </w:r>
      <w:r w:rsidRPr="00E46CA3">
        <w:rPr>
          <w:rFonts w:ascii="Arial"/>
          <w:sz w:val="18"/>
          <w:lang w:val="en-GB"/>
        </w:rPr>
        <w:t>of the REMIND model.</w:t>
      </w:r>
    </w:p>
    <w:p w14:paraId="1CB00AB2" w14:textId="77777777" w:rsidR="00840D2C" w:rsidRPr="00E46CA3" w:rsidRDefault="00840D2C">
      <w:pPr>
        <w:pStyle w:val="BodyText"/>
        <w:spacing w:line="249" w:lineRule="auto"/>
        <w:ind w:left="34" w:right="306" w:firstLine="314"/>
        <w:rPr>
          <w:lang w:val="en-GB"/>
        </w:rPr>
      </w:pPr>
    </w:p>
    <w:p w14:paraId="267C0386" w14:textId="77777777" w:rsidR="009C0070" w:rsidRPr="00E46CA3" w:rsidRDefault="00000000">
      <w:pPr>
        <w:pStyle w:val="Heading3"/>
        <w:numPr>
          <w:ilvl w:val="2"/>
          <w:numId w:val="3"/>
        </w:numPr>
        <w:tabs>
          <w:tab w:val="left" w:pos="600"/>
          <w:tab w:val="left" w:pos="602"/>
        </w:tabs>
        <w:spacing w:before="190" w:line="237" w:lineRule="auto"/>
        <w:ind w:left="602" w:right="399"/>
        <w:rPr>
          <w:lang w:val="en-GB"/>
        </w:rPr>
      </w:pPr>
      <w:r w:rsidRPr="00E46CA3">
        <w:rPr>
          <w:w w:val="105"/>
          <w:lang w:val="en-GB"/>
        </w:rPr>
        <w:t xml:space="preserve">Contribution of ‘top-processes’ in the supply </w:t>
      </w:r>
      <w:r w:rsidRPr="00E46CA3">
        <w:rPr>
          <w:spacing w:val="-4"/>
          <w:w w:val="105"/>
          <w:lang w:val="en-GB"/>
        </w:rPr>
        <w:t>chain</w:t>
      </w:r>
    </w:p>
    <w:p w14:paraId="466B8446" w14:textId="0A8C0979" w:rsidR="009C0070" w:rsidRPr="00E46CA3" w:rsidRDefault="00000000" w:rsidP="00840D2C">
      <w:pPr>
        <w:pStyle w:val="BodyText"/>
        <w:spacing w:before="10" w:line="249" w:lineRule="auto"/>
        <w:ind w:left="50" w:right="293" w:firstLine="298"/>
        <w:rPr>
          <w:lang w:val="en-GB"/>
        </w:rPr>
      </w:pPr>
      <w:hyperlink w:anchor="_bookmark5" w:history="1">
        <w:r w:rsidRPr="00E46CA3">
          <w:rPr>
            <w:color w:val="2F4F4F"/>
            <w:w w:val="105"/>
            <w:lang w:val="en-GB"/>
          </w:rPr>
          <w:t>Figure</w:t>
        </w:r>
        <w:r w:rsidRPr="00E46CA3">
          <w:rPr>
            <w:color w:val="2F4F4F"/>
            <w:spacing w:val="-14"/>
            <w:w w:val="105"/>
            <w:lang w:val="en-GB"/>
          </w:rPr>
          <w:t xml:space="preserve"> </w:t>
        </w:r>
        <w:r w:rsidRPr="00E46CA3">
          <w:rPr>
            <w:color w:val="2F4F4F"/>
            <w:w w:val="105"/>
            <w:lang w:val="en-GB"/>
          </w:rPr>
          <w:t>4</w:t>
        </w:r>
      </w:hyperlink>
      <w:r w:rsidRPr="00E46CA3">
        <w:rPr>
          <w:color w:val="2F4F4F"/>
          <w:spacing w:val="-13"/>
          <w:w w:val="105"/>
          <w:lang w:val="en-GB"/>
        </w:rPr>
        <w:t xml:space="preserve"> </w:t>
      </w:r>
      <w:r w:rsidRPr="00E46CA3">
        <w:rPr>
          <w:w w:val="105"/>
          <w:lang w:val="en-GB"/>
        </w:rPr>
        <w:t>shows</w:t>
      </w:r>
      <w:r w:rsidRPr="00E46CA3">
        <w:rPr>
          <w:spacing w:val="-13"/>
          <w:w w:val="105"/>
          <w:lang w:val="en-GB"/>
        </w:rPr>
        <w:t xml:space="preserve"> </w:t>
      </w:r>
      <w:r w:rsidRPr="00E46CA3">
        <w:rPr>
          <w:w w:val="105"/>
          <w:lang w:val="en-GB"/>
        </w:rPr>
        <w:t>the</w:t>
      </w:r>
      <w:r w:rsidRPr="00E46CA3">
        <w:rPr>
          <w:spacing w:val="-13"/>
          <w:w w:val="105"/>
          <w:lang w:val="en-GB"/>
        </w:rPr>
        <w:t xml:space="preserve"> </w:t>
      </w:r>
      <w:r w:rsidRPr="00E46CA3">
        <w:rPr>
          <w:w w:val="105"/>
          <w:lang w:val="en-GB"/>
        </w:rPr>
        <w:t>contribution</w:t>
      </w:r>
      <w:r w:rsidRPr="00E46CA3">
        <w:rPr>
          <w:spacing w:val="-13"/>
          <w:w w:val="105"/>
          <w:lang w:val="en-GB"/>
        </w:rPr>
        <w:t xml:space="preserve"> </w:t>
      </w:r>
      <w:r w:rsidRPr="00E46CA3">
        <w:rPr>
          <w:w w:val="105"/>
          <w:lang w:val="en-GB"/>
        </w:rPr>
        <w:t>of</w:t>
      </w:r>
      <w:r w:rsidRPr="00E46CA3">
        <w:rPr>
          <w:spacing w:val="-13"/>
          <w:w w:val="105"/>
          <w:lang w:val="en-GB"/>
        </w:rPr>
        <w:t xml:space="preserve"> </w:t>
      </w:r>
      <w:r w:rsidRPr="00E46CA3">
        <w:rPr>
          <w:w w:val="105"/>
          <w:lang w:val="en-GB"/>
        </w:rPr>
        <w:t>the</w:t>
      </w:r>
      <w:r w:rsidRPr="00E46CA3">
        <w:rPr>
          <w:spacing w:val="-13"/>
          <w:w w:val="105"/>
          <w:lang w:val="en-GB"/>
        </w:rPr>
        <w:t xml:space="preserve"> </w:t>
      </w:r>
      <w:r w:rsidRPr="00E46CA3">
        <w:rPr>
          <w:w w:val="105"/>
          <w:lang w:val="en-GB"/>
        </w:rPr>
        <w:t>‘top-processes’ to</w:t>
      </w:r>
      <w:r w:rsidRPr="00E46CA3">
        <w:rPr>
          <w:spacing w:val="22"/>
          <w:w w:val="105"/>
          <w:lang w:val="en-GB"/>
        </w:rPr>
        <w:t xml:space="preserve"> </w:t>
      </w:r>
      <w:r w:rsidRPr="00E46CA3">
        <w:rPr>
          <w:w w:val="105"/>
          <w:lang w:val="en-GB"/>
        </w:rPr>
        <w:t>the</w:t>
      </w:r>
      <w:r w:rsidRPr="00E46CA3">
        <w:rPr>
          <w:spacing w:val="23"/>
          <w:w w:val="105"/>
          <w:lang w:val="en-GB"/>
        </w:rPr>
        <w:t xml:space="preserve"> </w:t>
      </w:r>
      <w:r w:rsidRPr="00E46CA3">
        <w:rPr>
          <w:w w:val="105"/>
          <w:lang w:val="en-GB"/>
        </w:rPr>
        <w:t>graphite</w:t>
      </w:r>
      <w:r w:rsidRPr="00E46CA3">
        <w:rPr>
          <w:spacing w:val="23"/>
          <w:w w:val="105"/>
          <w:lang w:val="en-GB"/>
        </w:rPr>
        <w:t xml:space="preserve"> </w:t>
      </w:r>
      <w:r w:rsidRPr="00E46CA3">
        <w:rPr>
          <w:w w:val="105"/>
          <w:lang w:val="en-GB"/>
        </w:rPr>
        <w:t>footprint</w:t>
      </w:r>
      <w:r w:rsidRPr="00E46CA3">
        <w:rPr>
          <w:spacing w:val="23"/>
          <w:w w:val="105"/>
          <w:lang w:val="en-GB"/>
        </w:rPr>
        <w:t xml:space="preserve"> </w:t>
      </w:r>
      <w:r w:rsidRPr="00E46CA3">
        <w:rPr>
          <w:w w:val="105"/>
          <w:lang w:val="en-GB"/>
        </w:rPr>
        <w:t>of</w:t>
      </w:r>
      <w:r w:rsidRPr="00E46CA3">
        <w:rPr>
          <w:spacing w:val="22"/>
          <w:w w:val="105"/>
          <w:lang w:val="en-GB"/>
        </w:rPr>
        <w:t xml:space="preserve"> </w:t>
      </w:r>
      <w:r w:rsidRPr="00E46CA3">
        <w:rPr>
          <w:w w:val="105"/>
          <w:lang w:val="en-GB"/>
        </w:rPr>
        <w:t>the</w:t>
      </w:r>
      <w:r w:rsidRPr="00E46CA3">
        <w:rPr>
          <w:spacing w:val="23"/>
          <w:w w:val="105"/>
          <w:lang w:val="en-GB"/>
        </w:rPr>
        <w:t xml:space="preserve"> </w:t>
      </w:r>
      <w:r w:rsidRPr="00E46CA3">
        <w:rPr>
          <w:w w:val="105"/>
          <w:lang w:val="en-GB"/>
        </w:rPr>
        <w:t>LiMn</w:t>
      </w:r>
      <w:r w:rsidRPr="00E46CA3">
        <w:rPr>
          <w:rFonts w:ascii="Georgia" w:hAnsi="Georgia"/>
          <w:w w:val="105"/>
          <w:vertAlign w:val="subscript"/>
          <w:lang w:val="en-GB"/>
        </w:rPr>
        <w:t>2</w:t>
      </w:r>
      <w:r w:rsidRPr="00E46CA3">
        <w:rPr>
          <w:w w:val="105"/>
          <w:lang w:val="en-GB"/>
        </w:rPr>
        <w:t>O</w:t>
      </w:r>
      <w:r w:rsidRPr="00E46CA3">
        <w:rPr>
          <w:rFonts w:ascii="Georgia" w:hAnsi="Georgia"/>
          <w:w w:val="105"/>
          <w:vertAlign w:val="subscript"/>
          <w:lang w:val="en-GB"/>
        </w:rPr>
        <w:t>4</w:t>
      </w:r>
      <w:r w:rsidRPr="00E46CA3">
        <w:rPr>
          <w:rFonts w:ascii="Georgia" w:hAnsi="Georgia"/>
          <w:spacing w:val="34"/>
          <w:w w:val="105"/>
          <w:lang w:val="en-GB"/>
        </w:rPr>
        <w:t xml:space="preserve"> </w:t>
      </w:r>
      <w:r w:rsidRPr="00E46CA3">
        <w:rPr>
          <w:w w:val="105"/>
          <w:lang w:val="en-GB"/>
        </w:rPr>
        <w:t>battery</w:t>
      </w:r>
      <w:r w:rsidRPr="00E46CA3">
        <w:rPr>
          <w:spacing w:val="23"/>
          <w:w w:val="105"/>
          <w:lang w:val="en-GB"/>
        </w:rPr>
        <w:t xml:space="preserve"> </w:t>
      </w:r>
      <w:r w:rsidRPr="00E46CA3">
        <w:rPr>
          <w:spacing w:val="-2"/>
          <w:w w:val="105"/>
          <w:lang w:val="en-GB"/>
        </w:rPr>
        <w:t>under</w:t>
      </w:r>
      <w:r w:rsidR="00840D2C" w:rsidRPr="00E46CA3">
        <w:rPr>
          <w:spacing w:val="-2"/>
          <w:w w:val="105"/>
          <w:lang w:val="en-GB"/>
        </w:rPr>
        <w:t xml:space="preserve"> </w:t>
      </w:r>
      <w:r w:rsidRPr="00E46CA3">
        <w:rPr>
          <w:lang w:val="en-GB"/>
        </w:rPr>
        <w:t>the baseline scenario from 2020–2100. The total footprint is</w:t>
      </w:r>
      <w:r w:rsidRPr="00E46CA3">
        <w:rPr>
          <w:spacing w:val="34"/>
          <w:lang w:val="en-GB"/>
        </w:rPr>
        <w:t xml:space="preserve"> </w:t>
      </w:r>
      <w:r w:rsidRPr="00E46CA3">
        <w:rPr>
          <w:lang w:val="en-GB"/>
        </w:rPr>
        <w:t>seen</w:t>
      </w:r>
      <w:r w:rsidRPr="00E46CA3">
        <w:rPr>
          <w:spacing w:val="35"/>
          <w:lang w:val="en-GB"/>
        </w:rPr>
        <w:t xml:space="preserve"> </w:t>
      </w:r>
      <w:r w:rsidRPr="00E46CA3">
        <w:rPr>
          <w:lang w:val="en-GB"/>
        </w:rPr>
        <w:t>to</w:t>
      </w:r>
      <w:r w:rsidRPr="00E46CA3">
        <w:rPr>
          <w:spacing w:val="35"/>
          <w:lang w:val="en-GB"/>
        </w:rPr>
        <w:t xml:space="preserve"> </w:t>
      </w:r>
      <w:r w:rsidRPr="00E46CA3">
        <w:rPr>
          <w:lang w:val="en-GB"/>
        </w:rPr>
        <w:t>more</w:t>
      </w:r>
      <w:r w:rsidRPr="00E46CA3">
        <w:rPr>
          <w:spacing w:val="35"/>
          <w:lang w:val="en-GB"/>
        </w:rPr>
        <w:t xml:space="preserve"> </w:t>
      </w:r>
      <w:r w:rsidRPr="00E46CA3">
        <w:rPr>
          <w:lang w:val="en-GB"/>
        </w:rPr>
        <w:t>than</w:t>
      </w:r>
      <w:r w:rsidRPr="00E46CA3">
        <w:rPr>
          <w:spacing w:val="34"/>
          <w:lang w:val="en-GB"/>
        </w:rPr>
        <w:t xml:space="preserve"> </w:t>
      </w:r>
      <w:r w:rsidRPr="00E46CA3">
        <w:rPr>
          <w:lang w:val="en-GB"/>
        </w:rPr>
        <w:t>triple,</w:t>
      </w:r>
      <w:r w:rsidRPr="00E46CA3">
        <w:rPr>
          <w:spacing w:val="35"/>
          <w:lang w:val="en-GB"/>
        </w:rPr>
        <w:t xml:space="preserve"> </w:t>
      </w:r>
      <w:r w:rsidRPr="00E46CA3">
        <w:rPr>
          <w:lang w:val="en-GB"/>
        </w:rPr>
        <w:t>from</w:t>
      </w:r>
      <w:r w:rsidRPr="00E46CA3">
        <w:rPr>
          <w:spacing w:val="35"/>
          <w:lang w:val="en-GB"/>
        </w:rPr>
        <w:t xml:space="preserve"> </w:t>
      </w:r>
      <w:r w:rsidRPr="00E46CA3">
        <w:rPr>
          <w:lang w:val="en-GB"/>
        </w:rPr>
        <w:t>0.16</w:t>
      </w:r>
      <w:r w:rsidRPr="00E46CA3">
        <w:rPr>
          <w:spacing w:val="35"/>
          <w:lang w:val="en-GB"/>
        </w:rPr>
        <w:t xml:space="preserve"> </w:t>
      </w:r>
      <w:r w:rsidRPr="00E46CA3">
        <w:rPr>
          <w:lang w:val="en-GB"/>
        </w:rPr>
        <w:t>kg/kg</w:t>
      </w:r>
      <w:r w:rsidRPr="00E46CA3">
        <w:rPr>
          <w:spacing w:val="34"/>
          <w:lang w:val="en-GB"/>
        </w:rPr>
        <w:t xml:space="preserve"> </w:t>
      </w:r>
      <w:r w:rsidRPr="00E46CA3">
        <w:rPr>
          <w:lang w:val="en-GB"/>
        </w:rPr>
        <w:t>in</w:t>
      </w:r>
      <w:r w:rsidRPr="00E46CA3">
        <w:rPr>
          <w:spacing w:val="35"/>
          <w:lang w:val="en-GB"/>
        </w:rPr>
        <w:t xml:space="preserve"> </w:t>
      </w:r>
      <w:r w:rsidRPr="00E46CA3">
        <w:rPr>
          <w:lang w:val="en-GB"/>
        </w:rPr>
        <w:t>2020</w:t>
      </w:r>
      <w:r w:rsidRPr="00E46CA3">
        <w:rPr>
          <w:spacing w:val="35"/>
          <w:lang w:val="en-GB"/>
        </w:rPr>
        <w:t xml:space="preserve"> </w:t>
      </w:r>
      <w:r w:rsidRPr="00E46CA3">
        <w:rPr>
          <w:spacing w:val="-5"/>
          <w:lang w:val="en-GB"/>
        </w:rPr>
        <w:t>to</w:t>
      </w:r>
      <w:r w:rsidR="00840D2C" w:rsidRPr="00E46CA3">
        <w:rPr>
          <w:spacing w:val="-5"/>
          <w:lang w:val="en-GB"/>
        </w:rPr>
        <w:t xml:space="preserve"> </w:t>
      </w:r>
      <w:r w:rsidRPr="00E46CA3">
        <w:rPr>
          <w:lang w:val="en-GB"/>
        </w:rPr>
        <w:t>0.52 kg/kg in 2050 and onward to 2100. The largest contributor is not, in this case, the battery-embedded graphite electrode (which is the second top process), but ‘silicon production’ from further up in the supply chain. This result is likely a reflection of the electrification of the transport and energy sectors that is included in the REMIND model. The results of this kind of analysis with T-reX can be used to identify the most significant processes in the supply chain and to target interventions to reduce the potential environmental impact of production.</w:t>
      </w:r>
    </w:p>
    <w:p w14:paraId="6F93346E" w14:textId="77777777" w:rsidR="009C0070" w:rsidRPr="00E46CA3" w:rsidRDefault="009C0070">
      <w:pPr>
        <w:pStyle w:val="BodyText"/>
        <w:spacing w:before="84"/>
        <w:rPr>
          <w:sz w:val="12"/>
          <w:lang w:val="en-GB"/>
        </w:rPr>
      </w:pPr>
    </w:p>
    <w:p w14:paraId="48E42FF6" w14:textId="77777777" w:rsidR="00840D2C" w:rsidRPr="00E46CA3" w:rsidRDefault="00840D2C">
      <w:pPr>
        <w:pStyle w:val="BodyText"/>
        <w:spacing w:before="84"/>
        <w:rPr>
          <w:sz w:val="12"/>
          <w:lang w:val="en-GB"/>
        </w:rPr>
      </w:pPr>
    </w:p>
    <w:p w14:paraId="7D4F5C0A" w14:textId="77777777" w:rsidR="009C0070" w:rsidRPr="00E46CA3" w:rsidRDefault="00000000">
      <w:pPr>
        <w:spacing w:line="247" w:lineRule="auto"/>
        <w:ind w:left="34" w:right="32"/>
        <w:jc w:val="both"/>
        <w:rPr>
          <w:rFonts w:ascii="Arial" w:hAnsi="Arial"/>
          <w:sz w:val="18"/>
          <w:lang w:val="en-GB"/>
        </w:rPr>
      </w:pPr>
      <w:r w:rsidRPr="00E46CA3">
        <w:rPr>
          <w:rFonts w:ascii="Arial" w:hAnsi="Arial"/>
          <w:noProof/>
          <w:sz w:val="18"/>
          <w:lang w:val="en-GB"/>
        </w:rPr>
        <mc:AlternateContent>
          <mc:Choice Requires="wps">
            <w:drawing>
              <wp:anchor distT="0" distB="0" distL="0" distR="0" simplePos="0" relativeHeight="251625472" behindDoc="0" locked="0" layoutInCell="1" allowOverlap="1" wp14:anchorId="3F9AAA66" wp14:editId="2B87F348">
                <wp:simplePos x="0" y="0"/>
                <wp:positionH relativeFrom="page">
                  <wp:posOffset>1229303</wp:posOffset>
                </wp:positionH>
                <wp:positionV relativeFrom="paragraph">
                  <wp:posOffset>-838499</wp:posOffset>
                </wp:positionV>
                <wp:extent cx="23495" cy="37465"/>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95" cy="37465"/>
                        </a:xfrm>
                        <a:custGeom>
                          <a:avLst/>
                          <a:gdLst/>
                          <a:ahLst/>
                          <a:cxnLst/>
                          <a:rect l="l" t="t" r="r" b="b"/>
                          <a:pathLst>
                            <a:path w="23495" h="37465">
                              <a:moveTo>
                                <a:pt x="5725" y="35035"/>
                              </a:moveTo>
                              <a:lnTo>
                                <a:pt x="5251" y="34644"/>
                              </a:lnTo>
                              <a:lnTo>
                                <a:pt x="1964" y="31317"/>
                              </a:lnTo>
                              <a:lnTo>
                                <a:pt x="0" y="25364"/>
                              </a:lnTo>
                              <a:lnTo>
                                <a:pt x="0" y="7045"/>
                              </a:lnTo>
                              <a:lnTo>
                                <a:pt x="5602" y="0"/>
                              </a:lnTo>
                              <a:lnTo>
                                <a:pt x="14761" y="0"/>
                              </a:lnTo>
                              <a:lnTo>
                                <a:pt x="17307" y="1793"/>
                              </a:lnTo>
                              <a:lnTo>
                                <a:pt x="17548" y="2114"/>
                              </a:lnTo>
                              <a:lnTo>
                                <a:pt x="8849" y="2114"/>
                              </a:lnTo>
                              <a:lnTo>
                                <a:pt x="5211" y="4850"/>
                              </a:lnTo>
                              <a:lnTo>
                                <a:pt x="5299" y="26537"/>
                              </a:lnTo>
                              <a:lnTo>
                                <a:pt x="5452" y="29593"/>
                              </a:lnTo>
                              <a:lnTo>
                                <a:pt x="5538" y="31317"/>
                              </a:lnTo>
                              <a:lnTo>
                                <a:pt x="5595" y="32449"/>
                              </a:lnTo>
                              <a:lnTo>
                                <a:pt x="5705" y="34644"/>
                              </a:lnTo>
                              <a:lnTo>
                                <a:pt x="5725" y="35035"/>
                              </a:lnTo>
                              <a:close/>
                            </a:path>
                            <a:path w="23495" h="37465">
                              <a:moveTo>
                                <a:pt x="15934" y="37149"/>
                              </a:moveTo>
                              <a:lnTo>
                                <a:pt x="8969" y="37149"/>
                              </a:lnTo>
                              <a:lnTo>
                                <a:pt x="6934" y="36288"/>
                              </a:lnTo>
                              <a:lnTo>
                                <a:pt x="5651" y="35035"/>
                              </a:lnTo>
                              <a:lnTo>
                                <a:pt x="12456" y="35035"/>
                              </a:lnTo>
                              <a:lnTo>
                                <a:pt x="15393" y="34484"/>
                              </a:lnTo>
                              <a:lnTo>
                                <a:pt x="16675" y="29593"/>
                              </a:lnTo>
                              <a:lnTo>
                                <a:pt x="17537" y="26537"/>
                              </a:lnTo>
                              <a:lnTo>
                                <a:pt x="17631" y="24773"/>
                              </a:lnTo>
                              <a:lnTo>
                                <a:pt x="17738" y="9239"/>
                              </a:lnTo>
                              <a:lnTo>
                                <a:pt x="16162" y="4850"/>
                              </a:lnTo>
                              <a:lnTo>
                                <a:pt x="16094" y="4660"/>
                              </a:lnTo>
                              <a:lnTo>
                                <a:pt x="14250" y="3126"/>
                              </a:lnTo>
                              <a:lnTo>
                                <a:pt x="13509" y="2465"/>
                              </a:lnTo>
                              <a:lnTo>
                                <a:pt x="12567" y="2114"/>
                              </a:lnTo>
                              <a:lnTo>
                                <a:pt x="17548" y="2114"/>
                              </a:lnTo>
                              <a:lnTo>
                                <a:pt x="21496" y="7355"/>
                              </a:lnTo>
                              <a:lnTo>
                                <a:pt x="22939" y="12446"/>
                              </a:lnTo>
                              <a:lnTo>
                                <a:pt x="22939" y="32449"/>
                              </a:lnTo>
                              <a:lnTo>
                                <a:pt x="15934" y="371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E4C6E8" id="Graphic 273" o:spid="_x0000_s1026" style="position:absolute;margin-left:96.8pt;margin-top:-66pt;width:1.85pt;height:2.95pt;z-index:251625472;visibility:visible;mso-wrap-style:square;mso-wrap-distance-left:0;mso-wrap-distance-top:0;mso-wrap-distance-right:0;mso-wrap-distance-bottom:0;mso-position-horizontal:absolute;mso-position-horizontal-relative:page;mso-position-vertical:absolute;mso-position-vertical-relative:text;v-text-anchor:top" coordsize="23495,37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" path="m5725,35035r-474,-391l1964,31317,,25364,,7045,5602,r9159,l17307,1793r241,321l8849,2114,5211,4850r88,21687l5452,29593r86,1724l5595,32449r110,2195l5725,35035xem15934,37149r-6965,l6934,36288,5651,35035r6805,l15393,34484r1282,-4891l17537,26537r94,-1764l17738,9239,16162,4850r-68,-190l14250,3126r-741,-661l12567,2114r4981,l21496,7355r1443,5091l22939,32449r-7005,4700xe" fillcolor="black" stroked="f">
                <v:path arrowok="t"/>
                <w10:wrap anchorx="page"/>
              </v:shape>
            </w:pict>
          </mc:Fallback>
        </mc:AlternateContent>
      </w:r>
      <w:r w:rsidRPr="00E46CA3">
        <w:rPr>
          <w:rFonts w:ascii="Arial" w:hAnsi="Arial"/>
          <w:noProof/>
          <w:sz w:val="18"/>
          <w:lang w:val="en-GB"/>
        </w:rPr>
        <mc:AlternateContent>
          <mc:Choice Requires="wps">
            <w:drawing>
              <wp:anchor distT="0" distB="0" distL="0" distR="0" simplePos="0" relativeHeight="251635712" behindDoc="0" locked="0" layoutInCell="1" allowOverlap="1" wp14:anchorId="198CDE09" wp14:editId="4C2EC0AE">
                <wp:simplePos x="0" y="0"/>
                <wp:positionH relativeFrom="page">
                  <wp:posOffset>1203706</wp:posOffset>
                </wp:positionH>
                <wp:positionV relativeFrom="paragraph">
                  <wp:posOffset>-1099178</wp:posOffset>
                </wp:positionV>
                <wp:extent cx="50165" cy="38100"/>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65" cy="38100"/>
                        </a:xfrm>
                        <a:custGeom>
                          <a:avLst/>
                          <a:gdLst/>
                          <a:ahLst/>
                          <a:cxnLst/>
                          <a:rect l="l" t="t" r="r" b="b"/>
                          <a:pathLst>
                            <a:path w="50165" h="38100">
                              <a:moveTo>
                                <a:pt x="22936" y="13233"/>
                              </a:moveTo>
                              <a:lnTo>
                                <a:pt x="21475" y="8153"/>
                              </a:lnTo>
                              <a:lnTo>
                                <a:pt x="17500" y="2857"/>
                              </a:lnTo>
                              <a:lnTo>
                                <a:pt x="17297" y="2590"/>
                              </a:lnTo>
                              <a:lnTo>
                                <a:pt x="14744" y="787"/>
                              </a:lnTo>
                              <a:lnTo>
                                <a:pt x="5588" y="787"/>
                              </a:lnTo>
                              <a:lnTo>
                                <a:pt x="0" y="7835"/>
                              </a:lnTo>
                              <a:lnTo>
                                <a:pt x="0" y="26123"/>
                              </a:lnTo>
                              <a:lnTo>
                                <a:pt x="1955" y="32105"/>
                              </a:lnTo>
                              <a:lnTo>
                                <a:pt x="5232" y="35433"/>
                              </a:lnTo>
                              <a:lnTo>
                                <a:pt x="5715" y="35826"/>
                              </a:lnTo>
                              <a:lnTo>
                                <a:pt x="5689" y="35433"/>
                              </a:lnTo>
                              <a:lnTo>
                                <a:pt x="5575" y="33248"/>
                              </a:lnTo>
                              <a:lnTo>
                                <a:pt x="5524" y="32105"/>
                              </a:lnTo>
                              <a:lnTo>
                                <a:pt x="5435" y="30378"/>
                              </a:lnTo>
                              <a:lnTo>
                                <a:pt x="5283" y="27330"/>
                              </a:lnTo>
                              <a:lnTo>
                                <a:pt x="5194" y="5651"/>
                              </a:lnTo>
                              <a:lnTo>
                                <a:pt x="8839" y="2857"/>
                              </a:lnTo>
                              <a:lnTo>
                                <a:pt x="12560" y="2857"/>
                              </a:lnTo>
                              <a:lnTo>
                                <a:pt x="13500" y="3251"/>
                              </a:lnTo>
                              <a:lnTo>
                                <a:pt x="16078" y="5448"/>
                              </a:lnTo>
                              <a:lnTo>
                                <a:pt x="16154" y="5651"/>
                              </a:lnTo>
                              <a:lnTo>
                                <a:pt x="17678" y="9982"/>
                              </a:lnTo>
                              <a:lnTo>
                                <a:pt x="17576" y="26123"/>
                              </a:lnTo>
                              <a:lnTo>
                                <a:pt x="17538" y="27330"/>
                              </a:lnTo>
                              <a:lnTo>
                                <a:pt x="16675" y="30378"/>
                              </a:lnTo>
                              <a:lnTo>
                                <a:pt x="15379" y="35280"/>
                              </a:lnTo>
                              <a:lnTo>
                                <a:pt x="12446" y="35826"/>
                              </a:lnTo>
                              <a:lnTo>
                                <a:pt x="5715" y="35826"/>
                              </a:lnTo>
                              <a:lnTo>
                                <a:pt x="6921" y="37071"/>
                              </a:lnTo>
                              <a:lnTo>
                                <a:pt x="8953" y="37934"/>
                              </a:lnTo>
                              <a:lnTo>
                                <a:pt x="15925" y="37934"/>
                              </a:lnTo>
                              <a:lnTo>
                                <a:pt x="22936" y="33248"/>
                              </a:lnTo>
                              <a:lnTo>
                                <a:pt x="22936" y="13233"/>
                              </a:lnTo>
                              <a:close/>
                            </a:path>
                            <a:path w="50165" h="38100">
                              <a:moveTo>
                                <a:pt x="29984" y="32385"/>
                              </a:moveTo>
                              <a:lnTo>
                                <a:pt x="28524" y="30924"/>
                              </a:lnTo>
                              <a:lnTo>
                                <a:pt x="25044" y="30924"/>
                              </a:lnTo>
                              <a:lnTo>
                                <a:pt x="23634" y="32385"/>
                              </a:lnTo>
                              <a:lnTo>
                                <a:pt x="23634" y="35826"/>
                              </a:lnTo>
                              <a:lnTo>
                                <a:pt x="25044" y="37274"/>
                              </a:lnTo>
                              <a:lnTo>
                                <a:pt x="28524" y="37274"/>
                              </a:lnTo>
                              <a:lnTo>
                                <a:pt x="29984" y="35826"/>
                              </a:lnTo>
                              <a:lnTo>
                                <a:pt x="29984" y="32385"/>
                              </a:lnTo>
                              <a:close/>
                            </a:path>
                            <a:path w="50165" h="38100">
                              <a:moveTo>
                                <a:pt x="49707" y="35077"/>
                              </a:moveTo>
                              <a:lnTo>
                                <a:pt x="49364" y="34683"/>
                              </a:lnTo>
                              <a:lnTo>
                                <a:pt x="45173" y="34683"/>
                              </a:lnTo>
                              <a:lnTo>
                                <a:pt x="44145" y="34417"/>
                              </a:lnTo>
                              <a:lnTo>
                                <a:pt x="44221" y="5994"/>
                              </a:lnTo>
                              <a:lnTo>
                                <a:pt x="44234" y="2032"/>
                              </a:lnTo>
                              <a:lnTo>
                                <a:pt x="44348" y="0"/>
                              </a:lnTo>
                              <a:lnTo>
                                <a:pt x="43992" y="0"/>
                              </a:lnTo>
                              <a:lnTo>
                                <a:pt x="40665" y="2032"/>
                              </a:lnTo>
                              <a:lnTo>
                                <a:pt x="32245" y="5994"/>
                              </a:lnTo>
                              <a:lnTo>
                                <a:pt x="32359" y="6654"/>
                              </a:lnTo>
                              <a:lnTo>
                                <a:pt x="32600" y="7289"/>
                              </a:lnTo>
                              <a:lnTo>
                                <a:pt x="33020" y="7556"/>
                              </a:lnTo>
                              <a:lnTo>
                                <a:pt x="33337" y="7556"/>
                              </a:lnTo>
                              <a:lnTo>
                                <a:pt x="35890" y="6464"/>
                              </a:lnTo>
                              <a:lnTo>
                                <a:pt x="37630" y="5994"/>
                              </a:lnTo>
                              <a:lnTo>
                                <a:pt x="39357" y="5994"/>
                              </a:lnTo>
                              <a:lnTo>
                                <a:pt x="39433" y="6654"/>
                              </a:lnTo>
                              <a:lnTo>
                                <a:pt x="39535" y="34417"/>
                              </a:lnTo>
                              <a:lnTo>
                                <a:pt x="37922" y="34683"/>
                              </a:lnTo>
                              <a:lnTo>
                                <a:pt x="33743" y="34683"/>
                              </a:lnTo>
                              <a:lnTo>
                                <a:pt x="33388" y="35077"/>
                              </a:lnTo>
                              <a:lnTo>
                                <a:pt x="33388" y="36296"/>
                              </a:lnTo>
                              <a:lnTo>
                                <a:pt x="33743" y="36677"/>
                              </a:lnTo>
                              <a:lnTo>
                                <a:pt x="49364" y="36677"/>
                              </a:lnTo>
                              <a:lnTo>
                                <a:pt x="49707" y="36296"/>
                              </a:lnTo>
                              <a:lnTo>
                                <a:pt x="49707" y="3507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B1D4A0" id="Graphic 274" o:spid="_x0000_s1026" style="position:absolute;margin-left:94.8pt;margin-top:-86.55pt;width:3.95pt;height:3pt;z-index:251635712;visibility:visible;mso-wrap-style:square;mso-wrap-distance-left:0;mso-wrap-distance-top:0;mso-wrap-distance-right:0;mso-wrap-distance-bottom:0;mso-position-horizontal:absolute;mso-position-horizontal-relative:page;mso-position-vertical:absolute;mso-position-vertical-relative:text;v-text-anchor:top" coordsize="50165,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" path="m22936,13233l21475,8153,17500,2857r-203,-267l14744,787r-9156,l,7835,,26123r1955,5982l5232,35433r483,393l5689,35433,5575,33248r-51,-1143l5435,30378,5283,27330,5194,5651,8839,2857r3721,l13500,3251r2578,2197l16154,5651r1524,4331l17576,26123r-38,1207l16675,30378r-1296,4902l12446,35826r-6731,l6921,37071r2032,863l15925,37934r7011,-4686l22936,13233xem29984,32385l28524,30924r-3480,l23634,32385r,3441l25044,37274r3480,l29984,35826r,-3441xem49707,35077r-343,-394l45173,34683r-1028,-266l44221,5994r13,-3962l44348,r-356,l40665,2032,32245,5994r114,660l32600,7289r420,267l33337,7556,35890,6464r1740,-470l39357,5994r76,660l39535,34417r-1613,266l33743,34683r-355,394l33388,36296r355,381l49364,36677r343,-381l49707,35077xe" fillcolor="black" stroked="f">
                <v:path arrowok="t"/>
                <w10:wrap anchorx="page"/>
              </v:shape>
            </w:pict>
          </mc:Fallback>
        </mc:AlternateContent>
      </w:r>
      <w:r w:rsidRPr="00E46CA3">
        <w:rPr>
          <w:rFonts w:ascii="Arial Black" w:hAnsi="Arial Black"/>
          <w:sz w:val="18"/>
          <w:lang w:val="en-GB"/>
        </w:rPr>
        <w:t xml:space="preserve">Figure 4: </w:t>
      </w:r>
      <w:r w:rsidRPr="00E46CA3">
        <w:rPr>
          <w:rFonts w:ascii="Arial" w:hAnsi="Arial"/>
          <w:sz w:val="18"/>
          <w:lang w:val="en-GB"/>
        </w:rPr>
        <w:t>Contribution by the ‘top-processes’ to graphite demand</w:t>
      </w:r>
      <w:r w:rsidRPr="00E46CA3">
        <w:rPr>
          <w:rFonts w:ascii="Arial" w:hAnsi="Arial"/>
          <w:spacing w:val="-8"/>
          <w:sz w:val="18"/>
          <w:lang w:val="en-GB"/>
        </w:rPr>
        <w:t xml:space="preserve"> </w:t>
      </w:r>
      <w:r w:rsidRPr="00E46CA3">
        <w:rPr>
          <w:rFonts w:ascii="Arial" w:hAnsi="Arial"/>
          <w:sz w:val="18"/>
          <w:lang w:val="en-GB"/>
        </w:rPr>
        <w:t>inventory</w:t>
      </w:r>
      <w:r w:rsidRPr="00E46CA3">
        <w:rPr>
          <w:rFonts w:ascii="Arial" w:hAnsi="Arial"/>
          <w:spacing w:val="-8"/>
          <w:sz w:val="18"/>
          <w:lang w:val="en-GB"/>
        </w:rPr>
        <w:t xml:space="preserve"> </w:t>
      </w:r>
      <w:r w:rsidRPr="00E46CA3">
        <w:rPr>
          <w:rFonts w:ascii="Arial" w:hAnsi="Arial"/>
          <w:sz w:val="18"/>
          <w:lang w:val="en-GB"/>
        </w:rPr>
        <w:t>of</w:t>
      </w:r>
      <w:r w:rsidRPr="00E46CA3">
        <w:rPr>
          <w:rFonts w:ascii="Arial" w:hAnsi="Arial"/>
          <w:spacing w:val="-8"/>
          <w:sz w:val="18"/>
          <w:lang w:val="en-GB"/>
        </w:rPr>
        <w:t xml:space="preserve"> </w:t>
      </w:r>
      <w:r w:rsidRPr="00E46CA3">
        <w:rPr>
          <w:rFonts w:ascii="Arial" w:hAnsi="Arial"/>
          <w:sz w:val="18"/>
          <w:lang w:val="en-GB"/>
        </w:rPr>
        <w:t>the</w:t>
      </w:r>
      <w:r w:rsidRPr="00E46CA3">
        <w:rPr>
          <w:rFonts w:ascii="Arial" w:hAnsi="Arial"/>
          <w:spacing w:val="-8"/>
          <w:sz w:val="18"/>
          <w:lang w:val="en-GB"/>
        </w:rPr>
        <w:t xml:space="preserve"> </w:t>
      </w:r>
      <w:r w:rsidRPr="00E46CA3">
        <w:rPr>
          <w:rFonts w:ascii="Arial" w:hAnsi="Arial"/>
          <w:sz w:val="18"/>
          <w:lang w:val="en-GB"/>
        </w:rPr>
        <w:t>LiMn</w:t>
      </w:r>
      <w:r w:rsidRPr="00E46CA3">
        <w:rPr>
          <w:rFonts w:ascii="Bookman Old Style" w:hAnsi="Bookman Old Style"/>
          <w:sz w:val="18"/>
          <w:vertAlign w:val="subscript"/>
          <w:lang w:val="en-GB"/>
        </w:rPr>
        <w:t>2</w:t>
      </w:r>
      <w:r w:rsidRPr="00E46CA3">
        <w:rPr>
          <w:rFonts w:ascii="Arial" w:hAnsi="Arial"/>
          <w:sz w:val="18"/>
          <w:lang w:val="en-GB"/>
        </w:rPr>
        <w:t>O</w:t>
      </w:r>
      <w:r w:rsidRPr="00E46CA3">
        <w:rPr>
          <w:rFonts w:ascii="Bookman Old Style" w:hAnsi="Bookman Old Style"/>
          <w:sz w:val="18"/>
          <w:vertAlign w:val="subscript"/>
          <w:lang w:val="en-GB"/>
        </w:rPr>
        <w:t>4</w:t>
      </w:r>
      <w:r w:rsidRPr="00E46CA3">
        <w:rPr>
          <w:rFonts w:ascii="Bookman Old Style" w:hAnsi="Bookman Old Style"/>
          <w:spacing w:val="-8"/>
          <w:sz w:val="18"/>
          <w:lang w:val="en-GB"/>
        </w:rPr>
        <w:t xml:space="preserve"> </w:t>
      </w:r>
      <w:r w:rsidRPr="00E46CA3">
        <w:rPr>
          <w:rFonts w:ascii="Arial" w:hAnsi="Arial"/>
          <w:sz w:val="18"/>
          <w:lang w:val="en-GB"/>
        </w:rPr>
        <w:t>battery</w:t>
      </w:r>
      <w:r w:rsidRPr="00E46CA3">
        <w:rPr>
          <w:rFonts w:ascii="Arial" w:hAnsi="Arial"/>
          <w:spacing w:val="-8"/>
          <w:sz w:val="18"/>
          <w:lang w:val="en-GB"/>
        </w:rPr>
        <w:t xml:space="preserve"> </w:t>
      </w:r>
      <w:r w:rsidRPr="00E46CA3">
        <w:rPr>
          <w:rFonts w:ascii="Arial" w:hAnsi="Arial"/>
          <w:sz w:val="18"/>
          <w:lang w:val="en-GB"/>
        </w:rPr>
        <w:t>from</w:t>
      </w:r>
      <w:r w:rsidRPr="00E46CA3">
        <w:rPr>
          <w:rFonts w:ascii="Arial" w:hAnsi="Arial"/>
          <w:spacing w:val="-8"/>
          <w:sz w:val="18"/>
          <w:lang w:val="en-GB"/>
        </w:rPr>
        <w:t xml:space="preserve"> </w:t>
      </w:r>
      <w:r w:rsidRPr="00E46CA3">
        <w:rPr>
          <w:rFonts w:ascii="Arial" w:hAnsi="Arial"/>
          <w:sz w:val="18"/>
          <w:lang w:val="en-GB"/>
        </w:rPr>
        <w:t>2020</w:t>
      </w:r>
      <w:r w:rsidRPr="00E46CA3">
        <w:rPr>
          <w:rFonts w:ascii="Arial" w:hAnsi="Arial"/>
          <w:spacing w:val="-8"/>
          <w:sz w:val="18"/>
          <w:lang w:val="en-GB"/>
        </w:rPr>
        <w:t xml:space="preserve"> </w:t>
      </w:r>
      <w:r w:rsidRPr="00E46CA3">
        <w:rPr>
          <w:rFonts w:ascii="Arial" w:hAnsi="Arial"/>
          <w:sz w:val="18"/>
          <w:lang w:val="en-GB"/>
        </w:rPr>
        <w:t>to</w:t>
      </w:r>
      <w:r w:rsidRPr="00E46CA3">
        <w:rPr>
          <w:rFonts w:ascii="Arial" w:hAnsi="Arial"/>
          <w:spacing w:val="-8"/>
          <w:sz w:val="18"/>
          <w:lang w:val="en-GB"/>
        </w:rPr>
        <w:t xml:space="preserve"> </w:t>
      </w:r>
      <w:r w:rsidRPr="00E46CA3">
        <w:rPr>
          <w:rFonts w:ascii="Arial" w:hAnsi="Arial"/>
          <w:sz w:val="18"/>
          <w:lang w:val="en-GB"/>
        </w:rPr>
        <w:t>2100 under the SSP2 scenario using the baseline RCPs of the REMIND model</w:t>
      </w:r>
    </w:p>
    <w:p w14:paraId="688AE40A" w14:textId="7510C81B" w:rsidR="009C0070" w:rsidRPr="00E46CA3" w:rsidRDefault="00000000">
      <w:pPr>
        <w:pStyle w:val="Heading3"/>
        <w:numPr>
          <w:ilvl w:val="2"/>
          <w:numId w:val="3"/>
        </w:numPr>
        <w:tabs>
          <w:tab w:val="left" w:pos="606"/>
          <w:tab w:val="left" w:pos="608"/>
        </w:tabs>
        <w:spacing w:before="94" w:line="237" w:lineRule="auto"/>
        <w:ind w:left="608" w:right="809"/>
        <w:rPr>
          <w:lang w:val="en-GB"/>
        </w:rPr>
      </w:pPr>
      <w:r w:rsidRPr="00E46CA3">
        <w:rPr>
          <w:w w:val="105"/>
          <w:lang w:val="en-GB"/>
        </w:rPr>
        <w:t>Contribution of industrial sectors in the supply chain</w:t>
      </w:r>
    </w:p>
    <w:p w14:paraId="335B4FF1" w14:textId="77777777" w:rsidR="009C0070" w:rsidRPr="00E46CA3" w:rsidRDefault="00000000">
      <w:pPr>
        <w:pStyle w:val="BodyText"/>
        <w:spacing w:before="9" w:line="249" w:lineRule="auto"/>
        <w:ind w:left="56" w:right="291" w:firstLine="298"/>
        <w:rPr>
          <w:lang w:val="en-GB"/>
        </w:rPr>
      </w:pPr>
      <w:hyperlink w:anchor="_bookmark6" w:history="1">
        <w:r w:rsidRPr="00E46CA3">
          <w:rPr>
            <w:color w:val="2F4F4F"/>
            <w:lang w:val="en-GB"/>
          </w:rPr>
          <w:t>Figure 5</w:t>
        </w:r>
      </w:hyperlink>
      <w:r w:rsidRPr="00E46CA3">
        <w:rPr>
          <w:color w:val="2F4F4F"/>
          <w:lang w:val="en-GB"/>
        </w:rPr>
        <w:t xml:space="preserve"> </w:t>
      </w:r>
      <w:r w:rsidRPr="00E46CA3">
        <w:rPr>
          <w:lang w:val="en-GB"/>
        </w:rPr>
        <w:t>shows the contribution of sectors (grouped by CPC codes) to the total natural gas footprint of the LFP battery under the PkBudg500 pathway. In this example,</w:t>
      </w:r>
      <w:r w:rsidRPr="00E46CA3">
        <w:rPr>
          <w:spacing w:val="80"/>
          <w:lang w:val="en-GB"/>
        </w:rPr>
        <w:t xml:space="preserve"> </w:t>
      </w:r>
      <w:r w:rsidRPr="00E46CA3">
        <w:rPr>
          <w:lang w:val="en-GB"/>
        </w:rPr>
        <w:t>the relative contribution of the sector ‘47160: Electronic integrated</w:t>
      </w:r>
      <w:r w:rsidRPr="00E46CA3">
        <w:rPr>
          <w:spacing w:val="-1"/>
          <w:lang w:val="en-GB"/>
        </w:rPr>
        <w:t xml:space="preserve"> </w:t>
      </w:r>
      <w:r w:rsidRPr="00E46CA3">
        <w:rPr>
          <w:lang w:val="en-GB"/>
        </w:rPr>
        <w:t>circuits’</w:t>
      </w:r>
      <w:r w:rsidRPr="00E46CA3">
        <w:rPr>
          <w:spacing w:val="-2"/>
          <w:lang w:val="en-GB"/>
        </w:rPr>
        <w:t xml:space="preserve"> </w:t>
      </w:r>
      <w:r w:rsidRPr="00E46CA3">
        <w:rPr>
          <w:lang w:val="en-GB"/>
        </w:rPr>
        <w:t>is</w:t>
      </w:r>
      <w:r w:rsidRPr="00E46CA3">
        <w:rPr>
          <w:spacing w:val="-2"/>
          <w:lang w:val="en-GB"/>
        </w:rPr>
        <w:t xml:space="preserve"> </w:t>
      </w:r>
      <w:r w:rsidRPr="00E46CA3">
        <w:rPr>
          <w:lang w:val="en-GB"/>
        </w:rPr>
        <w:t>seen</w:t>
      </w:r>
      <w:r w:rsidRPr="00E46CA3">
        <w:rPr>
          <w:spacing w:val="-2"/>
          <w:lang w:val="en-GB"/>
        </w:rPr>
        <w:t xml:space="preserve"> </w:t>
      </w:r>
      <w:r w:rsidRPr="00E46CA3">
        <w:rPr>
          <w:lang w:val="en-GB"/>
        </w:rPr>
        <w:t>to</w:t>
      </w:r>
      <w:r w:rsidRPr="00E46CA3">
        <w:rPr>
          <w:spacing w:val="-1"/>
          <w:lang w:val="en-GB"/>
        </w:rPr>
        <w:t xml:space="preserve"> </w:t>
      </w:r>
      <w:r w:rsidRPr="00E46CA3">
        <w:rPr>
          <w:lang w:val="en-GB"/>
        </w:rPr>
        <w:t>decrease</w:t>
      </w:r>
      <w:r w:rsidRPr="00E46CA3">
        <w:rPr>
          <w:spacing w:val="-2"/>
          <w:lang w:val="en-GB"/>
        </w:rPr>
        <w:t xml:space="preserve"> </w:t>
      </w:r>
      <w:r w:rsidRPr="00E46CA3">
        <w:rPr>
          <w:lang w:val="en-GB"/>
        </w:rPr>
        <w:t>from</w:t>
      </w:r>
      <w:r w:rsidRPr="00E46CA3">
        <w:rPr>
          <w:spacing w:val="-2"/>
          <w:lang w:val="en-GB"/>
        </w:rPr>
        <w:t xml:space="preserve"> </w:t>
      </w:r>
      <w:r w:rsidRPr="00E46CA3">
        <w:rPr>
          <w:lang w:val="en-GB"/>
        </w:rPr>
        <w:t>11%</w:t>
      </w:r>
      <w:r w:rsidRPr="00E46CA3">
        <w:rPr>
          <w:spacing w:val="-1"/>
          <w:lang w:val="en-GB"/>
        </w:rPr>
        <w:t xml:space="preserve"> </w:t>
      </w:r>
      <w:r w:rsidRPr="00E46CA3">
        <w:rPr>
          <w:lang w:val="en-GB"/>
        </w:rPr>
        <w:t>in</w:t>
      </w:r>
      <w:r w:rsidRPr="00E46CA3">
        <w:rPr>
          <w:spacing w:val="-2"/>
          <w:lang w:val="en-GB"/>
        </w:rPr>
        <w:t xml:space="preserve"> </w:t>
      </w:r>
      <w:r w:rsidRPr="00E46CA3">
        <w:rPr>
          <w:lang w:val="en-GB"/>
        </w:rPr>
        <w:t>2020</w:t>
      </w:r>
      <w:r w:rsidRPr="00E46CA3">
        <w:rPr>
          <w:spacing w:val="-2"/>
          <w:lang w:val="en-GB"/>
        </w:rPr>
        <w:t xml:space="preserve"> </w:t>
      </w:r>
      <w:r w:rsidRPr="00E46CA3">
        <w:rPr>
          <w:lang w:val="en-GB"/>
        </w:rPr>
        <w:t xml:space="preserve">to 8% in 2100, while over the same period the contribution of the sector ‘46430: Parts of primary cells, primary batteries </w:t>
      </w:r>
      <w:r w:rsidRPr="00E46CA3">
        <w:rPr>
          <w:spacing w:val="-2"/>
          <w:lang w:val="en-GB"/>
        </w:rPr>
        <w:t>and</w:t>
      </w:r>
      <w:r w:rsidRPr="00E46CA3">
        <w:rPr>
          <w:spacing w:val="-11"/>
          <w:lang w:val="en-GB"/>
        </w:rPr>
        <w:t xml:space="preserve"> </w:t>
      </w:r>
      <w:r w:rsidRPr="00E46CA3">
        <w:rPr>
          <w:spacing w:val="-2"/>
          <w:lang w:val="en-GB"/>
        </w:rPr>
        <w:t>electrodes’</w:t>
      </w:r>
      <w:r w:rsidRPr="00E46CA3">
        <w:rPr>
          <w:spacing w:val="-10"/>
          <w:lang w:val="en-GB"/>
        </w:rPr>
        <w:t xml:space="preserve"> </w:t>
      </w:r>
      <w:r w:rsidRPr="00E46CA3">
        <w:rPr>
          <w:spacing w:val="-2"/>
          <w:lang w:val="en-GB"/>
        </w:rPr>
        <w:t>increases</w:t>
      </w:r>
      <w:r w:rsidRPr="00E46CA3">
        <w:rPr>
          <w:spacing w:val="-11"/>
          <w:lang w:val="en-GB"/>
        </w:rPr>
        <w:t xml:space="preserve"> </w:t>
      </w:r>
      <w:r w:rsidRPr="00E46CA3">
        <w:rPr>
          <w:spacing w:val="-2"/>
          <w:lang w:val="en-GB"/>
        </w:rPr>
        <w:t>from</w:t>
      </w:r>
      <w:r w:rsidRPr="00E46CA3">
        <w:rPr>
          <w:spacing w:val="-10"/>
          <w:lang w:val="en-GB"/>
        </w:rPr>
        <w:t xml:space="preserve"> </w:t>
      </w:r>
      <w:r w:rsidRPr="00E46CA3">
        <w:rPr>
          <w:spacing w:val="-2"/>
          <w:lang w:val="en-GB"/>
        </w:rPr>
        <w:t>32%</w:t>
      </w:r>
      <w:r w:rsidRPr="00E46CA3">
        <w:rPr>
          <w:spacing w:val="-11"/>
          <w:lang w:val="en-GB"/>
        </w:rPr>
        <w:t xml:space="preserve"> </w:t>
      </w:r>
      <w:r w:rsidRPr="00E46CA3">
        <w:rPr>
          <w:spacing w:val="-2"/>
          <w:lang w:val="en-GB"/>
        </w:rPr>
        <w:t>to</w:t>
      </w:r>
      <w:r w:rsidRPr="00E46CA3">
        <w:rPr>
          <w:spacing w:val="-10"/>
          <w:lang w:val="en-GB"/>
        </w:rPr>
        <w:t xml:space="preserve"> </w:t>
      </w:r>
      <w:r w:rsidRPr="00E46CA3">
        <w:rPr>
          <w:spacing w:val="-2"/>
          <w:lang w:val="en-GB"/>
        </w:rPr>
        <w:t>38%.</w:t>
      </w:r>
      <w:r w:rsidRPr="00E46CA3">
        <w:rPr>
          <w:spacing w:val="-11"/>
          <w:lang w:val="en-GB"/>
        </w:rPr>
        <w:t xml:space="preserve"> </w:t>
      </w:r>
      <w:r w:rsidRPr="00E46CA3">
        <w:rPr>
          <w:spacing w:val="-2"/>
          <w:lang w:val="en-GB"/>
        </w:rPr>
        <w:t>The</w:t>
      </w:r>
      <w:r w:rsidRPr="00E46CA3">
        <w:rPr>
          <w:spacing w:val="-10"/>
          <w:lang w:val="en-GB"/>
        </w:rPr>
        <w:t xml:space="preserve"> </w:t>
      </w:r>
      <w:r w:rsidRPr="00E46CA3">
        <w:rPr>
          <w:spacing w:val="-2"/>
          <w:lang w:val="en-GB"/>
        </w:rPr>
        <w:t>method</w:t>
      </w:r>
      <w:r w:rsidRPr="00E46CA3">
        <w:rPr>
          <w:spacing w:val="-11"/>
          <w:lang w:val="en-GB"/>
        </w:rPr>
        <w:t xml:space="preserve"> </w:t>
      </w:r>
      <w:r w:rsidRPr="00E46CA3">
        <w:rPr>
          <w:spacing w:val="-2"/>
          <w:lang w:val="en-GB"/>
        </w:rPr>
        <w:t xml:space="preserve">used </w:t>
      </w:r>
      <w:r w:rsidRPr="00E46CA3">
        <w:rPr>
          <w:lang w:val="en-GB"/>
        </w:rPr>
        <w:t xml:space="preserve">to calculate these contributions involves traversing the </w:t>
      </w:r>
      <w:r w:rsidRPr="00E46CA3">
        <w:rPr>
          <w:spacing w:val="-2"/>
          <w:lang w:val="en-GB"/>
        </w:rPr>
        <w:t>supply</w:t>
      </w:r>
      <w:r w:rsidRPr="00E46CA3">
        <w:rPr>
          <w:spacing w:val="-7"/>
          <w:lang w:val="en-GB"/>
        </w:rPr>
        <w:t xml:space="preserve"> </w:t>
      </w:r>
      <w:r w:rsidRPr="00E46CA3">
        <w:rPr>
          <w:spacing w:val="-2"/>
          <w:lang w:val="en-GB"/>
        </w:rPr>
        <w:t>chain</w:t>
      </w:r>
      <w:r w:rsidRPr="00E46CA3">
        <w:rPr>
          <w:spacing w:val="-7"/>
          <w:lang w:val="en-GB"/>
        </w:rPr>
        <w:t xml:space="preserve"> </w:t>
      </w:r>
      <w:r w:rsidRPr="00E46CA3">
        <w:rPr>
          <w:spacing w:val="-2"/>
          <w:lang w:val="en-GB"/>
        </w:rPr>
        <w:t>branches</w:t>
      </w:r>
      <w:r w:rsidRPr="00E46CA3">
        <w:rPr>
          <w:spacing w:val="-7"/>
          <w:lang w:val="en-GB"/>
        </w:rPr>
        <w:t xml:space="preserve"> </w:t>
      </w:r>
      <w:r w:rsidRPr="00E46CA3">
        <w:rPr>
          <w:spacing w:val="-2"/>
          <w:lang w:val="en-GB"/>
        </w:rPr>
        <w:t>to</w:t>
      </w:r>
      <w:r w:rsidRPr="00E46CA3">
        <w:rPr>
          <w:spacing w:val="-7"/>
          <w:lang w:val="en-GB"/>
        </w:rPr>
        <w:t xml:space="preserve"> </w:t>
      </w:r>
      <w:r w:rsidRPr="00E46CA3">
        <w:rPr>
          <w:spacing w:val="-2"/>
          <w:lang w:val="en-GB"/>
        </w:rPr>
        <w:t>a</w:t>
      </w:r>
      <w:r w:rsidRPr="00E46CA3">
        <w:rPr>
          <w:spacing w:val="-7"/>
          <w:lang w:val="en-GB"/>
        </w:rPr>
        <w:t xml:space="preserve"> </w:t>
      </w:r>
      <w:r w:rsidRPr="00E46CA3">
        <w:rPr>
          <w:spacing w:val="-2"/>
          <w:lang w:val="en-GB"/>
        </w:rPr>
        <w:t>certain</w:t>
      </w:r>
      <w:r w:rsidRPr="00E46CA3">
        <w:rPr>
          <w:spacing w:val="-7"/>
          <w:lang w:val="en-GB"/>
        </w:rPr>
        <w:t xml:space="preserve"> </w:t>
      </w:r>
      <w:r w:rsidRPr="00E46CA3">
        <w:rPr>
          <w:spacing w:val="-2"/>
          <w:lang w:val="en-GB"/>
        </w:rPr>
        <w:t>level</w:t>
      </w:r>
      <w:r w:rsidRPr="00E46CA3">
        <w:rPr>
          <w:spacing w:val="-7"/>
          <w:lang w:val="en-GB"/>
        </w:rPr>
        <w:t xml:space="preserve"> </w:t>
      </w:r>
      <w:r w:rsidRPr="00E46CA3">
        <w:rPr>
          <w:spacing w:val="-2"/>
          <w:lang w:val="en-GB"/>
        </w:rPr>
        <w:t>(max.</w:t>
      </w:r>
      <w:r w:rsidRPr="00E46CA3">
        <w:rPr>
          <w:spacing w:val="-7"/>
          <w:lang w:val="en-GB"/>
        </w:rPr>
        <w:t xml:space="preserve"> </w:t>
      </w:r>
      <w:r w:rsidRPr="00E46CA3">
        <w:rPr>
          <w:spacing w:val="-2"/>
          <w:lang w:val="en-GB"/>
        </w:rPr>
        <w:t>4,</w:t>
      </w:r>
      <w:r w:rsidRPr="00E46CA3">
        <w:rPr>
          <w:spacing w:val="-7"/>
          <w:lang w:val="en-GB"/>
        </w:rPr>
        <w:t xml:space="preserve"> </w:t>
      </w:r>
      <w:r w:rsidRPr="00E46CA3">
        <w:rPr>
          <w:spacing w:val="-2"/>
          <w:lang w:val="en-GB"/>
        </w:rPr>
        <w:t>in</w:t>
      </w:r>
      <w:r w:rsidRPr="00E46CA3">
        <w:rPr>
          <w:spacing w:val="-7"/>
          <w:lang w:val="en-GB"/>
        </w:rPr>
        <w:t xml:space="preserve"> </w:t>
      </w:r>
      <w:r w:rsidRPr="00E46CA3">
        <w:rPr>
          <w:spacing w:val="-2"/>
          <w:lang w:val="en-GB"/>
        </w:rPr>
        <w:t>this</w:t>
      </w:r>
      <w:r w:rsidRPr="00E46CA3">
        <w:rPr>
          <w:spacing w:val="-7"/>
          <w:lang w:val="en-GB"/>
        </w:rPr>
        <w:t xml:space="preserve"> </w:t>
      </w:r>
      <w:r w:rsidRPr="00E46CA3">
        <w:rPr>
          <w:spacing w:val="-2"/>
          <w:lang w:val="en-GB"/>
        </w:rPr>
        <w:t xml:space="preserve">case), </w:t>
      </w:r>
      <w:r w:rsidRPr="00E46CA3">
        <w:rPr>
          <w:lang w:val="en-GB"/>
        </w:rPr>
        <w:t>cutting a specified point (5% in this case), and grouping</w:t>
      </w:r>
      <w:r w:rsidRPr="00E46CA3">
        <w:rPr>
          <w:spacing w:val="80"/>
          <w:lang w:val="en-GB"/>
        </w:rPr>
        <w:t xml:space="preserve"> </w:t>
      </w:r>
      <w:r w:rsidRPr="00E46CA3">
        <w:rPr>
          <w:lang w:val="en-GB"/>
        </w:rPr>
        <w:t>the value of the ‘leaves’ by their CPC code. The results, therefore,</w:t>
      </w:r>
      <w:r w:rsidRPr="00E46CA3">
        <w:rPr>
          <w:spacing w:val="-4"/>
          <w:lang w:val="en-GB"/>
        </w:rPr>
        <w:t xml:space="preserve"> </w:t>
      </w:r>
      <w:r w:rsidRPr="00E46CA3">
        <w:rPr>
          <w:lang w:val="en-GB"/>
        </w:rPr>
        <w:t>will</w:t>
      </w:r>
      <w:r w:rsidRPr="00E46CA3">
        <w:rPr>
          <w:spacing w:val="-4"/>
          <w:lang w:val="en-GB"/>
        </w:rPr>
        <w:t xml:space="preserve"> </w:t>
      </w:r>
      <w:r w:rsidRPr="00E46CA3">
        <w:rPr>
          <w:lang w:val="en-GB"/>
        </w:rPr>
        <w:t>depend</w:t>
      </w:r>
      <w:r w:rsidRPr="00E46CA3">
        <w:rPr>
          <w:spacing w:val="-4"/>
          <w:lang w:val="en-GB"/>
        </w:rPr>
        <w:t xml:space="preserve"> </w:t>
      </w:r>
      <w:r w:rsidRPr="00E46CA3">
        <w:rPr>
          <w:lang w:val="en-GB"/>
        </w:rPr>
        <w:t>on</w:t>
      </w:r>
      <w:r w:rsidRPr="00E46CA3">
        <w:rPr>
          <w:spacing w:val="-4"/>
          <w:lang w:val="en-GB"/>
        </w:rPr>
        <w:t xml:space="preserve"> </w:t>
      </w:r>
      <w:r w:rsidRPr="00E46CA3">
        <w:rPr>
          <w:lang w:val="en-GB"/>
        </w:rPr>
        <w:t>how</w:t>
      </w:r>
      <w:r w:rsidRPr="00E46CA3">
        <w:rPr>
          <w:spacing w:val="-4"/>
          <w:lang w:val="en-GB"/>
        </w:rPr>
        <w:t xml:space="preserve"> </w:t>
      </w:r>
      <w:r w:rsidRPr="00E46CA3">
        <w:rPr>
          <w:lang w:val="en-GB"/>
        </w:rPr>
        <w:t>deeply</w:t>
      </w:r>
      <w:r w:rsidRPr="00E46CA3">
        <w:rPr>
          <w:spacing w:val="-4"/>
          <w:lang w:val="en-GB"/>
        </w:rPr>
        <w:t xml:space="preserve"> </w:t>
      </w:r>
      <w:r w:rsidRPr="00E46CA3">
        <w:rPr>
          <w:lang w:val="en-GB"/>
        </w:rPr>
        <w:t>the</w:t>
      </w:r>
      <w:r w:rsidRPr="00E46CA3">
        <w:rPr>
          <w:spacing w:val="-4"/>
          <w:lang w:val="en-GB"/>
        </w:rPr>
        <w:t xml:space="preserve"> </w:t>
      </w:r>
      <w:r w:rsidRPr="00E46CA3">
        <w:rPr>
          <w:lang w:val="en-GB"/>
        </w:rPr>
        <w:t>user</w:t>
      </w:r>
      <w:r w:rsidRPr="00E46CA3">
        <w:rPr>
          <w:spacing w:val="-4"/>
          <w:lang w:val="en-GB"/>
        </w:rPr>
        <w:t xml:space="preserve"> </w:t>
      </w:r>
      <w:r w:rsidRPr="00E46CA3">
        <w:rPr>
          <w:lang w:val="en-GB"/>
        </w:rPr>
        <w:t>would</w:t>
      </w:r>
      <w:r w:rsidRPr="00E46CA3">
        <w:rPr>
          <w:spacing w:val="-4"/>
          <w:lang w:val="en-GB"/>
        </w:rPr>
        <w:t xml:space="preserve"> </w:t>
      </w:r>
      <w:r w:rsidRPr="00E46CA3">
        <w:rPr>
          <w:lang w:val="en-GB"/>
        </w:rPr>
        <w:t>like</w:t>
      </w:r>
      <w:r w:rsidRPr="00E46CA3">
        <w:rPr>
          <w:spacing w:val="-4"/>
          <w:lang w:val="en-GB"/>
        </w:rPr>
        <w:t xml:space="preserve"> </w:t>
      </w:r>
      <w:r w:rsidRPr="00E46CA3">
        <w:rPr>
          <w:lang w:val="en-GB"/>
        </w:rPr>
        <w:t>to inspect the supply chain. Additionally, the utility of these results is dependent on how well the CPC codes define the processes in the supply chain for the particular case.</w:t>
      </w:r>
    </w:p>
    <w:p w14:paraId="51169123" w14:textId="77777777" w:rsidR="009C0070" w:rsidRPr="00E46CA3" w:rsidRDefault="00000000">
      <w:pPr>
        <w:pStyle w:val="Heading3"/>
        <w:numPr>
          <w:ilvl w:val="2"/>
          <w:numId w:val="3"/>
        </w:numPr>
        <w:tabs>
          <w:tab w:val="left" w:pos="607"/>
        </w:tabs>
        <w:spacing w:before="189"/>
        <w:ind w:left="607" w:hanging="551"/>
        <w:rPr>
          <w:lang w:val="en-GB"/>
        </w:rPr>
      </w:pPr>
      <w:r w:rsidRPr="00E46CA3">
        <w:rPr>
          <w:w w:val="105"/>
          <w:lang w:val="en-GB"/>
        </w:rPr>
        <w:t>Comparison</w:t>
      </w:r>
      <w:r w:rsidRPr="00E46CA3">
        <w:rPr>
          <w:spacing w:val="-6"/>
          <w:w w:val="105"/>
          <w:lang w:val="en-GB"/>
        </w:rPr>
        <w:t xml:space="preserve"> </w:t>
      </w:r>
      <w:r w:rsidRPr="00E46CA3">
        <w:rPr>
          <w:w w:val="105"/>
          <w:lang w:val="en-GB"/>
        </w:rPr>
        <w:t>with</w:t>
      </w:r>
      <w:r w:rsidRPr="00E46CA3">
        <w:rPr>
          <w:spacing w:val="-6"/>
          <w:w w:val="105"/>
          <w:lang w:val="en-GB"/>
        </w:rPr>
        <w:t xml:space="preserve"> </w:t>
      </w:r>
      <w:r w:rsidRPr="00E46CA3">
        <w:rPr>
          <w:w w:val="105"/>
          <w:lang w:val="en-GB"/>
        </w:rPr>
        <w:t>‘similar’</w:t>
      </w:r>
      <w:r w:rsidRPr="00E46CA3">
        <w:rPr>
          <w:spacing w:val="-6"/>
          <w:w w:val="105"/>
          <w:lang w:val="en-GB"/>
        </w:rPr>
        <w:t xml:space="preserve"> </w:t>
      </w:r>
      <w:r w:rsidRPr="00E46CA3">
        <w:rPr>
          <w:w w:val="105"/>
          <w:lang w:val="en-GB"/>
        </w:rPr>
        <w:t>LCIA</w:t>
      </w:r>
      <w:r w:rsidRPr="00E46CA3">
        <w:rPr>
          <w:spacing w:val="-6"/>
          <w:w w:val="105"/>
          <w:lang w:val="en-GB"/>
        </w:rPr>
        <w:t xml:space="preserve"> </w:t>
      </w:r>
      <w:r w:rsidRPr="00E46CA3">
        <w:rPr>
          <w:spacing w:val="-2"/>
          <w:w w:val="105"/>
          <w:lang w:val="en-GB"/>
        </w:rPr>
        <w:t>methods</w:t>
      </w:r>
    </w:p>
    <w:p w14:paraId="7E307953" w14:textId="493109B0" w:rsidR="009C0070" w:rsidRPr="00E46CA3" w:rsidRDefault="00000000" w:rsidP="00840D2C">
      <w:pPr>
        <w:pStyle w:val="BodyText"/>
        <w:spacing w:before="9" w:line="249" w:lineRule="auto"/>
        <w:ind w:left="34" w:right="279" w:firstLine="320"/>
        <w:rPr>
          <w:lang w:val="en-GB"/>
        </w:rPr>
      </w:pPr>
      <w:r w:rsidRPr="00E46CA3">
        <w:rPr>
          <w:lang w:val="en-GB"/>
        </w:rPr>
        <w:t>A comparison of the results for ‘Coal (black)’ demand using</w:t>
      </w:r>
      <w:r w:rsidRPr="00E46CA3">
        <w:rPr>
          <w:spacing w:val="-3"/>
          <w:lang w:val="en-GB"/>
        </w:rPr>
        <w:t xml:space="preserve"> </w:t>
      </w:r>
      <w:r w:rsidRPr="00E46CA3">
        <w:rPr>
          <w:lang w:val="en-GB"/>
        </w:rPr>
        <w:t>the</w:t>
      </w:r>
      <w:r w:rsidRPr="00E46CA3">
        <w:rPr>
          <w:spacing w:val="-3"/>
          <w:lang w:val="en-GB"/>
        </w:rPr>
        <w:t xml:space="preserve"> </w:t>
      </w:r>
      <w:r w:rsidRPr="00E46CA3">
        <w:rPr>
          <w:lang w:val="en-GB"/>
        </w:rPr>
        <w:t>T-reX</w:t>
      </w:r>
      <w:r w:rsidRPr="00E46CA3">
        <w:rPr>
          <w:spacing w:val="-4"/>
          <w:lang w:val="en-GB"/>
        </w:rPr>
        <w:t xml:space="preserve"> </w:t>
      </w:r>
      <w:r w:rsidRPr="00E46CA3">
        <w:rPr>
          <w:lang w:val="en-GB"/>
        </w:rPr>
        <w:t>method</w:t>
      </w:r>
      <w:r w:rsidRPr="00E46CA3">
        <w:rPr>
          <w:spacing w:val="-3"/>
          <w:lang w:val="en-GB"/>
        </w:rPr>
        <w:t xml:space="preserve"> </w:t>
      </w:r>
      <w:r w:rsidRPr="00E46CA3">
        <w:rPr>
          <w:lang w:val="en-GB"/>
        </w:rPr>
        <w:t>with</w:t>
      </w:r>
      <w:r w:rsidRPr="00E46CA3">
        <w:rPr>
          <w:spacing w:val="-3"/>
          <w:lang w:val="en-GB"/>
        </w:rPr>
        <w:t xml:space="preserve"> </w:t>
      </w:r>
      <w:r w:rsidRPr="00E46CA3">
        <w:rPr>
          <w:lang w:val="en-GB"/>
        </w:rPr>
        <w:t>the</w:t>
      </w:r>
      <w:r w:rsidRPr="00E46CA3">
        <w:rPr>
          <w:spacing w:val="-3"/>
          <w:lang w:val="en-GB"/>
        </w:rPr>
        <w:t xml:space="preserve"> </w:t>
      </w:r>
      <w:r w:rsidRPr="00E46CA3">
        <w:rPr>
          <w:lang w:val="en-GB"/>
        </w:rPr>
        <w:t>LCIA</w:t>
      </w:r>
      <w:r w:rsidRPr="00E46CA3">
        <w:rPr>
          <w:spacing w:val="-3"/>
          <w:lang w:val="en-GB"/>
        </w:rPr>
        <w:t xml:space="preserve"> </w:t>
      </w:r>
      <w:r w:rsidRPr="00E46CA3">
        <w:rPr>
          <w:lang w:val="en-GB"/>
        </w:rPr>
        <w:t>method</w:t>
      </w:r>
      <w:r w:rsidRPr="00E46CA3">
        <w:rPr>
          <w:spacing w:val="-3"/>
          <w:lang w:val="en-GB"/>
        </w:rPr>
        <w:t xml:space="preserve"> </w:t>
      </w:r>
      <w:r w:rsidRPr="00E46CA3">
        <w:rPr>
          <w:lang w:val="en-GB"/>
        </w:rPr>
        <w:t>‘EDIP</w:t>
      </w:r>
      <w:r w:rsidRPr="00E46CA3">
        <w:rPr>
          <w:spacing w:val="-3"/>
          <w:lang w:val="en-GB"/>
        </w:rPr>
        <w:t xml:space="preserve"> </w:t>
      </w:r>
      <w:r w:rsidRPr="00E46CA3">
        <w:rPr>
          <w:lang w:val="en-GB"/>
        </w:rPr>
        <w:t xml:space="preserve">2003 – coal no LT’ is shown in </w:t>
      </w:r>
      <w:hyperlink w:anchor="_bookmark8" w:history="1">
        <w:r w:rsidRPr="00E46CA3">
          <w:rPr>
            <w:color w:val="2F4F4F"/>
            <w:lang w:val="en-GB"/>
          </w:rPr>
          <w:t>Figure 6</w:t>
        </w:r>
      </w:hyperlink>
      <w:r w:rsidRPr="00E46CA3">
        <w:rPr>
          <w:lang w:val="en-GB"/>
        </w:rPr>
        <w:t>. In this case, both the trends and the magnitude of the scores were very similar, both demonstrating a general decrease in the use of coking coal in the battery’s footprints. Such comparability was</w:t>
      </w:r>
      <w:r w:rsidRPr="00E46CA3">
        <w:rPr>
          <w:spacing w:val="80"/>
          <w:lang w:val="en-GB"/>
        </w:rPr>
        <w:t xml:space="preserve"> </w:t>
      </w:r>
      <w:r w:rsidRPr="00E46CA3">
        <w:rPr>
          <w:lang w:val="en-GB"/>
        </w:rPr>
        <w:t>also observed for other fossil-fuel-related demands (e.g., natural</w:t>
      </w:r>
      <w:r w:rsidRPr="00E46CA3">
        <w:rPr>
          <w:spacing w:val="40"/>
          <w:lang w:val="en-GB"/>
        </w:rPr>
        <w:t xml:space="preserve"> </w:t>
      </w:r>
      <w:r w:rsidRPr="00E46CA3">
        <w:rPr>
          <w:lang w:val="en-GB"/>
        </w:rPr>
        <w:t>gas</w:t>
      </w:r>
      <w:r w:rsidRPr="00E46CA3">
        <w:rPr>
          <w:spacing w:val="40"/>
          <w:lang w:val="en-GB"/>
        </w:rPr>
        <w:t xml:space="preserve"> </w:t>
      </w:r>
      <w:r w:rsidRPr="00E46CA3">
        <w:rPr>
          <w:lang w:val="en-GB"/>
        </w:rPr>
        <w:t>and</w:t>
      </w:r>
      <w:r w:rsidRPr="00E46CA3">
        <w:rPr>
          <w:spacing w:val="40"/>
          <w:lang w:val="en-GB"/>
        </w:rPr>
        <w:t xml:space="preserve"> </w:t>
      </w:r>
      <w:r w:rsidRPr="00E46CA3">
        <w:rPr>
          <w:lang w:val="en-GB"/>
        </w:rPr>
        <w:t>petroleum),</w:t>
      </w:r>
      <w:r w:rsidRPr="00E46CA3">
        <w:rPr>
          <w:spacing w:val="40"/>
          <w:lang w:val="en-GB"/>
        </w:rPr>
        <w:t xml:space="preserve"> </w:t>
      </w:r>
      <w:r w:rsidRPr="00E46CA3">
        <w:rPr>
          <w:lang w:val="en-GB"/>
        </w:rPr>
        <w:t>and</w:t>
      </w:r>
      <w:r w:rsidRPr="00E46CA3">
        <w:rPr>
          <w:spacing w:val="40"/>
          <w:lang w:val="en-GB"/>
        </w:rPr>
        <w:t xml:space="preserve"> </w:t>
      </w:r>
      <w:r w:rsidRPr="00E46CA3">
        <w:rPr>
          <w:lang w:val="en-GB"/>
        </w:rPr>
        <w:t>to</w:t>
      </w:r>
      <w:r w:rsidRPr="00E46CA3">
        <w:rPr>
          <w:spacing w:val="40"/>
          <w:lang w:val="en-GB"/>
        </w:rPr>
        <w:t xml:space="preserve"> </w:t>
      </w:r>
      <w:r w:rsidRPr="00E46CA3">
        <w:rPr>
          <w:lang w:val="en-GB"/>
        </w:rPr>
        <w:t>a</w:t>
      </w:r>
      <w:r w:rsidRPr="00E46CA3">
        <w:rPr>
          <w:spacing w:val="40"/>
          <w:lang w:val="en-GB"/>
        </w:rPr>
        <w:t xml:space="preserve"> </w:t>
      </w:r>
      <w:r w:rsidRPr="00E46CA3">
        <w:rPr>
          <w:lang w:val="en-GB"/>
        </w:rPr>
        <w:t>lesser</w:t>
      </w:r>
      <w:r w:rsidRPr="00E46CA3">
        <w:rPr>
          <w:spacing w:val="40"/>
          <w:lang w:val="en-GB"/>
        </w:rPr>
        <w:t xml:space="preserve"> </w:t>
      </w:r>
      <w:r w:rsidRPr="00E46CA3">
        <w:rPr>
          <w:lang w:val="en-GB"/>
        </w:rPr>
        <w:t>extent,</w:t>
      </w:r>
      <w:r w:rsidRPr="00E46CA3">
        <w:rPr>
          <w:spacing w:val="40"/>
          <w:lang w:val="en-GB"/>
        </w:rPr>
        <w:t xml:space="preserve"> </w:t>
      </w:r>
      <w:r w:rsidRPr="00E46CA3">
        <w:rPr>
          <w:lang w:val="en-GB"/>
        </w:rPr>
        <w:t>for some of the metal demand methods (e.g., zinc and cobalt). Correlation between standard LCIA methods and T-reX methods is not generally to be expected, however, due to fundamental differences in the way that the methods are constructed. In standard LCIA methods, impact scores are derived exclusively from the magnitude of the exchanges between the biosphere and the technosphere, that is, extraction and emission. In the T-reX methods, the footprint</w:t>
      </w:r>
      <w:bookmarkStart w:id="70" w:name="_bookmark7"/>
      <w:bookmarkEnd w:id="70"/>
      <w:r w:rsidR="00840D2C" w:rsidRPr="00E46CA3">
        <w:rPr>
          <w:lang w:val="en-GB"/>
        </w:rPr>
        <w:t xml:space="preserve"> </w:t>
      </w:r>
      <w:r w:rsidRPr="00E46CA3">
        <w:rPr>
          <w:lang w:val="en-GB"/>
        </w:rPr>
        <w:t>scores are based on an accounting of either waste generated or material demand, both of which are technospheretechnosphere exchanges in terms of LCA modelling. For the</w:t>
      </w:r>
      <w:r w:rsidRPr="00E46CA3">
        <w:rPr>
          <w:spacing w:val="40"/>
          <w:lang w:val="en-GB"/>
        </w:rPr>
        <w:t xml:space="preserve"> </w:t>
      </w:r>
      <w:r w:rsidRPr="00E46CA3">
        <w:rPr>
          <w:lang w:val="en-GB"/>
        </w:rPr>
        <w:t>material</w:t>
      </w:r>
      <w:r w:rsidRPr="00E46CA3">
        <w:rPr>
          <w:spacing w:val="40"/>
          <w:lang w:val="en-GB"/>
        </w:rPr>
        <w:t xml:space="preserve"> </w:t>
      </w:r>
      <w:r w:rsidRPr="00E46CA3">
        <w:rPr>
          <w:lang w:val="en-GB"/>
        </w:rPr>
        <w:t>demand</w:t>
      </w:r>
      <w:r w:rsidRPr="00E46CA3">
        <w:rPr>
          <w:spacing w:val="40"/>
          <w:lang w:val="en-GB"/>
        </w:rPr>
        <w:t xml:space="preserve"> </w:t>
      </w:r>
      <w:r w:rsidRPr="00E46CA3">
        <w:rPr>
          <w:lang w:val="en-GB"/>
        </w:rPr>
        <w:t>methods</w:t>
      </w:r>
      <w:r w:rsidRPr="00E46CA3">
        <w:rPr>
          <w:spacing w:val="40"/>
          <w:lang w:val="en-GB"/>
        </w:rPr>
        <w:t xml:space="preserve"> </w:t>
      </w:r>
      <w:r w:rsidRPr="00E46CA3">
        <w:rPr>
          <w:lang w:val="en-GB"/>
        </w:rPr>
        <w:t>especially,</w:t>
      </w:r>
      <w:r w:rsidRPr="00E46CA3">
        <w:rPr>
          <w:spacing w:val="40"/>
          <w:lang w:val="en-GB"/>
        </w:rPr>
        <w:t xml:space="preserve"> </w:t>
      </w:r>
      <w:r w:rsidRPr="00E46CA3">
        <w:rPr>
          <w:lang w:val="en-GB"/>
        </w:rPr>
        <w:t>this</w:t>
      </w:r>
      <w:r w:rsidRPr="00E46CA3">
        <w:rPr>
          <w:spacing w:val="40"/>
          <w:lang w:val="en-GB"/>
        </w:rPr>
        <w:t xml:space="preserve"> </w:t>
      </w:r>
      <w:r w:rsidRPr="00E46CA3">
        <w:rPr>
          <w:lang w:val="en-GB"/>
        </w:rPr>
        <w:t>distinction is critical. For example, the application of the EDIP 2003</w:t>
      </w:r>
      <w:r w:rsidRPr="00E46CA3">
        <w:rPr>
          <w:spacing w:val="40"/>
          <w:lang w:val="en-GB"/>
        </w:rPr>
        <w:t xml:space="preserve"> </w:t>
      </w:r>
      <w:r w:rsidRPr="00E46CA3">
        <w:rPr>
          <w:lang w:val="en-GB"/>
        </w:rPr>
        <w:t>or the CSP methods for a given metal will provide a score that is proportional to the amount extracted by mining, whereas</w:t>
      </w:r>
      <w:r w:rsidRPr="00E46CA3">
        <w:rPr>
          <w:spacing w:val="40"/>
          <w:lang w:val="en-GB"/>
        </w:rPr>
        <w:t xml:space="preserve"> </w:t>
      </w:r>
      <w:r w:rsidRPr="00E46CA3">
        <w:rPr>
          <w:lang w:val="en-GB"/>
        </w:rPr>
        <w:t>the</w:t>
      </w:r>
      <w:r w:rsidRPr="00E46CA3">
        <w:rPr>
          <w:spacing w:val="40"/>
          <w:lang w:val="en-GB"/>
        </w:rPr>
        <w:t xml:space="preserve"> </w:t>
      </w:r>
      <w:r w:rsidRPr="00E46CA3">
        <w:rPr>
          <w:lang w:val="en-GB"/>
        </w:rPr>
        <w:t>T-reX</w:t>
      </w:r>
      <w:r w:rsidRPr="00E46CA3">
        <w:rPr>
          <w:spacing w:val="40"/>
          <w:lang w:val="en-GB"/>
        </w:rPr>
        <w:t xml:space="preserve"> </w:t>
      </w:r>
      <w:r w:rsidRPr="00E46CA3">
        <w:rPr>
          <w:lang w:val="en-GB"/>
        </w:rPr>
        <w:t>method</w:t>
      </w:r>
      <w:r w:rsidRPr="00E46CA3">
        <w:rPr>
          <w:spacing w:val="40"/>
          <w:lang w:val="en-GB"/>
        </w:rPr>
        <w:t xml:space="preserve"> </w:t>
      </w:r>
      <w:r w:rsidRPr="00E46CA3">
        <w:rPr>
          <w:lang w:val="en-GB"/>
        </w:rPr>
        <w:t>provides</w:t>
      </w:r>
      <w:r w:rsidRPr="00E46CA3">
        <w:rPr>
          <w:spacing w:val="40"/>
          <w:lang w:val="en-GB"/>
        </w:rPr>
        <w:t xml:space="preserve"> </w:t>
      </w:r>
      <w:r w:rsidRPr="00E46CA3">
        <w:rPr>
          <w:lang w:val="en-GB"/>
        </w:rPr>
        <w:t>an</w:t>
      </w:r>
      <w:r w:rsidRPr="00E46CA3">
        <w:rPr>
          <w:spacing w:val="40"/>
          <w:lang w:val="en-GB"/>
        </w:rPr>
        <w:t xml:space="preserve"> </w:t>
      </w:r>
      <w:r w:rsidRPr="00E46CA3">
        <w:rPr>
          <w:lang w:val="en-GB"/>
        </w:rPr>
        <w:t>aggregation</w:t>
      </w:r>
      <w:r w:rsidRPr="00E46CA3">
        <w:rPr>
          <w:spacing w:val="40"/>
          <w:lang w:val="en-GB"/>
        </w:rPr>
        <w:t xml:space="preserve"> </w:t>
      </w:r>
      <w:r w:rsidRPr="00E46CA3">
        <w:rPr>
          <w:lang w:val="en-GB"/>
        </w:rPr>
        <w:t>of the exchanges with the market for that metal. The T-reX method, therefore, considers cases of co-production, recycling, and substitution, providing a picture of the supply chain pressures that are not captured by the standard LCIA methods. This makes the T-reX methods more sensitive to the modeling choices (e.g., economic allocation) that are generally embedded in LCA databases.</w:t>
      </w:r>
    </w:p>
    <w:p w14:paraId="6DC2B251" w14:textId="77777777" w:rsidR="00840D2C" w:rsidRPr="00E46CA3" w:rsidRDefault="00840D2C" w:rsidP="00840D2C">
      <w:pPr>
        <w:pStyle w:val="BodyText"/>
        <w:spacing w:before="9" w:line="249" w:lineRule="auto"/>
        <w:ind w:left="34" w:right="279" w:firstLine="320"/>
        <w:rPr>
          <w:lang w:val="en-GB"/>
        </w:rPr>
      </w:pPr>
    </w:p>
    <w:p w14:paraId="159C770E" w14:textId="77777777" w:rsidR="00F61435" w:rsidRDefault="00F61435" w:rsidP="00840D2C">
      <w:pPr>
        <w:spacing w:before="105" w:line="251" w:lineRule="exact"/>
        <w:ind w:left="90"/>
        <w:jc w:val="both"/>
        <w:rPr>
          <w:rFonts w:ascii="Arial Black"/>
          <w:spacing w:val="-2"/>
          <w:w w:val="85"/>
          <w:sz w:val="18"/>
          <w:lang w:val="en-GB"/>
        </w:rPr>
      </w:pPr>
    </w:p>
    <w:p w14:paraId="1C8B938F" w14:textId="3EEC9853" w:rsidR="00840D2C" w:rsidRPr="00E46CA3" w:rsidRDefault="00840D2C" w:rsidP="00840D2C">
      <w:pPr>
        <w:spacing w:before="105" w:line="251" w:lineRule="exact"/>
        <w:ind w:left="90"/>
        <w:jc w:val="both"/>
        <w:rPr>
          <w:rFonts w:ascii="Arial Black"/>
          <w:sz w:val="18"/>
          <w:lang w:val="en-GB"/>
        </w:rPr>
      </w:pPr>
      <w:r w:rsidRPr="00E46CA3">
        <w:rPr>
          <w:rFonts w:ascii="Arial Black"/>
          <w:spacing w:val="-2"/>
          <w:w w:val="85"/>
          <w:sz w:val="18"/>
          <w:lang w:val="en-GB"/>
        </w:rPr>
        <w:lastRenderedPageBreak/>
        <w:t>Table</w:t>
      </w:r>
      <w:r w:rsidRPr="00E46CA3">
        <w:rPr>
          <w:rFonts w:ascii="Arial Black"/>
          <w:spacing w:val="-4"/>
          <w:w w:val="95"/>
          <w:sz w:val="18"/>
          <w:lang w:val="en-GB"/>
        </w:rPr>
        <w:t xml:space="preserve"> </w:t>
      </w:r>
      <w:r w:rsidRPr="00E46CA3">
        <w:rPr>
          <w:rFonts w:ascii="Arial Black"/>
          <w:spacing w:val="-12"/>
          <w:w w:val="95"/>
          <w:sz w:val="18"/>
          <w:lang w:val="en-GB"/>
        </w:rPr>
        <w:t>2</w:t>
      </w:r>
    </w:p>
    <w:p w14:paraId="31A88D12" w14:textId="794D74A8" w:rsidR="00840D2C" w:rsidRPr="00E46CA3" w:rsidRDefault="00840D2C" w:rsidP="00840D2C">
      <w:pPr>
        <w:spacing w:before="2" w:line="232" w:lineRule="auto"/>
        <w:ind w:left="90" w:right="285" w:firstLine="7"/>
        <w:jc w:val="both"/>
        <w:rPr>
          <w:rFonts w:ascii="Arial" w:hAnsi="Arial"/>
          <w:sz w:val="18"/>
          <w:lang w:val="en-GB"/>
        </w:rPr>
      </w:pPr>
      <w:r w:rsidRPr="00E46CA3">
        <w:rPr>
          <w:rFonts w:ascii="Arial" w:hAnsi="Arial"/>
          <w:sz w:val="18"/>
          <w:lang w:val="en-GB"/>
        </w:rPr>
        <w:t>Comparison</w:t>
      </w:r>
      <w:r w:rsidRPr="00E46CA3">
        <w:rPr>
          <w:rFonts w:ascii="Arial" w:hAnsi="Arial"/>
          <w:spacing w:val="-3"/>
          <w:sz w:val="18"/>
          <w:lang w:val="en-GB"/>
        </w:rPr>
        <w:t xml:space="preserve"> </w:t>
      </w:r>
      <w:r w:rsidRPr="00E46CA3">
        <w:rPr>
          <w:rFonts w:ascii="Arial" w:hAnsi="Arial"/>
          <w:sz w:val="18"/>
          <w:lang w:val="en-GB"/>
        </w:rPr>
        <w:t>of</w:t>
      </w:r>
      <w:r w:rsidRPr="00E46CA3">
        <w:rPr>
          <w:rFonts w:ascii="Arial" w:hAnsi="Arial"/>
          <w:spacing w:val="-3"/>
          <w:sz w:val="18"/>
          <w:lang w:val="en-GB"/>
        </w:rPr>
        <w:t xml:space="preserve"> </w:t>
      </w:r>
      <w:r w:rsidRPr="00E46CA3">
        <w:rPr>
          <w:rFonts w:ascii="Arial" w:hAnsi="Arial"/>
          <w:sz w:val="18"/>
          <w:lang w:val="en-GB"/>
        </w:rPr>
        <w:t>the</w:t>
      </w:r>
      <w:r w:rsidRPr="00E46CA3">
        <w:rPr>
          <w:rFonts w:ascii="Arial" w:hAnsi="Arial"/>
          <w:spacing w:val="-3"/>
          <w:sz w:val="18"/>
          <w:lang w:val="en-GB"/>
        </w:rPr>
        <w:t xml:space="preserve"> </w:t>
      </w:r>
      <w:r w:rsidRPr="00E46CA3">
        <w:rPr>
          <w:rFonts w:ascii="Arial" w:hAnsi="Arial"/>
          <w:sz w:val="18"/>
          <w:lang w:val="en-GB"/>
        </w:rPr>
        <w:t>results</w:t>
      </w:r>
      <w:r w:rsidRPr="00E46CA3">
        <w:rPr>
          <w:rFonts w:ascii="Arial" w:hAnsi="Arial"/>
          <w:spacing w:val="-3"/>
          <w:sz w:val="18"/>
          <w:lang w:val="en-GB"/>
        </w:rPr>
        <w:t xml:space="preserve"> </w:t>
      </w:r>
      <w:r w:rsidRPr="00E46CA3">
        <w:rPr>
          <w:rFonts w:ascii="Arial" w:hAnsi="Arial"/>
          <w:sz w:val="18"/>
          <w:lang w:val="en-GB"/>
        </w:rPr>
        <w:t>from</w:t>
      </w:r>
      <w:r w:rsidRPr="00E46CA3">
        <w:rPr>
          <w:rFonts w:ascii="Arial" w:hAnsi="Arial"/>
          <w:spacing w:val="-3"/>
          <w:sz w:val="18"/>
          <w:lang w:val="en-GB"/>
        </w:rPr>
        <w:t xml:space="preserve"> </w:t>
      </w:r>
      <w:r w:rsidRPr="00E46CA3">
        <w:rPr>
          <w:rFonts w:ascii="Arial" w:hAnsi="Arial"/>
          <w:sz w:val="18"/>
          <w:lang w:val="en-GB"/>
        </w:rPr>
        <w:t>the</w:t>
      </w:r>
      <w:r w:rsidRPr="00E46CA3">
        <w:rPr>
          <w:rFonts w:ascii="Arial" w:hAnsi="Arial"/>
          <w:spacing w:val="-3"/>
          <w:sz w:val="18"/>
          <w:lang w:val="en-GB"/>
        </w:rPr>
        <w:t xml:space="preserve"> </w:t>
      </w:r>
      <w:r w:rsidRPr="00E46CA3">
        <w:rPr>
          <w:rFonts w:ascii="Arial" w:hAnsi="Arial"/>
          <w:sz w:val="18"/>
          <w:lang w:val="en-GB"/>
        </w:rPr>
        <w:t>T-reX</w:t>
      </w:r>
      <w:r w:rsidRPr="00E46CA3">
        <w:rPr>
          <w:rFonts w:ascii="Arial" w:hAnsi="Arial"/>
          <w:spacing w:val="-3"/>
          <w:sz w:val="18"/>
          <w:lang w:val="en-GB"/>
        </w:rPr>
        <w:t xml:space="preserve"> </w:t>
      </w:r>
      <w:r w:rsidRPr="00E46CA3">
        <w:rPr>
          <w:rFonts w:ascii="Arial" w:hAnsi="Arial"/>
          <w:sz w:val="18"/>
          <w:lang w:val="en-GB"/>
        </w:rPr>
        <w:t>battery</w:t>
      </w:r>
      <w:r w:rsidRPr="00E46CA3">
        <w:rPr>
          <w:rFonts w:ascii="Arial" w:hAnsi="Arial"/>
          <w:spacing w:val="-3"/>
          <w:sz w:val="18"/>
          <w:lang w:val="en-GB"/>
        </w:rPr>
        <w:t xml:space="preserve"> </w:t>
      </w:r>
      <w:r w:rsidRPr="00E46CA3">
        <w:rPr>
          <w:rFonts w:ascii="Arial" w:hAnsi="Arial"/>
          <w:sz w:val="18"/>
          <w:lang w:val="en-GB"/>
        </w:rPr>
        <w:t>case</w:t>
      </w:r>
      <w:r w:rsidRPr="00E46CA3">
        <w:rPr>
          <w:rFonts w:ascii="Arial" w:hAnsi="Arial"/>
          <w:spacing w:val="-3"/>
          <w:sz w:val="18"/>
          <w:lang w:val="en-GB"/>
        </w:rPr>
        <w:t xml:space="preserve"> </w:t>
      </w:r>
      <w:r w:rsidRPr="00E46CA3">
        <w:rPr>
          <w:rFonts w:ascii="Arial" w:hAnsi="Arial"/>
          <w:sz w:val="18"/>
          <w:lang w:val="en-GB"/>
        </w:rPr>
        <w:t>study (database:</w:t>
      </w:r>
      <w:r w:rsidRPr="00E46CA3">
        <w:rPr>
          <w:rFonts w:ascii="Arial" w:hAnsi="Arial"/>
          <w:spacing w:val="-12"/>
          <w:sz w:val="18"/>
          <w:lang w:val="en-GB"/>
        </w:rPr>
        <w:t xml:space="preserve"> </w:t>
      </w:r>
      <w:r w:rsidRPr="00E46CA3">
        <w:rPr>
          <w:rFonts w:ascii="Palatino Linotype" w:hAnsi="Palatino Linotype"/>
          <w:sz w:val="18"/>
          <w:lang w:val="en-GB"/>
        </w:rPr>
        <w:t>ecoinvent</w:t>
      </w:r>
      <w:r w:rsidRPr="00E46CA3">
        <w:rPr>
          <w:rFonts w:ascii="Palatino Linotype" w:hAnsi="Palatino Linotype"/>
          <w:spacing w:val="-7"/>
          <w:sz w:val="18"/>
          <w:lang w:val="en-GB"/>
        </w:rPr>
        <w:t xml:space="preserve"> </w:t>
      </w:r>
      <w:r w:rsidRPr="00E46CA3">
        <w:rPr>
          <w:rFonts w:ascii="Arial" w:hAnsi="Arial"/>
          <w:sz w:val="18"/>
          <w:lang w:val="en-GB"/>
        </w:rPr>
        <w:t>3.9.1</w:t>
      </w:r>
      <w:r w:rsidRPr="00E46CA3">
        <w:rPr>
          <w:rFonts w:ascii="Arial" w:hAnsi="Arial"/>
          <w:spacing w:val="-13"/>
          <w:sz w:val="18"/>
          <w:lang w:val="en-GB"/>
        </w:rPr>
        <w:t xml:space="preserve"> </w:t>
      </w:r>
      <w:r w:rsidRPr="00E46CA3">
        <w:rPr>
          <w:rFonts w:ascii="Arial" w:hAnsi="Arial"/>
          <w:sz w:val="18"/>
          <w:lang w:val="en-GB"/>
        </w:rPr>
        <w:t>REMIND</w:t>
      </w:r>
      <w:r w:rsidRPr="00E46CA3">
        <w:rPr>
          <w:rFonts w:ascii="Arial" w:hAnsi="Arial"/>
          <w:spacing w:val="-12"/>
          <w:sz w:val="18"/>
          <w:lang w:val="en-GB"/>
        </w:rPr>
        <w:t xml:space="preserve"> </w:t>
      </w:r>
      <w:r w:rsidRPr="00E46CA3">
        <w:rPr>
          <w:rFonts w:ascii="Arial" w:hAnsi="Arial"/>
          <w:sz w:val="18"/>
          <w:lang w:val="en-GB"/>
        </w:rPr>
        <w:t>SSP2</w:t>
      </w:r>
      <w:r w:rsidRPr="00E46CA3">
        <w:rPr>
          <w:rFonts w:ascii="Arial" w:hAnsi="Arial"/>
          <w:spacing w:val="-12"/>
          <w:sz w:val="18"/>
          <w:lang w:val="en-GB"/>
        </w:rPr>
        <w:t xml:space="preserve"> </w:t>
      </w:r>
      <w:r w:rsidRPr="00E46CA3">
        <w:rPr>
          <w:rFonts w:ascii="Arial" w:hAnsi="Arial"/>
          <w:sz w:val="18"/>
          <w:lang w:val="en-GB"/>
        </w:rPr>
        <w:t>Base</w:t>
      </w:r>
      <w:r w:rsidRPr="00E46CA3">
        <w:rPr>
          <w:rFonts w:ascii="Arial" w:hAnsi="Arial"/>
          <w:spacing w:val="-12"/>
          <w:sz w:val="18"/>
          <w:lang w:val="en-GB"/>
        </w:rPr>
        <w:t xml:space="preserve"> </w:t>
      </w:r>
      <w:r w:rsidRPr="00E46CA3">
        <w:rPr>
          <w:rFonts w:ascii="Arial" w:hAnsi="Arial"/>
          <w:sz w:val="18"/>
          <w:lang w:val="en-GB"/>
        </w:rPr>
        <w:t>2020,</w:t>
      </w:r>
      <w:r w:rsidRPr="00E46CA3">
        <w:rPr>
          <w:rFonts w:ascii="Arial" w:hAnsi="Arial"/>
          <w:spacing w:val="-12"/>
          <w:sz w:val="18"/>
          <w:lang w:val="en-GB"/>
        </w:rPr>
        <w:t xml:space="preserve"> </w:t>
      </w:r>
      <w:r w:rsidRPr="00E46CA3">
        <w:rPr>
          <w:rFonts w:ascii="Arial" w:hAnsi="Arial"/>
          <w:sz w:val="18"/>
          <w:lang w:val="en-GB"/>
        </w:rPr>
        <w:t xml:space="preserve">activity: Li-ion NMC 111) with those from </w:t>
      </w:r>
      <w:hyperlink w:anchor="_bookmark53" w:history="1">
        <w:r w:rsidRPr="00E46CA3">
          <w:rPr>
            <w:rFonts w:ascii="Arial" w:hAnsi="Arial"/>
            <w:color w:val="2F4F4F"/>
            <w:sz w:val="18"/>
            <w:lang w:val="en-GB"/>
          </w:rPr>
          <w:t>Laurenti et al.</w:t>
        </w:r>
      </w:hyperlink>
      <w:r w:rsidRPr="00E46CA3">
        <w:rPr>
          <w:rFonts w:ascii="Arial" w:hAnsi="Arial"/>
          <w:color w:val="2F4F4F"/>
          <w:sz w:val="18"/>
          <w:lang w:val="en-GB"/>
        </w:rPr>
        <w:t xml:space="preserve"> </w:t>
      </w:r>
      <w:r w:rsidRPr="00E46CA3">
        <w:rPr>
          <w:rFonts w:ascii="Arial" w:hAnsi="Arial"/>
          <w:sz w:val="18"/>
          <w:lang w:val="en-GB"/>
        </w:rPr>
        <w:t>(</w:t>
      </w:r>
      <w:hyperlink w:anchor="_bookmark53" w:history="1">
        <w:r w:rsidRPr="00E46CA3">
          <w:rPr>
            <w:rFonts w:ascii="Arial" w:hAnsi="Arial"/>
            <w:color w:val="2F4F4F"/>
            <w:sz w:val="18"/>
            <w:lang w:val="en-GB"/>
          </w:rPr>
          <w:t>2023</w:t>
        </w:r>
      </w:hyperlink>
      <w:r w:rsidRPr="00E46CA3">
        <w:rPr>
          <w:rFonts w:ascii="Arial" w:hAnsi="Arial"/>
          <w:sz w:val="18"/>
          <w:lang w:val="en-GB"/>
        </w:rPr>
        <w:t xml:space="preserve">) (database: </w:t>
      </w:r>
      <w:r w:rsidRPr="00E46CA3">
        <w:rPr>
          <w:rFonts w:ascii="Palatino Linotype" w:hAnsi="Palatino Linotype"/>
          <w:sz w:val="18"/>
          <w:lang w:val="en-GB"/>
        </w:rPr>
        <w:t xml:space="preserve">ecoinvent </w:t>
      </w:r>
      <w:r w:rsidRPr="00E46CA3">
        <w:rPr>
          <w:rFonts w:ascii="Arial" w:hAnsi="Arial"/>
          <w:sz w:val="18"/>
          <w:lang w:val="en-GB"/>
        </w:rPr>
        <w:t>3.5, activity:‘Li-ion’)</w:t>
      </w:r>
    </w:p>
    <w:p w14:paraId="5F40C8AD" w14:textId="77777777" w:rsidR="00840D2C" w:rsidRPr="00E46CA3" w:rsidRDefault="00840D2C" w:rsidP="00840D2C">
      <w:pPr>
        <w:pStyle w:val="BodyText"/>
        <w:spacing w:before="9"/>
        <w:rPr>
          <w:rFonts w:ascii="Arial"/>
          <w:sz w:val="8"/>
          <w:lang w:val="en-GB"/>
        </w:rPr>
      </w:pPr>
    </w:p>
    <w:tbl>
      <w:tblPr>
        <w:tblW w:w="0" w:type="auto"/>
        <w:jc w:val="center"/>
        <w:tblLayout w:type="fixed"/>
        <w:tblCellMar>
          <w:left w:w="0" w:type="dxa"/>
          <w:right w:w="0" w:type="dxa"/>
        </w:tblCellMar>
        <w:tblLook w:val="01E0" w:firstRow="1" w:lastRow="1" w:firstColumn="1" w:lastColumn="1" w:noHBand="0" w:noVBand="0"/>
      </w:tblPr>
      <w:tblGrid>
        <w:gridCol w:w="2271"/>
        <w:gridCol w:w="726"/>
        <w:gridCol w:w="1406"/>
      </w:tblGrid>
      <w:tr w:rsidR="00840D2C" w:rsidRPr="00E46CA3" w14:paraId="7FC87476" w14:textId="77777777" w:rsidTr="0022628F">
        <w:trPr>
          <w:trHeight w:val="307"/>
          <w:jc w:val="center"/>
        </w:trPr>
        <w:tc>
          <w:tcPr>
            <w:tcW w:w="2271" w:type="dxa"/>
            <w:tcBorders>
              <w:top w:val="single" w:sz="8" w:space="0" w:color="000000"/>
              <w:bottom w:val="single" w:sz="4" w:space="0" w:color="000000"/>
            </w:tcBorders>
          </w:tcPr>
          <w:p w14:paraId="535F7A4D" w14:textId="77777777" w:rsidR="00840D2C" w:rsidRPr="00E46CA3" w:rsidRDefault="00840D2C" w:rsidP="0022628F">
            <w:pPr>
              <w:pStyle w:val="TableParagraph"/>
              <w:spacing w:before="9" w:line="240" w:lineRule="auto"/>
              <w:rPr>
                <w:rFonts w:ascii="Arial Black"/>
                <w:sz w:val="18"/>
                <w:lang w:val="en-GB"/>
              </w:rPr>
            </w:pPr>
            <w:r w:rsidRPr="00E46CA3">
              <w:rPr>
                <w:rFonts w:ascii="Arial Black"/>
                <w:spacing w:val="-2"/>
                <w:w w:val="90"/>
                <w:sz w:val="18"/>
                <w:lang w:val="en-GB"/>
              </w:rPr>
              <w:t>Indicator</w:t>
            </w:r>
          </w:p>
        </w:tc>
        <w:tc>
          <w:tcPr>
            <w:tcW w:w="726" w:type="dxa"/>
            <w:tcBorders>
              <w:top w:val="single" w:sz="8" w:space="0" w:color="000000"/>
              <w:bottom w:val="single" w:sz="4" w:space="0" w:color="000000"/>
            </w:tcBorders>
          </w:tcPr>
          <w:p w14:paraId="10E3B391" w14:textId="77777777" w:rsidR="00840D2C" w:rsidRPr="00E46CA3" w:rsidRDefault="00840D2C" w:rsidP="0022628F">
            <w:pPr>
              <w:pStyle w:val="TableParagraph"/>
              <w:spacing w:before="9" w:line="240" w:lineRule="auto"/>
              <w:rPr>
                <w:rFonts w:ascii="Arial Black"/>
                <w:sz w:val="18"/>
                <w:lang w:val="en-GB"/>
              </w:rPr>
            </w:pPr>
            <w:r w:rsidRPr="00E46CA3">
              <w:rPr>
                <w:rFonts w:ascii="Arial Black"/>
                <w:sz w:val="18"/>
                <w:lang w:val="en-GB"/>
              </w:rPr>
              <w:t>T-</w:t>
            </w:r>
            <w:r w:rsidRPr="00E46CA3">
              <w:rPr>
                <w:rFonts w:ascii="Arial Black"/>
                <w:spacing w:val="-5"/>
                <w:sz w:val="18"/>
                <w:lang w:val="en-GB"/>
              </w:rPr>
              <w:t>reX</w:t>
            </w:r>
          </w:p>
        </w:tc>
        <w:tc>
          <w:tcPr>
            <w:tcW w:w="1406" w:type="dxa"/>
            <w:tcBorders>
              <w:top w:val="single" w:sz="8" w:space="0" w:color="000000"/>
              <w:bottom w:val="single" w:sz="4" w:space="0" w:color="000000"/>
            </w:tcBorders>
          </w:tcPr>
          <w:p w14:paraId="0A6C821E" w14:textId="77777777" w:rsidR="00840D2C" w:rsidRPr="00E46CA3" w:rsidRDefault="00840D2C" w:rsidP="0022628F">
            <w:pPr>
              <w:pStyle w:val="TableParagraph"/>
              <w:spacing w:before="9" w:line="240" w:lineRule="auto"/>
              <w:rPr>
                <w:rFonts w:ascii="Arial Black"/>
                <w:sz w:val="18"/>
                <w:lang w:val="en-GB"/>
              </w:rPr>
            </w:pPr>
            <w:r w:rsidRPr="00E46CA3">
              <w:rPr>
                <w:rFonts w:ascii="Arial Black"/>
                <w:w w:val="85"/>
                <w:sz w:val="18"/>
                <w:lang w:val="en-GB"/>
              </w:rPr>
              <w:t>Laurenti</w:t>
            </w:r>
            <w:r w:rsidRPr="00E46CA3">
              <w:rPr>
                <w:rFonts w:ascii="Arial Black"/>
                <w:spacing w:val="-2"/>
                <w:w w:val="85"/>
                <w:sz w:val="18"/>
                <w:lang w:val="en-GB"/>
              </w:rPr>
              <w:t xml:space="preserve"> </w:t>
            </w:r>
            <w:r w:rsidRPr="00E46CA3">
              <w:rPr>
                <w:rFonts w:ascii="Arial Black"/>
                <w:w w:val="85"/>
                <w:sz w:val="18"/>
                <w:lang w:val="en-GB"/>
              </w:rPr>
              <w:t>et</w:t>
            </w:r>
            <w:r w:rsidRPr="00E46CA3">
              <w:rPr>
                <w:rFonts w:ascii="Arial Black"/>
                <w:spacing w:val="-1"/>
                <w:w w:val="85"/>
                <w:sz w:val="18"/>
                <w:lang w:val="en-GB"/>
              </w:rPr>
              <w:t xml:space="preserve"> </w:t>
            </w:r>
            <w:r w:rsidRPr="00E46CA3">
              <w:rPr>
                <w:rFonts w:ascii="Arial Black"/>
                <w:spacing w:val="-5"/>
                <w:w w:val="85"/>
                <w:sz w:val="18"/>
                <w:lang w:val="en-GB"/>
              </w:rPr>
              <w:t>al.</w:t>
            </w:r>
          </w:p>
        </w:tc>
      </w:tr>
      <w:tr w:rsidR="00840D2C" w:rsidRPr="00E46CA3" w14:paraId="7AF718B4" w14:textId="77777777" w:rsidTr="0022628F">
        <w:trPr>
          <w:trHeight w:val="243"/>
          <w:jc w:val="center"/>
        </w:trPr>
        <w:tc>
          <w:tcPr>
            <w:tcW w:w="2271" w:type="dxa"/>
            <w:tcBorders>
              <w:top w:val="single" w:sz="4" w:space="0" w:color="000000"/>
            </w:tcBorders>
          </w:tcPr>
          <w:p w14:paraId="4828E294" w14:textId="77777777" w:rsidR="00840D2C" w:rsidRPr="00E46CA3" w:rsidRDefault="00840D2C" w:rsidP="0022628F">
            <w:pPr>
              <w:pStyle w:val="TableParagraph"/>
              <w:spacing w:before="40"/>
              <w:rPr>
                <w:sz w:val="18"/>
                <w:lang w:val="en-GB"/>
              </w:rPr>
            </w:pPr>
            <w:r w:rsidRPr="00E46CA3">
              <w:rPr>
                <w:spacing w:val="-2"/>
                <w:sz w:val="18"/>
                <w:lang w:val="en-GB"/>
              </w:rPr>
              <w:t>Total</w:t>
            </w:r>
            <w:r w:rsidRPr="00E46CA3">
              <w:rPr>
                <w:spacing w:val="-3"/>
                <w:sz w:val="18"/>
                <w:lang w:val="en-GB"/>
              </w:rPr>
              <w:t xml:space="preserve"> </w:t>
            </w:r>
            <w:r w:rsidRPr="00E46CA3">
              <w:rPr>
                <w:spacing w:val="-2"/>
                <w:sz w:val="18"/>
                <w:lang w:val="en-GB"/>
              </w:rPr>
              <w:t>solid</w:t>
            </w:r>
            <w:r w:rsidRPr="00E46CA3">
              <w:rPr>
                <w:spacing w:val="-3"/>
                <w:sz w:val="18"/>
                <w:lang w:val="en-GB"/>
              </w:rPr>
              <w:t xml:space="preserve"> </w:t>
            </w:r>
            <w:r w:rsidRPr="00E46CA3">
              <w:rPr>
                <w:spacing w:val="-2"/>
                <w:sz w:val="18"/>
                <w:lang w:val="en-GB"/>
              </w:rPr>
              <w:t>waste</w:t>
            </w:r>
            <w:r w:rsidRPr="00E46CA3">
              <w:rPr>
                <w:spacing w:val="-3"/>
                <w:sz w:val="18"/>
                <w:lang w:val="en-GB"/>
              </w:rPr>
              <w:t xml:space="preserve"> </w:t>
            </w:r>
            <w:r w:rsidRPr="00E46CA3">
              <w:rPr>
                <w:spacing w:val="-2"/>
                <w:sz w:val="18"/>
                <w:lang w:val="en-GB"/>
              </w:rPr>
              <w:t>(kg/kg)</w:t>
            </w:r>
          </w:p>
        </w:tc>
        <w:tc>
          <w:tcPr>
            <w:tcW w:w="726" w:type="dxa"/>
            <w:tcBorders>
              <w:top w:val="single" w:sz="4" w:space="0" w:color="000000"/>
            </w:tcBorders>
          </w:tcPr>
          <w:p w14:paraId="63893097" w14:textId="77777777" w:rsidR="00840D2C" w:rsidRPr="00E46CA3" w:rsidRDefault="00840D2C" w:rsidP="0022628F">
            <w:pPr>
              <w:pStyle w:val="TableParagraph"/>
              <w:spacing w:before="40"/>
              <w:rPr>
                <w:sz w:val="18"/>
                <w:lang w:val="en-GB"/>
              </w:rPr>
            </w:pPr>
            <w:r w:rsidRPr="00E46CA3">
              <w:rPr>
                <w:spacing w:val="-4"/>
                <w:sz w:val="18"/>
                <w:lang w:val="en-GB"/>
              </w:rPr>
              <w:t>50.9</w:t>
            </w:r>
          </w:p>
        </w:tc>
        <w:tc>
          <w:tcPr>
            <w:tcW w:w="1406" w:type="dxa"/>
            <w:tcBorders>
              <w:top w:val="single" w:sz="4" w:space="0" w:color="000000"/>
            </w:tcBorders>
          </w:tcPr>
          <w:p w14:paraId="2119EF1E" w14:textId="77777777" w:rsidR="00840D2C" w:rsidRPr="00E46CA3" w:rsidRDefault="00840D2C" w:rsidP="0022628F">
            <w:pPr>
              <w:pStyle w:val="TableParagraph"/>
              <w:spacing w:before="40"/>
              <w:rPr>
                <w:sz w:val="18"/>
                <w:lang w:val="en-GB"/>
              </w:rPr>
            </w:pPr>
            <w:r w:rsidRPr="00E46CA3">
              <w:rPr>
                <w:spacing w:val="-4"/>
                <w:sz w:val="18"/>
                <w:lang w:val="en-GB"/>
              </w:rPr>
              <w:t>62.5</w:t>
            </w:r>
          </w:p>
        </w:tc>
      </w:tr>
      <w:tr w:rsidR="00840D2C" w:rsidRPr="00E46CA3" w14:paraId="71453F24" w14:textId="77777777" w:rsidTr="0022628F">
        <w:trPr>
          <w:trHeight w:val="219"/>
          <w:jc w:val="center"/>
        </w:trPr>
        <w:tc>
          <w:tcPr>
            <w:tcW w:w="2271" w:type="dxa"/>
          </w:tcPr>
          <w:p w14:paraId="747BA42E" w14:textId="77777777" w:rsidR="00840D2C" w:rsidRPr="00E46CA3" w:rsidRDefault="00840D2C" w:rsidP="0022628F">
            <w:pPr>
              <w:pStyle w:val="TableParagraph"/>
              <w:rPr>
                <w:sz w:val="18"/>
                <w:lang w:val="en-GB"/>
              </w:rPr>
            </w:pPr>
            <w:r w:rsidRPr="00E46CA3">
              <w:rPr>
                <w:sz w:val="18"/>
                <w:lang w:val="en-GB"/>
              </w:rPr>
              <w:t>Total</w:t>
            </w:r>
            <w:r w:rsidRPr="00E46CA3">
              <w:rPr>
                <w:spacing w:val="-6"/>
                <w:sz w:val="18"/>
                <w:lang w:val="en-GB"/>
              </w:rPr>
              <w:t xml:space="preserve"> </w:t>
            </w:r>
            <w:r w:rsidRPr="00E46CA3">
              <w:rPr>
                <w:sz w:val="18"/>
                <w:lang w:val="en-GB"/>
              </w:rPr>
              <w:t>liquid</w:t>
            </w:r>
            <w:r w:rsidRPr="00E46CA3">
              <w:rPr>
                <w:spacing w:val="-6"/>
                <w:sz w:val="18"/>
                <w:lang w:val="en-GB"/>
              </w:rPr>
              <w:t xml:space="preserve"> </w:t>
            </w:r>
            <w:r w:rsidRPr="00E46CA3">
              <w:rPr>
                <w:sz w:val="18"/>
                <w:lang w:val="en-GB"/>
              </w:rPr>
              <w:t>waste</w:t>
            </w:r>
            <w:r w:rsidRPr="00E46CA3">
              <w:rPr>
                <w:spacing w:val="-6"/>
                <w:sz w:val="18"/>
                <w:lang w:val="en-GB"/>
              </w:rPr>
              <w:t xml:space="preserve"> </w:t>
            </w:r>
            <w:r w:rsidRPr="00E46CA3">
              <w:rPr>
                <w:spacing w:val="-2"/>
                <w:sz w:val="18"/>
                <w:lang w:val="en-GB"/>
              </w:rPr>
              <w:t>(kg/kg)</w:t>
            </w:r>
          </w:p>
        </w:tc>
        <w:tc>
          <w:tcPr>
            <w:tcW w:w="726" w:type="dxa"/>
          </w:tcPr>
          <w:p w14:paraId="46565D0A" w14:textId="77777777" w:rsidR="00840D2C" w:rsidRPr="00E46CA3" w:rsidRDefault="00840D2C" w:rsidP="0022628F">
            <w:pPr>
              <w:pStyle w:val="TableParagraph"/>
              <w:rPr>
                <w:sz w:val="18"/>
                <w:lang w:val="en-GB"/>
              </w:rPr>
            </w:pPr>
            <w:r w:rsidRPr="00E46CA3">
              <w:rPr>
                <w:spacing w:val="-4"/>
                <w:sz w:val="18"/>
                <w:lang w:val="en-GB"/>
              </w:rPr>
              <w:t>3.53</w:t>
            </w:r>
          </w:p>
        </w:tc>
        <w:tc>
          <w:tcPr>
            <w:tcW w:w="1406" w:type="dxa"/>
          </w:tcPr>
          <w:p w14:paraId="7A3C2ADC" w14:textId="77777777" w:rsidR="00840D2C" w:rsidRPr="00E46CA3" w:rsidRDefault="00840D2C" w:rsidP="0022628F">
            <w:pPr>
              <w:pStyle w:val="TableParagraph"/>
              <w:rPr>
                <w:sz w:val="18"/>
                <w:lang w:val="en-GB"/>
              </w:rPr>
            </w:pPr>
            <w:r w:rsidRPr="00E46CA3">
              <w:rPr>
                <w:spacing w:val="-4"/>
                <w:sz w:val="18"/>
                <w:lang w:val="en-GB"/>
              </w:rPr>
              <w:t>3.63</w:t>
            </w:r>
          </w:p>
        </w:tc>
      </w:tr>
      <w:tr w:rsidR="00840D2C" w:rsidRPr="00E46CA3" w14:paraId="79330AD7" w14:textId="77777777" w:rsidTr="0022628F">
        <w:trPr>
          <w:trHeight w:val="219"/>
          <w:jc w:val="center"/>
        </w:trPr>
        <w:tc>
          <w:tcPr>
            <w:tcW w:w="2271" w:type="dxa"/>
          </w:tcPr>
          <w:p w14:paraId="089446C9" w14:textId="77777777" w:rsidR="00840D2C" w:rsidRPr="00E46CA3" w:rsidRDefault="00840D2C" w:rsidP="0022628F">
            <w:pPr>
              <w:pStyle w:val="TableParagraph"/>
              <w:rPr>
                <w:sz w:val="18"/>
                <w:lang w:val="en-GB"/>
              </w:rPr>
            </w:pPr>
            <w:r w:rsidRPr="00E46CA3">
              <w:rPr>
                <w:spacing w:val="-8"/>
                <w:sz w:val="18"/>
                <w:lang w:val="en-GB"/>
              </w:rPr>
              <w:t>Hazardous</w:t>
            </w:r>
            <w:r w:rsidRPr="00E46CA3">
              <w:rPr>
                <w:spacing w:val="6"/>
                <w:sz w:val="18"/>
                <w:lang w:val="en-GB"/>
              </w:rPr>
              <w:t xml:space="preserve"> </w:t>
            </w:r>
            <w:r w:rsidRPr="00E46CA3">
              <w:rPr>
                <w:spacing w:val="-8"/>
                <w:sz w:val="18"/>
                <w:lang w:val="en-GB"/>
              </w:rPr>
              <w:t>waste</w:t>
            </w:r>
            <w:r w:rsidRPr="00E46CA3">
              <w:rPr>
                <w:spacing w:val="7"/>
                <w:sz w:val="18"/>
                <w:lang w:val="en-GB"/>
              </w:rPr>
              <w:t xml:space="preserve"> </w:t>
            </w:r>
            <w:r w:rsidRPr="00E46CA3">
              <w:rPr>
                <w:spacing w:val="-8"/>
                <w:sz w:val="18"/>
                <w:lang w:val="en-GB"/>
              </w:rPr>
              <w:t>(kg/kg)</w:t>
            </w:r>
          </w:p>
        </w:tc>
        <w:tc>
          <w:tcPr>
            <w:tcW w:w="726" w:type="dxa"/>
          </w:tcPr>
          <w:p w14:paraId="3B6C467D" w14:textId="77777777" w:rsidR="00840D2C" w:rsidRPr="00E46CA3" w:rsidRDefault="00840D2C" w:rsidP="0022628F">
            <w:pPr>
              <w:pStyle w:val="TableParagraph"/>
              <w:rPr>
                <w:sz w:val="18"/>
                <w:lang w:val="en-GB"/>
              </w:rPr>
            </w:pPr>
            <w:r w:rsidRPr="00E46CA3">
              <w:rPr>
                <w:spacing w:val="-4"/>
                <w:sz w:val="18"/>
                <w:lang w:val="en-GB"/>
              </w:rPr>
              <w:t>1.47</w:t>
            </w:r>
          </w:p>
        </w:tc>
        <w:tc>
          <w:tcPr>
            <w:tcW w:w="1406" w:type="dxa"/>
          </w:tcPr>
          <w:p w14:paraId="43D90F76" w14:textId="77777777" w:rsidR="00840D2C" w:rsidRPr="00E46CA3" w:rsidRDefault="00840D2C" w:rsidP="0022628F">
            <w:pPr>
              <w:pStyle w:val="TableParagraph"/>
              <w:rPr>
                <w:sz w:val="18"/>
                <w:lang w:val="en-GB"/>
              </w:rPr>
            </w:pPr>
            <w:r w:rsidRPr="00E46CA3">
              <w:rPr>
                <w:spacing w:val="-4"/>
                <w:sz w:val="18"/>
                <w:lang w:val="en-GB"/>
              </w:rPr>
              <w:t>62.6</w:t>
            </w:r>
          </w:p>
        </w:tc>
      </w:tr>
      <w:tr w:rsidR="00840D2C" w:rsidRPr="00E46CA3" w14:paraId="1A439128" w14:textId="77777777" w:rsidTr="0022628F">
        <w:trPr>
          <w:trHeight w:val="283"/>
          <w:jc w:val="center"/>
        </w:trPr>
        <w:tc>
          <w:tcPr>
            <w:tcW w:w="2271" w:type="dxa"/>
            <w:tcBorders>
              <w:bottom w:val="single" w:sz="8" w:space="0" w:color="000000"/>
            </w:tcBorders>
          </w:tcPr>
          <w:p w14:paraId="3633C64E" w14:textId="77777777" w:rsidR="00840D2C" w:rsidRPr="00E46CA3" w:rsidRDefault="00840D2C" w:rsidP="0022628F">
            <w:pPr>
              <w:pStyle w:val="TableParagraph"/>
              <w:spacing w:line="240" w:lineRule="auto"/>
              <w:rPr>
                <w:sz w:val="18"/>
                <w:lang w:val="en-GB"/>
              </w:rPr>
            </w:pPr>
            <w:r w:rsidRPr="00E46CA3">
              <w:rPr>
                <w:w w:val="90"/>
                <w:sz w:val="18"/>
                <w:lang w:val="en-GB"/>
              </w:rPr>
              <w:t>Recycled</w:t>
            </w:r>
            <w:r w:rsidRPr="00E46CA3">
              <w:rPr>
                <w:spacing w:val="11"/>
                <w:sz w:val="18"/>
                <w:lang w:val="en-GB"/>
              </w:rPr>
              <w:t xml:space="preserve"> </w:t>
            </w:r>
            <w:r w:rsidRPr="00E46CA3">
              <w:rPr>
                <w:w w:val="90"/>
                <w:sz w:val="18"/>
                <w:lang w:val="en-GB"/>
              </w:rPr>
              <w:t>waste</w:t>
            </w:r>
            <w:r w:rsidRPr="00E46CA3">
              <w:rPr>
                <w:spacing w:val="12"/>
                <w:sz w:val="18"/>
                <w:lang w:val="en-GB"/>
              </w:rPr>
              <w:t xml:space="preserve"> </w:t>
            </w:r>
            <w:r w:rsidRPr="00E46CA3">
              <w:rPr>
                <w:spacing w:val="-2"/>
                <w:w w:val="90"/>
                <w:sz w:val="18"/>
                <w:lang w:val="en-GB"/>
              </w:rPr>
              <w:t>(kg/kg)</w:t>
            </w:r>
          </w:p>
        </w:tc>
        <w:tc>
          <w:tcPr>
            <w:tcW w:w="726" w:type="dxa"/>
            <w:tcBorders>
              <w:bottom w:val="single" w:sz="8" w:space="0" w:color="000000"/>
            </w:tcBorders>
          </w:tcPr>
          <w:p w14:paraId="7B4B5CE6" w14:textId="77777777" w:rsidR="00840D2C" w:rsidRPr="00E46CA3" w:rsidRDefault="00840D2C" w:rsidP="0022628F">
            <w:pPr>
              <w:pStyle w:val="TableParagraph"/>
              <w:spacing w:line="240" w:lineRule="auto"/>
              <w:rPr>
                <w:sz w:val="18"/>
                <w:lang w:val="en-GB"/>
              </w:rPr>
            </w:pPr>
            <w:r w:rsidRPr="00E46CA3">
              <w:rPr>
                <w:spacing w:val="-4"/>
                <w:sz w:val="18"/>
                <w:lang w:val="en-GB"/>
              </w:rPr>
              <w:t>1.59</w:t>
            </w:r>
          </w:p>
        </w:tc>
        <w:tc>
          <w:tcPr>
            <w:tcW w:w="1406" w:type="dxa"/>
            <w:tcBorders>
              <w:bottom w:val="single" w:sz="8" w:space="0" w:color="000000"/>
            </w:tcBorders>
          </w:tcPr>
          <w:p w14:paraId="1537D719" w14:textId="77777777" w:rsidR="00840D2C" w:rsidRPr="00E46CA3" w:rsidRDefault="00840D2C" w:rsidP="0022628F">
            <w:pPr>
              <w:pStyle w:val="TableParagraph"/>
              <w:spacing w:line="240" w:lineRule="auto"/>
              <w:rPr>
                <w:sz w:val="18"/>
                <w:lang w:val="en-GB"/>
              </w:rPr>
            </w:pPr>
            <w:r w:rsidRPr="00E46CA3">
              <w:rPr>
                <w:spacing w:val="-4"/>
                <w:sz w:val="18"/>
                <w:lang w:val="en-GB"/>
              </w:rPr>
              <w:t>1.98</w:t>
            </w:r>
          </w:p>
        </w:tc>
      </w:tr>
    </w:tbl>
    <w:p w14:paraId="2D24726A" w14:textId="77777777" w:rsidR="00840D2C" w:rsidRPr="00E46CA3" w:rsidRDefault="00840D2C" w:rsidP="00840D2C">
      <w:pPr>
        <w:pStyle w:val="BodyText"/>
        <w:spacing w:before="78"/>
        <w:rPr>
          <w:rFonts w:ascii="Arial"/>
          <w:lang w:val="en-GB"/>
        </w:rPr>
      </w:pPr>
    </w:p>
    <w:p w14:paraId="6A461FE7" w14:textId="77777777" w:rsidR="00840D2C" w:rsidRPr="00E46CA3" w:rsidRDefault="00840D2C" w:rsidP="00840D2C">
      <w:pPr>
        <w:pStyle w:val="BodyText"/>
        <w:spacing w:before="8"/>
        <w:rPr>
          <w:rFonts w:ascii="Arial"/>
          <w:sz w:val="18"/>
          <w:lang w:val="en-GB"/>
        </w:rPr>
      </w:pPr>
    </w:p>
    <w:p w14:paraId="1F42C121" w14:textId="77777777" w:rsidR="00840D2C" w:rsidRPr="00E46CA3" w:rsidRDefault="00840D2C" w:rsidP="00840D2C">
      <w:pPr>
        <w:pStyle w:val="BodyText"/>
        <w:ind w:left="1004"/>
        <w:rPr>
          <w:rFonts w:ascii="Arial"/>
          <w:lang w:val="en-GB"/>
        </w:rPr>
      </w:pPr>
    </w:p>
    <w:p w14:paraId="5EF7CB27" w14:textId="77777777" w:rsidR="00840D2C" w:rsidRPr="00E46CA3" w:rsidRDefault="00840D2C" w:rsidP="00840D2C">
      <w:pPr>
        <w:spacing w:before="149" w:line="244" w:lineRule="auto"/>
        <w:ind w:left="34" w:right="35"/>
        <w:jc w:val="both"/>
        <w:rPr>
          <w:rFonts w:ascii="Arial"/>
          <w:sz w:val="18"/>
          <w:lang w:val="en-GB"/>
        </w:rPr>
      </w:pPr>
      <w:r w:rsidRPr="00E46CA3">
        <w:rPr>
          <w:rFonts w:ascii="Arial Black"/>
          <w:spacing w:val="-2"/>
          <w:sz w:val="18"/>
          <w:lang w:val="en-GB"/>
        </w:rPr>
        <w:t>Figure</w:t>
      </w:r>
      <w:r w:rsidRPr="00E46CA3">
        <w:rPr>
          <w:rFonts w:ascii="Arial Black"/>
          <w:spacing w:val="-13"/>
          <w:sz w:val="18"/>
          <w:lang w:val="en-GB"/>
        </w:rPr>
        <w:t xml:space="preserve"> </w:t>
      </w:r>
      <w:r w:rsidRPr="00E46CA3">
        <w:rPr>
          <w:rFonts w:ascii="Arial Black"/>
          <w:spacing w:val="-2"/>
          <w:sz w:val="18"/>
          <w:lang w:val="en-GB"/>
        </w:rPr>
        <w:t>5:</w:t>
      </w:r>
      <w:r w:rsidRPr="00E46CA3">
        <w:rPr>
          <w:rFonts w:ascii="Arial Black"/>
          <w:spacing w:val="-14"/>
          <w:sz w:val="18"/>
          <w:lang w:val="en-GB"/>
        </w:rPr>
        <w:t xml:space="preserve"> </w:t>
      </w:r>
      <w:r w:rsidRPr="00E46CA3">
        <w:rPr>
          <w:rFonts w:ascii="Arial"/>
          <w:spacing w:val="-2"/>
          <w:sz w:val="18"/>
          <w:lang w:val="en-GB"/>
        </w:rPr>
        <w:t>Contribution</w:t>
      </w:r>
      <w:r w:rsidRPr="00E46CA3">
        <w:rPr>
          <w:rFonts w:ascii="Arial"/>
          <w:spacing w:val="-10"/>
          <w:sz w:val="18"/>
          <w:lang w:val="en-GB"/>
        </w:rPr>
        <w:t xml:space="preserve"> </w:t>
      </w:r>
      <w:r w:rsidRPr="00E46CA3">
        <w:rPr>
          <w:rFonts w:ascii="Arial"/>
          <w:spacing w:val="-2"/>
          <w:sz w:val="18"/>
          <w:lang w:val="en-GB"/>
        </w:rPr>
        <w:t>of</w:t>
      </w:r>
      <w:r w:rsidRPr="00E46CA3">
        <w:rPr>
          <w:rFonts w:ascii="Arial"/>
          <w:spacing w:val="-11"/>
          <w:sz w:val="18"/>
          <w:lang w:val="en-GB"/>
        </w:rPr>
        <w:t xml:space="preserve"> </w:t>
      </w:r>
      <w:r w:rsidRPr="00E46CA3">
        <w:rPr>
          <w:rFonts w:ascii="Arial"/>
          <w:spacing w:val="-2"/>
          <w:sz w:val="18"/>
          <w:lang w:val="en-GB"/>
        </w:rPr>
        <w:t>industrial</w:t>
      </w:r>
      <w:r w:rsidRPr="00E46CA3">
        <w:rPr>
          <w:rFonts w:ascii="Arial"/>
          <w:spacing w:val="-10"/>
          <w:sz w:val="18"/>
          <w:lang w:val="en-GB"/>
        </w:rPr>
        <w:t xml:space="preserve"> </w:t>
      </w:r>
      <w:r w:rsidRPr="00E46CA3">
        <w:rPr>
          <w:rFonts w:ascii="Arial"/>
          <w:spacing w:val="-2"/>
          <w:sz w:val="18"/>
          <w:lang w:val="en-GB"/>
        </w:rPr>
        <w:t>sectors</w:t>
      </w:r>
      <w:r w:rsidRPr="00E46CA3">
        <w:rPr>
          <w:rFonts w:ascii="Arial"/>
          <w:spacing w:val="-11"/>
          <w:sz w:val="18"/>
          <w:lang w:val="en-GB"/>
        </w:rPr>
        <w:t xml:space="preserve"> </w:t>
      </w:r>
      <w:r w:rsidRPr="00E46CA3">
        <w:rPr>
          <w:rFonts w:ascii="Arial"/>
          <w:spacing w:val="-2"/>
          <w:sz w:val="18"/>
          <w:lang w:val="en-GB"/>
        </w:rPr>
        <w:t>to</w:t>
      </w:r>
      <w:r w:rsidRPr="00E46CA3">
        <w:rPr>
          <w:rFonts w:ascii="Arial"/>
          <w:spacing w:val="-10"/>
          <w:sz w:val="18"/>
          <w:lang w:val="en-GB"/>
        </w:rPr>
        <w:t xml:space="preserve"> </w:t>
      </w:r>
      <w:r w:rsidRPr="00E46CA3">
        <w:rPr>
          <w:rFonts w:ascii="Arial"/>
          <w:spacing w:val="-2"/>
          <w:sz w:val="18"/>
          <w:lang w:val="en-GB"/>
        </w:rPr>
        <w:t>the</w:t>
      </w:r>
      <w:r w:rsidRPr="00E46CA3">
        <w:rPr>
          <w:rFonts w:ascii="Arial"/>
          <w:spacing w:val="-11"/>
          <w:sz w:val="18"/>
          <w:lang w:val="en-GB"/>
        </w:rPr>
        <w:t xml:space="preserve"> </w:t>
      </w:r>
      <w:r w:rsidRPr="00E46CA3">
        <w:rPr>
          <w:rFonts w:ascii="Arial"/>
          <w:spacing w:val="-2"/>
          <w:sz w:val="18"/>
          <w:lang w:val="en-GB"/>
        </w:rPr>
        <w:t>natural</w:t>
      </w:r>
      <w:r w:rsidRPr="00E46CA3">
        <w:rPr>
          <w:rFonts w:ascii="Arial"/>
          <w:spacing w:val="-10"/>
          <w:sz w:val="18"/>
          <w:lang w:val="en-GB"/>
        </w:rPr>
        <w:t xml:space="preserve"> </w:t>
      </w:r>
      <w:r w:rsidRPr="00E46CA3">
        <w:rPr>
          <w:rFonts w:ascii="Arial"/>
          <w:spacing w:val="-2"/>
          <w:sz w:val="18"/>
          <w:lang w:val="en-GB"/>
        </w:rPr>
        <w:t xml:space="preserve">gas </w:t>
      </w:r>
      <w:r w:rsidRPr="00E46CA3">
        <w:rPr>
          <w:rFonts w:ascii="Arial"/>
          <w:sz w:val="18"/>
          <w:lang w:val="en-GB"/>
        </w:rPr>
        <w:t xml:space="preserve">footprint of the LFP battery from 2020 to 2100 under the </w:t>
      </w:r>
      <w:r w:rsidRPr="00E46CA3">
        <w:rPr>
          <w:rFonts w:ascii="Arial"/>
          <w:spacing w:val="-4"/>
          <w:sz w:val="18"/>
          <w:lang w:val="en-GB"/>
        </w:rPr>
        <w:t>SSP2</w:t>
      </w:r>
      <w:r w:rsidRPr="00E46CA3">
        <w:rPr>
          <w:rFonts w:ascii="Arial"/>
          <w:spacing w:val="-2"/>
          <w:sz w:val="18"/>
          <w:lang w:val="en-GB"/>
        </w:rPr>
        <w:t xml:space="preserve"> </w:t>
      </w:r>
      <w:r w:rsidRPr="00E46CA3">
        <w:rPr>
          <w:rFonts w:ascii="Arial"/>
          <w:spacing w:val="-4"/>
          <w:sz w:val="18"/>
          <w:lang w:val="en-GB"/>
        </w:rPr>
        <w:t>scenario</w:t>
      </w:r>
      <w:r w:rsidRPr="00E46CA3">
        <w:rPr>
          <w:rFonts w:ascii="Arial"/>
          <w:spacing w:val="-1"/>
          <w:sz w:val="18"/>
          <w:lang w:val="en-GB"/>
        </w:rPr>
        <w:t xml:space="preserve"> </w:t>
      </w:r>
      <w:r w:rsidRPr="00E46CA3">
        <w:rPr>
          <w:rFonts w:ascii="Arial"/>
          <w:spacing w:val="-4"/>
          <w:sz w:val="18"/>
          <w:lang w:val="en-GB"/>
        </w:rPr>
        <w:t>using</w:t>
      </w:r>
      <w:r w:rsidRPr="00E46CA3">
        <w:rPr>
          <w:rFonts w:ascii="Arial"/>
          <w:spacing w:val="-1"/>
          <w:sz w:val="18"/>
          <w:lang w:val="en-GB"/>
        </w:rPr>
        <w:t xml:space="preserve"> </w:t>
      </w:r>
      <w:r w:rsidRPr="00E46CA3">
        <w:rPr>
          <w:rFonts w:ascii="Arial"/>
          <w:spacing w:val="-4"/>
          <w:sz w:val="18"/>
          <w:lang w:val="en-GB"/>
        </w:rPr>
        <w:t>the</w:t>
      </w:r>
      <w:r w:rsidRPr="00E46CA3">
        <w:rPr>
          <w:rFonts w:ascii="Arial"/>
          <w:spacing w:val="-1"/>
          <w:sz w:val="18"/>
          <w:lang w:val="en-GB"/>
        </w:rPr>
        <w:t xml:space="preserve"> </w:t>
      </w:r>
      <w:r w:rsidRPr="00E46CA3">
        <w:rPr>
          <w:rFonts w:ascii="Arial"/>
          <w:spacing w:val="-4"/>
          <w:sz w:val="18"/>
          <w:lang w:val="en-GB"/>
        </w:rPr>
        <w:t>baseline</w:t>
      </w:r>
      <w:r w:rsidRPr="00E46CA3">
        <w:rPr>
          <w:rFonts w:ascii="Arial"/>
          <w:spacing w:val="-1"/>
          <w:sz w:val="18"/>
          <w:lang w:val="en-GB"/>
        </w:rPr>
        <w:t xml:space="preserve"> </w:t>
      </w:r>
      <w:r w:rsidRPr="00E46CA3">
        <w:rPr>
          <w:rFonts w:ascii="Arial"/>
          <w:spacing w:val="-4"/>
          <w:sz w:val="18"/>
          <w:lang w:val="en-GB"/>
        </w:rPr>
        <w:t>RCP</w:t>
      </w:r>
      <w:r w:rsidRPr="00E46CA3">
        <w:rPr>
          <w:rFonts w:ascii="Arial"/>
          <w:spacing w:val="-1"/>
          <w:sz w:val="18"/>
          <w:lang w:val="en-GB"/>
        </w:rPr>
        <w:t xml:space="preserve"> </w:t>
      </w:r>
      <w:r w:rsidRPr="00E46CA3">
        <w:rPr>
          <w:rFonts w:ascii="Arial"/>
          <w:spacing w:val="-4"/>
          <w:sz w:val="18"/>
          <w:lang w:val="en-GB"/>
        </w:rPr>
        <w:t>of</w:t>
      </w:r>
      <w:r w:rsidRPr="00E46CA3">
        <w:rPr>
          <w:rFonts w:ascii="Arial"/>
          <w:spacing w:val="-1"/>
          <w:sz w:val="18"/>
          <w:lang w:val="en-GB"/>
        </w:rPr>
        <w:t xml:space="preserve"> </w:t>
      </w:r>
      <w:r w:rsidRPr="00E46CA3">
        <w:rPr>
          <w:rFonts w:ascii="Arial"/>
          <w:spacing w:val="-4"/>
          <w:sz w:val="18"/>
          <w:lang w:val="en-GB"/>
        </w:rPr>
        <w:t>the</w:t>
      </w:r>
      <w:r w:rsidRPr="00E46CA3">
        <w:rPr>
          <w:rFonts w:ascii="Arial"/>
          <w:spacing w:val="-1"/>
          <w:sz w:val="18"/>
          <w:lang w:val="en-GB"/>
        </w:rPr>
        <w:t xml:space="preserve"> </w:t>
      </w:r>
      <w:r w:rsidRPr="00E46CA3">
        <w:rPr>
          <w:rFonts w:ascii="Arial"/>
          <w:spacing w:val="-4"/>
          <w:sz w:val="18"/>
          <w:lang w:val="en-GB"/>
        </w:rPr>
        <w:t>REMIND</w:t>
      </w:r>
      <w:r w:rsidRPr="00E46CA3">
        <w:rPr>
          <w:rFonts w:ascii="Arial"/>
          <w:spacing w:val="-1"/>
          <w:sz w:val="18"/>
          <w:lang w:val="en-GB"/>
        </w:rPr>
        <w:t xml:space="preserve"> </w:t>
      </w:r>
      <w:r w:rsidRPr="00E46CA3">
        <w:rPr>
          <w:rFonts w:ascii="Arial"/>
          <w:spacing w:val="-4"/>
          <w:sz w:val="18"/>
          <w:lang w:val="en-GB"/>
        </w:rPr>
        <w:t>model</w:t>
      </w:r>
    </w:p>
    <w:p w14:paraId="633991E6" w14:textId="77777777" w:rsidR="00840D2C" w:rsidRPr="00E46CA3" w:rsidRDefault="00840D2C" w:rsidP="00840D2C">
      <w:pPr>
        <w:pStyle w:val="BodyText"/>
        <w:rPr>
          <w:rFonts w:ascii="Arial"/>
          <w:sz w:val="18"/>
          <w:lang w:val="en-GB"/>
        </w:rPr>
      </w:pPr>
    </w:p>
    <w:p w14:paraId="6075A6C4" w14:textId="77777777" w:rsidR="00840D2C" w:rsidRPr="00E46CA3" w:rsidRDefault="00840D2C">
      <w:pPr>
        <w:pStyle w:val="BodyText"/>
        <w:spacing w:line="249" w:lineRule="auto"/>
        <w:ind w:left="26" w:firstLine="7"/>
        <w:rPr>
          <w:lang w:val="en-GB"/>
        </w:rPr>
      </w:pPr>
    </w:p>
    <w:p w14:paraId="2A60A687" w14:textId="77777777" w:rsidR="00840D2C" w:rsidRPr="00E46CA3" w:rsidRDefault="00840D2C" w:rsidP="00840D2C">
      <w:pPr>
        <w:spacing w:line="244" w:lineRule="auto"/>
        <w:ind w:left="34" w:right="297"/>
        <w:jc w:val="both"/>
        <w:rPr>
          <w:rFonts w:ascii="Arial" w:hAnsi="Arial"/>
          <w:sz w:val="18"/>
          <w:lang w:val="en-GB"/>
        </w:rPr>
      </w:pPr>
      <w:r w:rsidRPr="00E46CA3">
        <w:rPr>
          <w:rFonts w:ascii="Arial Black" w:hAnsi="Arial Black"/>
          <w:sz w:val="18"/>
          <w:lang w:val="en-GB"/>
        </w:rPr>
        <w:t>Figure</w:t>
      </w:r>
      <w:r w:rsidRPr="00E46CA3">
        <w:rPr>
          <w:rFonts w:ascii="Arial Black" w:hAnsi="Arial Black"/>
          <w:spacing w:val="-15"/>
          <w:sz w:val="18"/>
          <w:lang w:val="en-GB"/>
        </w:rPr>
        <w:t xml:space="preserve"> </w:t>
      </w:r>
      <w:r w:rsidRPr="00E46CA3">
        <w:rPr>
          <w:rFonts w:ascii="Arial Black" w:hAnsi="Arial Black"/>
          <w:sz w:val="18"/>
          <w:lang w:val="en-GB"/>
        </w:rPr>
        <w:t>6:</w:t>
      </w:r>
      <w:r w:rsidRPr="00E46CA3">
        <w:rPr>
          <w:rFonts w:ascii="Arial Black" w:hAnsi="Arial Black"/>
          <w:spacing w:val="-16"/>
          <w:sz w:val="18"/>
          <w:lang w:val="en-GB"/>
        </w:rPr>
        <w:t xml:space="preserve"> </w:t>
      </w:r>
      <w:r w:rsidRPr="00E46CA3">
        <w:rPr>
          <w:rFonts w:ascii="Arial" w:hAnsi="Arial"/>
          <w:sz w:val="18"/>
          <w:lang w:val="en-GB"/>
        </w:rPr>
        <w:t>Comparison</w:t>
      </w:r>
      <w:r w:rsidRPr="00E46CA3">
        <w:rPr>
          <w:rFonts w:ascii="Arial" w:hAnsi="Arial"/>
          <w:spacing w:val="-10"/>
          <w:sz w:val="18"/>
          <w:lang w:val="en-GB"/>
        </w:rPr>
        <w:t xml:space="preserve"> </w:t>
      </w:r>
      <w:r w:rsidRPr="00E46CA3">
        <w:rPr>
          <w:rFonts w:ascii="Arial" w:hAnsi="Arial"/>
          <w:sz w:val="18"/>
          <w:lang w:val="en-GB"/>
        </w:rPr>
        <w:t>of</w:t>
      </w:r>
      <w:r w:rsidRPr="00E46CA3">
        <w:rPr>
          <w:rFonts w:ascii="Arial" w:hAnsi="Arial"/>
          <w:spacing w:val="-8"/>
          <w:sz w:val="18"/>
          <w:lang w:val="en-GB"/>
        </w:rPr>
        <w:t xml:space="preserve"> </w:t>
      </w:r>
      <w:r w:rsidRPr="00E46CA3">
        <w:rPr>
          <w:rFonts w:ascii="Arial" w:hAnsi="Arial"/>
          <w:sz w:val="18"/>
          <w:lang w:val="en-GB"/>
        </w:rPr>
        <w:t>the</w:t>
      </w:r>
      <w:r w:rsidRPr="00E46CA3">
        <w:rPr>
          <w:rFonts w:ascii="Arial" w:hAnsi="Arial"/>
          <w:spacing w:val="-8"/>
          <w:sz w:val="18"/>
          <w:lang w:val="en-GB"/>
        </w:rPr>
        <w:t xml:space="preserve"> </w:t>
      </w:r>
      <w:r w:rsidRPr="00E46CA3">
        <w:rPr>
          <w:rFonts w:ascii="Arial" w:hAnsi="Arial"/>
          <w:sz w:val="18"/>
          <w:lang w:val="en-GB"/>
        </w:rPr>
        <w:t>(a)</w:t>
      </w:r>
      <w:r w:rsidRPr="00E46CA3">
        <w:rPr>
          <w:rFonts w:ascii="Arial" w:hAnsi="Arial"/>
          <w:spacing w:val="-8"/>
          <w:sz w:val="18"/>
          <w:lang w:val="en-GB"/>
        </w:rPr>
        <w:t xml:space="preserve"> </w:t>
      </w:r>
      <w:r w:rsidRPr="00E46CA3">
        <w:rPr>
          <w:rFonts w:ascii="Arial" w:hAnsi="Arial"/>
          <w:sz w:val="18"/>
          <w:lang w:val="en-GB"/>
        </w:rPr>
        <w:t>‘T-reX</w:t>
      </w:r>
      <w:r w:rsidRPr="00E46CA3">
        <w:rPr>
          <w:rFonts w:ascii="Arial" w:hAnsi="Arial"/>
          <w:spacing w:val="-8"/>
          <w:sz w:val="18"/>
          <w:lang w:val="en-GB"/>
        </w:rPr>
        <w:t xml:space="preserve"> </w:t>
      </w:r>
      <w:r w:rsidRPr="00E46CA3">
        <w:rPr>
          <w:rFonts w:ascii="Arial" w:hAnsi="Arial"/>
          <w:sz w:val="18"/>
          <w:lang w:val="en-GB"/>
        </w:rPr>
        <w:t>–</w:t>
      </w:r>
      <w:r w:rsidRPr="00E46CA3">
        <w:rPr>
          <w:rFonts w:ascii="Arial" w:hAnsi="Arial"/>
          <w:spacing w:val="-8"/>
          <w:sz w:val="18"/>
          <w:lang w:val="en-GB"/>
        </w:rPr>
        <w:t xml:space="preserve"> </w:t>
      </w:r>
      <w:r w:rsidRPr="00E46CA3">
        <w:rPr>
          <w:rFonts w:ascii="Arial" w:hAnsi="Arial"/>
          <w:sz w:val="18"/>
          <w:lang w:val="en-GB"/>
        </w:rPr>
        <w:t>Coal</w:t>
      </w:r>
      <w:r w:rsidRPr="00E46CA3">
        <w:rPr>
          <w:rFonts w:ascii="Arial" w:hAnsi="Arial"/>
          <w:spacing w:val="-8"/>
          <w:sz w:val="18"/>
          <w:lang w:val="en-GB"/>
        </w:rPr>
        <w:t xml:space="preserve"> </w:t>
      </w:r>
      <w:r w:rsidRPr="00E46CA3">
        <w:rPr>
          <w:rFonts w:ascii="Arial" w:hAnsi="Arial"/>
          <w:sz w:val="18"/>
          <w:lang w:val="en-GB"/>
        </w:rPr>
        <w:t>(black)’</w:t>
      </w:r>
      <w:r w:rsidRPr="00E46CA3">
        <w:rPr>
          <w:rFonts w:ascii="Arial" w:hAnsi="Arial"/>
          <w:spacing w:val="-8"/>
          <w:sz w:val="18"/>
          <w:lang w:val="en-GB"/>
        </w:rPr>
        <w:t xml:space="preserve"> </w:t>
      </w:r>
      <w:r w:rsidRPr="00E46CA3">
        <w:rPr>
          <w:rFonts w:ascii="Arial" w:hAnsi="Arial"/>
          <w:sz w:val="18"/>
          <w:lang w:val="en-GB"/>
        </w:rPr>
        <w:t>demand</w:t>
      </w:r>
      <w:r w:rsidRPr="00E46CA3">
        <w:rPr>
          <w:rFonts w:ascii="Arial" w:hAnsi="Arial"/>
          <w:spacing w:val="-8"/>
          <w:sz w:val="18"/>
          <w:lang w:val="en-GB"/>
        </w:rPr>
        <w:t xml:space="preserve"> </w:t>
      </w:r>
      <w:r w:rsidRPr="00E46CA3">
        <w:rPr>
          <w:rFonts w:ascii="Arial" w:hAnsi="Arial"/>
          <w:sz w:val="18"/>
          <w:lang w:val="en-GB"/>
        </w:rPr>
        <w:t>footprint</w:t>
      </w:r>
      <w:r w:rsidRPr="00E46CA3">
        <w:rPr>
          <w:rFonts w:ascii="Arial" w:hAnsi="Arial"/>
          <w:spacing w:val="-8"/>
          <w:sz w:val="18"/>
          <w:lang w:val="en-GB"/>
        </w:rPr>
        <w:t xml:space="preserve"> </w:t>
      </w:r>
      <w:r w:rsidRPr="00E46CA3">
        <w:rPr>
          <w:rFonts w:ascii="Arial" w:hAnsi="Arial"/>
          <w:sz w:val="18"/>
          <w:lang w:val="en-GB"/>
        </w:rPr>
        <w:t>with</w:t>
      </w:r>
      <w:r w:rsidRPr="00E46CA3">
        <w:rPr>
          <w:rFonts w:ascii="Arial" w:hAnsi="Arial"/>
          <w:spacing w:val="-8"/>
          <w:sz w:val="18"/>
          <w:lang w:val="en-GB"/>
        </w:rPr>
        <w:t xml:space="preserve"> </w:t>
      </w:r>
      <w:r w:rsidRPr="00E46CA3">
        <w:rPr>
          <w:rFonts w:ascii="Arial" w:hAnsi="Arial"/>
          <w:sz w:val="18"/>
          <w:lang w:val="en-GB"/>
        </w:rPr>
        <w:t>the</w:t>
      </w:r>
      <w:r w:rsidRPr="00E46CA3">
        <w:rPr>
          <w:rFonts w:ascii="Arial" w:hAnsi="Arial"/>
          <w:spacing w:val="-8"/>
          <w:sz w:val="18"/>
          <w:lang w:val="en-GB"/>
        </w:rPr>
        <w:t xml:space="preserve"> </w:t>
      </w:r>
      <w:r w:rsidRPr="00E46CA3">
        <w:rPr>
          <w:rFonts w:ascii="Arial" w:hAnsi="Arial"/>
          <w:sz w:val="18"/>
          <w:lang w:val="en-GB"/>
        </w:rPr>
        <w:t>(b)</w:t>
      </w:r>
      <w:r w:rsidRPr="00E46CA3">
        <w:rPr>
          <w:rFonts w:ascii="Arial" w:hAnsi="Arial"/>
          <w:spacing w:val="-8"/>
          <w:sz w:val="18"/>
          <w:lang w:val="en-GB"/>
        </w:rPr>
        <w:t xml:space="preserve"> </w:t>
      </w:r>
      <w:r w:rsidRPr="00E46CA3">
        <w:rPr>
          <w:rFonts w:ascii="Arial" w:hAnsi="Arial"/>
          <w:sz w:val="18"/>
          <w:lang w:val="en-GB"/>
        </w:rPr>
        <w:t>conventional</w:t>
      </w:r>
      <w:r w:rsidRPr="00E46CA3">
        <w:rPr>
          <w:rFonts w:ascii="Arial" w:hAnsi="Arial"/>
          <w:spacing w:val="-8"/>
          <w:sz w:val="18"/>
          <w:lang w:val="en-GB"/>
        </w:rPr>
        <w:t xml:space="preserve"> </w:t>
      </w:r>
      <w:r w:rsidRPr="00E46CA3">
        <w:rPr>
          <w:rFonts w:ascii="Arial" w:hAnsi="Arial"/>
          <w:sz w:val="18"/>
          <w:lang w:val="en-GB"/>
        </w:rPr>
        <w:t>LCIA</w:t>
      </w:r>
      <w:r w:rsidRPr="00E46CA3">
        <w:rPr>
          <w:rFonts w:ascii="Arial" w:hAnsi="Arial"/>
          <w:spacing w:val="-8"/>
          <w:sz w:val="18"/>
          <w:lang w:val="en-GB"/>
        </w:rPr>
        <w:t xml:space="preserve"> </w:t>
      </w:r>
      <w:r w:rsidRPr="00E46CA3">
        <w:rPr>
          <w:rFonts w:ascii="Arial" w:hAnsi="Arial"/>
          <w:sz w:val="18"/>
          <w:lang w:val="en-GB"/>
        </w:rPr>
        <w:t>method</w:t>
      </w:r>
      <w:r w:rsidRPr="00E46CA3">
        <w:rPr>
          <w:rFonts w:ascii="Arial" w:hAnsi="Arial"/>
          <w:spacing w:val="-8"/>
          <w:sz w:val="18"/>
          <w:lang w:val="en-GB"/>
        </w:rPr>
        <w:t xml:space="preserve"> </w:t>
      </w:r>
      <w:r w:rsidRPr="00E46CA3">
        <w:rPr>
          <w:rFonts w:ascii="Arial" w:hAnsi="Arial"/>
          <w:sz w:val="18"/>
          <w:lang w:val="en-GB"/>
        </w:rPr>
        <w:t>‘EDIP</w:t>
      </w:r>
      <w:r w:rsidRPr="00E46CA3">
        <w:rPr>
          <w:rFonts w:ascii="Arial" w:hAnsi="Arial"/>
          <w:spacing w:val="-8"/>
          <w:sz w:val="18"/>
          <w:lang w:val="en-GB"/>
        </w:rPr>
        <w:t xml:space="preserve"> </w:t>
      </w:r>
      <w:r w:rsidRPr="00E46CA3">
        <w:rPr>
          <w:rFonts w:ascii="Arial" w:hAnsi="Arial"/>
          <w:sz w:val="18"/>
          <w:lang w:val="en-GB"/>
        </w:rPr>
        <w:t>2003</w:t>
      </w:r>
      <w:r w:rsidRPr="00E46CA3">
        <w:rPr>
          <w:rFonts w:ascii="Arial" w:hAnsi="Arial"/>
          <w:spacing w:val="-8"/>
          <w:sz w:val="18"/>
          <w:lang w:val="en-GB"/>
        </w:rPr>
        <w:t xml:space="preserve"> </w:t>
      </w:r>
      <w:r w:rsidRPr="00E46CA3">
        <w:rPr>
          <w:rFonts w:ascii="Arial" w:hAnsi="Arial"/>
          <w:sz w:val="18"/>
          <w:lang w:val="en-GB"/>
        </w:rPr>
        <w:t xml:space="preserve">– </w:t>
      </w:r>
      <w:r w:rsidRPr="00E46CA3">
        <w:rPr>
          <w:rFonts w:ascii="Arial" w:hAnsi="Arial"/>
          <w:spacing w:val="-2"/>
          <w:sz w:val="18"/>
          <w:lang w:val="en-GB"/>
        </w:rPr>
        <w:t>coal</w:t>
      </w:r>
      <w:r w:rsidRPr="00E46CA3">
        <w:rPr>
          <w:rFonts w:ascii="Arial" w:hAnsi="Arial"/>
          <w:spacing w:val="-10"/>
          <w:sz w:val="18"/>
          <w:lang w:val="en-GB"/>
        </w:rPr>
        <w:t xml:space="preserve"> </w:t>
      </w:r>
      <w:r w:rsidRPr="00E46CA3">
        <w:rPr>
          <w:rFonts w:ascii="Arial" w:hAnsi="Arial"/>
          <w:spacing w:val="-2"/>
          <w:sz w:val="18"/>
          <w:lang w:val="en-GB"/>
        </w:rPr>
        <w:t>no</w:t>
      </w:r>
      <w:r w:rsidRPr="00E46CA3">
        <w:rPr>
          <w:rFonts w:ascii="Arial" w:hAnsi="Arial"/>
          <w:spacing w:val="-10"/>
          <w:sz w:val="18"/>
          <w:lang w:val="en-GB"/>
        </w:rPr>
        <w:t xml:space="preserve"> </w:t>
      </w:r>
      <w:r w:rsidRPr="00E46CA3">
        <w:rPr>
          <w:rFonts w:ascii="Arial" w:hAnsi="Arial"/>
          <w:spacing w:val="-2"/>
          <w:sz w:val="18"/>
          <w:lang w:val="en-GB"/>
        </w:rPr>
        <w:t>longterm’.</w:t>
      </w:r>
      <w:r w:rsidRPr="00E46CA3">
        <w:rPr>
          <w:rFonts w:ascii="Arial" w:hAnsi="Arial"/>
          <w:spacing w:val="-10"/>
          <w:sz w:val="18"/>
          <w:lang w:val="en-GB"/>
        </w:rPr>
        <w:t xml:space="preserve"> </w:t>
      </w:r>
      <w:r w:rsidRPr="00E46CA3">
        <w:rPr>
          <w:rFonts w:ascii="Arial" w:hAnsi="Arial"/>
          <w:spacing w:val="-2"/>
          <w:sz w:val="18"/>
          <w:lang w:val="en-GB"/>
        </w:rPr>
        <w:t>In</w:t>
      </w:r>
      <w:r w:rsidRPr="00E46CA3">
        <w:rPr>
          <w:rFonts w:ascii="Arial" w:hAnsi="Arial"/>
          <w:spacing w:val="-10"/>
          <w:sz w:val="18"/>
          <w:lang w:val="en-GB"/>
        </w:rPr>
        <w:t xml:space="preserve"> </w:t>
      </w:r>
      <w:r w:rsidRPr="00E46CA3">
        <w:rPr>
          <w:rFonts w:ascii="Arial" w:hAnsi="Arial"/>
          <w:spacing w:val="-2"/>
          <w:sz w:val="18"/>
          <w:lang w:val="en-GB"/>
        </w:rPr>
        <w:t>the</w:t>
      </w:r>
      <w:r w:rsidRPr="00E46CA3">
        <w:rPr>
          <w:rFonts w:ascii="Arial" w:hAnsi="Arial"/>
          <w:spacing w:val="-10"/>
          <w:sz w:val="18"/>
          <w:lang w:val="en-GB"/>
        </w:rPr>
        <w:t xml:space="preserve"> </w:t>
      </w:r>
      <w:r w:rsidRPr="00E46CA3">
        <w:rPr>
          <w:rFonts w:ascii="Arial" w:hAnsi="Arial"/>
          <w:spacing w:val="-2"/>
          <w:sz w:val="18"/>
          <w:lang w:val="en-GB"/>
        </w:rPr>
        <w:t>case</w:t>
      </w:r>
      <w:r w:rsidRPr="00E46CA3">
        <w:rPr>
          <w:rFonts w:ascii="Arial" w:hAnsi="Arial"/>
          <w:spacing w:val="-10"/>
          <w:sz w:val="18"/>
          <w:lang w:val="en-GB"/>
        </w:rPr>
        <w:t xml:space="preserve"> </w:t>
      </w:r>
      <w:r w:rsidRPr="00E46CA3">
        <w:rPr>
          <w:rFonts w:ascii="Arial" w:hAnsi="Arial"/>
          <w:spacing w:val="-2"/>
          <w:sz w:val="18"/>
          <w:lang w:val="en-GB"/>
        </w:rPr>
        <w:t>study</w:t>
      </w:r>
      <w:r w:rsidRPr="00E46CA3">
        <w:rPr>
          <w:rFonts w:ascii="Arial" w:hAnsi="Arial"/>
          <w:spacing w:val="-10"/>
          <w:sz w:val="18"/>
          <w:lang w:val="en-GB"/>
        </w:rPr>
        <w:t xml:space="preserve"> </w:t>
      </w:r>
      <w:r w:rsidRPr="00E46CA3">
        <w:rPr>
          <w:rFonts w:ascii="Arial" w:hAnsi="Arial"/>
          <w:spacing w:val="-2"/>
          <w:sz w:val="18"/>
          <w:lang w:val="en-GB"/>
        </w:rPr>
        <w:t>from</w:t>
      </w:r>
      <w:r w:rsidRPr="00E46CA3">
        <w:rPr>
          <w:rFonts w:ascii="Arial" w:hAnsi="Arial"/>
          <w:spacing w:val="-10"/>
          <w:sz w:val="18"/>
          <w:lang w:val="en-GB"/>
        </w:rPr>
        <w:t xml:space="preserve"> </w:t>
      </w:r>
      <w:r w:rsidRPr="00E46CA3">
        <w:rPr>
          <w:rFonts w:ascii="Arial" w:hAnsi="Arial"/>
          <w:spacing w:val="-2"/>
          <w:sz w:val="18"/>
          <w:lang w:val="en-GB"/>
        </w:rPr>
        <w:t>2020</w:t>
      </w:r>
      <w:r w:rsidRPr="00E46CA3">
        <w:rPr>
          <w:rFonts w:ascii="Arial" w:hAnsi="Arial"/>
          <w:spacing w:val="-10"/>
          <w:sz w:val="18"/>
          <w:lang w:val="en-GB"/>
        </w:rPr>
        <w:t xml:space="preserve"> </w:t>
      </w:r>
      <w:r w:rsidRPr="00E46CA3">
        <w:rPr>
          <w:rFonts w:ascii="Arial" w:hAnsi="Arial"/>
          <w:spacing w:val="-2"/>
          <w:sz w:val="18"/>
          <w:lang w:val="en-GB"/>
        </w:rPr>
        <w:t>to</w:t>
      </w:r>
      <w:r w:rsidRPr="00E46CA3">
        <w:rPr>
          <w:rFonts w:ascii="Arial" w:hAnsi="Arial"/>
          <w:spacing w:val="-10"/>
          <w:sz w:val="18"/>
          <w:lang w:val="en-GB"/>
        </w:rPr>
        <w:t xml:space="preserve"> </w:t>
      </w:r>
      <w:r w:rsidRPr="00E46CA3">
        <w:rPr>
          <w:rFonts w:ascii="Arial" w:hAnsi="Arial"/>
          <w:spacing w:val="-2"/>
          <w:sz w:val="18"/>
          <w:lang w:val="en-GB"/>
        </w:rPr>
        <w:t>2100</w:t>
      </w:r>
      <w:r w:rsidRPr="00E46CA3">
        <w:rPr>
          <w:rFonts w:ascii="Arial" w:hAnsi="Arial"/>
          <w:spacing w:val="-10"/>
          <w:sz w:val="18"/>
          <w:lang w:val="en-GB"/>
        </w:rPr>
        <w:t xml:space="preserve"> </w:t>
      </w:r>
      <w:r w:rsidRPr="00E46CA3">
        <w:rPr>
          <w:rFonts w:ascii="Arial" w:hAnsi="Arial"/>
          <w:spacing w:val="-2"/>
          <w:sz w:val="18"/>
          <w:lang w:val="en-GB"/>
        </w:rPr>
        <w:t>under</w:t>
      </w:r>
      <w:r w:rsidRPr="00E46CA3">
        <w:rPr>
          <w:rFonts w:ascii="Arial" w:hAnsi="Arial"/>
          <w:spacing w:val="-10"/>
          <w:sz w:val="18"/>
          <w:lang w:val="en-GB"/>
        </w:rPr>
        <w:t xml:space="preserve"> </w:t>
      </w:r>
      <w:r w:rsidRPr="00E46CA3">
        <w:rPr>
          <w:rFonts w:ascii="Arial" w:hAnsi="Arial"/>
          <w:spacing w:val="-2"/>
          <w:sz w:val="18"/>
          <w:lang w:val="en-GB"/>
        </w:rPr>
        <w:t>the</w:t>
      </w:r>
      <w:r w:rsidRPr="00E46CA3">
        <w:rPr>
          <w:rFonts w:ascii="Arial" w:hAnsi="Arial"/>
          <w:spacing w:val="-10"/>
          <w:sz w:val="18"/>
          <w:lang w:val="en-GB"/>
        </w:rPr>
        <w:t xml:space="preserve"> </w:t>
      </w:r>
      <w:r w:rsidRPr="00E46CA3">
        <w:rPr>
          <w:rFonts w:ascii="Arial" w:hAnsi="Arial"/>
          <w:spacing w:val="-2"/>
          <w:sz w:val="18"/>
          <w:lang w:val="en-GB"/>
        </w:rPr>
        <w:t>SSP2</w:t>
      </w:r>
      <w:r w:rsidRPr="00E46CA3">
        <w:rPr>
          <w:rFonts w:ascii="Arial" w:hAnsi="Arial"/>
          <w:spacing w:val="-10"/>
          <w:sz w:val="18"/>
          <w:lang w:val="en-GB"/>
        </w:rPr>
        <w:t xml:space="preserve"> </w:t>
      </w:r>
      <w:r w:rsidRPr="00E46CA3">
        <w:rPr>
          <w:rFonts w:ascii="Arial" w:hAnsi="Arial"/>
          <w:spacing w:val="-2"/>
          <w:sz w:val="18"/>
          <w:lang w:val="en-GB"/>
        </w:rPr>
        <w:t>scenario</w:t>
      </w:r>
      <w:r w:rsidRPr="00E46CA3">
        <w:rPr>
          <w:rFonts w:ascii="Arial" w:hAnsi="Arial"/>
          <w:spacing w:val="-10"/>
          <w:sz w:val="18"/>
          <w:lang w:val="en-GB"/>
        </w:rPr>
        <w:t xml:space="preserve"> </w:t>
      </w:r>
      <w:r w:rsidRPr="00E46CA3">
        <w:rPr>
          <w:rFonts w:ascii="Arial" w:hAnsi="Arial"/>
          <w:spacing w:val="-2"/>
          <w:sz w:val="18"/>
          <w:lang w:val="en-GB"/>
        </w:rPr>
        <w:t>using</w:t>
      </w:r>
      <w:r w:rsidRPr="00E46CA3">
        <w:rPr>
          <w:rFonts w:ascii="Arial" w:hAnsi="Arial"/>
          <w:spacing w:val="-10"/>
          <w:sz w:val="18"/>
          <w:lang w:val="en-GB"/>
        </w:rPr>
        <w:t xml:space="preserve"> </w:t>
      </w:r>
      <w:r w:rsidRPr="00E46CA3">
        <w:rPr>
          <w:rFonts w:ascii="Arial" w:hAnsi="Arial"/>
          <w:spacing w:val="-2"/>
          <w:sz w:val="18"/>
          <w:lang w:val="en-GB"/>
        </w:rPr>
        <w:t>the</w:t>
      </w:r>
      <w:r w:rsidRPr="00E46CA3">
        <w:rPr>
          <w:rFonts w:ascii="Arial" w:hAnsi="Arial"/>
          <w:spacing w:val="-10"/>
          <w:sz w:val="18"/>
          <w:lang w:val="en-GB"/>
        </w:rPr>
        <w:t xml:space="preserve"> </w:t>
      </w:r>
      <w:r w:rsidRPr="00E46CA3">
        <w:rPr>
          <w:rFonts w:ascii="Arial" w:hAnsi="Arial"/>
          <w:spacing w:val="-2"/>
          <w:sz w:val="18"/>
          <w:lang w:val="en-GB"/>
        </w:rPr>
        <w:t>baseline</w:t>
      </w:r>
      <w:r w:rsidRPr="00E46CA3">
        <w:rPr>
          <w:rFonts w:ascii="Arial" w:hAnsi="Arial"/>
          <w:spacing w:val="-10"/>
          <w:sz w:val="18"/>
          <w:lang w:val="en-GB"/>
        </w:rPr>
        <w:t xml:space="preserve"> </w:t>
      </w:r>
      <w:r w:rsidRPr="00E46CA3">
        <w:rPr>
          <w:rFonts w:ascii="Arial" w:hAnsi="Arial"/>
          <w:spacing w:val="-2"/>
          <w:sz w:val="18"/>
          <w:lang w:val="en-GB"/>
        </w:rPr>
        <w:t>and</w:t>
      </w:r>
      <w:r w:rsidRPr="00E46CA3">
        <w:rPr>
          <w:rFonts w:ascii="Arial" w:hAnsi="Arial"/>
          <w:spacing w:val="-10"/>
          <w:sz w:val="18"/>
          <w:lang w:val="en-GB"/>
        </w:rPr>
        <w:t xml:space="preserve"> </w:t>
      </w:r>
      <w:r w:rsidRPr="00E46CA3">
        <w:rPr>
          <w:rFonts w:ascii="Arial" w:hAnsi="Arial"/>
          <w:spacing w:val="-2"/>
          <w:sz w:val="18"/>
          <w:lang w:val="en-GB"/>
        </w:rPr>
        <w:t>PkBudg500</w:t>
      </w:r>
      <w:r w:rsidRPr="00E46CA3">
        <w:rPr>
          <w:rFonts w:ascii="Arial" w:hAnsi="Arial"/>
          <w:spacing w:val="-10"/>
          <w:sz w:val="18"/>
          <w:lang w:val="en-GB"/>
        </w:rPr>
        <w:t xml:space="preserve"> </w:t>
      </w:r>
      <w:r w:rsidRPr="00E46CA3">
        <w:rPr>
          <w:rFonts w:ascii="Arial" w:hAnsi="Arial"/>
          <w:spacing w:val="-2"/>
          <w:sz w:val="18"/>
          <w:lang w:val="en-GB"/>
        </w:rPr>
        <w:t>RCPs</w:t>
      </w:r>
      <w:r w:rsidRPr="00E46CA3">
        <w:rPr>
          <w:rFonts w:ascii="Arial" w:hAnsi="Arial"/>
          <w:spacing w:val="-10"/>
          <w:sz w:val="18"/>
          <w:lang w:val="en-GB"/>
        </w:rPr>
        <w:t xml:space="preserve"> </w:t>
      </w:r>
      <w:r w:rsidRPr="00E46CA3">
        <w:rPr>
          <w:rFonts w:ascii="Arial" w:hAnsi="Arial"/>
          <w:spacing w:val="-2"/>
          <w:sz w:val="18"/>
          <w:lang w:val="en-GB"/>
        </w:rPr>
        <w:t>of</w:t>
      </w:r>
      <w:r w:rsidRPr="00E46CA3">
        <w:rPr>
          <w:rFonts w:ascii="Arial" w:hAnsi="Arial"/>
          <w:spacing w:val="-10"/>
          <w:sz w:val="18"/>
          <w:lang w:val="en-GB"/>
        </w:rPr>
        <w:t xml:space="preserve"> </w:t>
      </w:r>
      <w:r w:rsidRPr="00E46CA3">
        <w:rPr>
          <w:rFonts w:ascii="Arial" w:hAnsi="Arial"/>
          <w:spacing w:val="-2"/>
          <w:sz w:val="18"/>
          <w:lang w:val="en-GB"/>
        </w:rPr>
        <w:t xml:space="preserve">the </w:t>
      </w:r>
      <w:r w:rsidRPr="00E46CA3">
        <w:rPr>
          <w:rFonts w:ascii="Arial" w:hAnsi="Arial"/>
          <w:sz w:val="18"/>
          <w:lang w:val="en-GB"/>
        </w:rPr>
        <w:t>REMIND model for all five batteries.</w:t>
      </w:r>
    </w:p>
    <w:p w14:paraId="22441EDC" w14:textId="77777777" w:rsidR="00840D2C" w:rsidRPr="00E46CA3" w:rsidRDefault="00840D2C">
      <w:pPr>
        <w:pStyle w:val="BodyText"/>
        <w:spacing w:line="249" w:lineRule="auto"/>
        <w:ind w:left="26" w:firstLine="7"/>
        <w:rPr>
          <w:lang w:val="en-GB"/>
        </w:rPr>
      </w:pPr>
    </w:p>
    <w:p w14:paraId="24AB5A31" w14:textId="77777777" w:rsidR="009C0070" w:rsidRPr="00E46CA3" w:rsidRDefault="00000000">
      <w:pPr>
        <w:pStyle w:val="Heading3"/>
        <w:numPr>
          <w:ilvl w:val="2"/>
          <w:numId w:val="3"/>
        </w:numPr>
        <w:tabs>
          <w:tab w:val="left" w:pos="585"/>
        </w:tabs>
        <w:spacing w:before="189"/>
        <w:ind w:left="585" w:hanging="551"/>
        <w:rPr>
          <w:lang w:val="en-GB"/>
        </w:rPr>
      </w:pPr>
      <w:r w:rsidRPr="00E46CA3">
        <w:rPr>
          <w:lang w:val="en-GB"/>
        </w:rPr>
        <w:t>Comparison</w:t>
      </w:r>
      <w:r w:rsidRPr="00E46CA3">
        <w:rPr>
          <w:spacing w:val="43"/>
          <w:lang w:val="en-GB"/>
        </w:rPr>
        <w:t xml:space="preserve"> </w:t>
      </w:r>
      <w:r w:rsidRPr="00E46CA3">
        <w:rPr>
          <w:lang w:val="en-GB"/>
        </w:rPr>
        <w:t>with</w:t>
      </w:r>
      <w:r w:rsidRPr="00E46CA3">
        <w:rPr>
          <w:spacing w:val="44"/>
          <w:lang w:val="en-GB"/>
        </w:rPr>
        <w:t xml:space="preserve"> </w:t>
      </w:r>
      <w:r w:rsidRPr="00E46CA3">
        <w:rPr>
          <w:lang w:val="en-GB"/>
        </w:rPr>
        <w:t>other</w:t>
      </w:r>
      <w:r w:rsidRPr="00E46CA3">
        <w:rPr>
          <w:spacing w:val="44"/>
          <w:lang w:val="en-GB"/>
        </w:rPr>
        <w:t xml:space="preserve"> </w:t>
      </w:r>
      <w:r w:rsidRPr="00E46CA3">
        <w:rPr>
          <w:spacing w:val="-2"/>
          <w:lang w:val="en-GB"/>
        </w:rPr>
        <w:t>studies</w:t>
      </w:r>
    </w:p>
    <w:p w14:paraId="612A6E5B" w14:textId="2B815B6D" w:rsidR="009C0070" w:rsidRPr="00E46CA3" w:rsidRDefault="00000000" w:rsidP="00840D2C">
      <w:pPr>
        <w:pStyle w:val="BodyText"/>
        <w:spacing w:before="9" w:line="247" w:lineRule="auto"/>
        <w:ind w:left="26" w:right="1" w:firstLine="306"/>
        <w:rPr>
          <w:lang w:val="en-GB"/>
        </w:rPr>
      </w:pPr>
      <w:r w:rsidRPr="00E46CA3">
        <w:rPr>
          <w:lang w:val="en-GB"/>
        </w:rPr>
        <w:t xml:space="preserve">In the most similar published method, </w:t>
      </w:r>
      <w:hyperlink w:anchor="_bookmark53" w:history="1">
        <w:r w:rsidRPr="00E46CA3">
          <w:rPr>
            <w:color w:val="2F4F4F"/>
            <w:lang w:val="en-GB"/>
          </w:rPr>
          <w:t>Laurenti et al.</w:t>
        </w:r>
      </w:hyperlink>
      <w:r w:rsidRPr="00E46CA3">
        <w:rPr>
          <w:color w:val="2F4F4F"/>
          <w:lang w:val="en-GB"/>
        </w:rPr>
        <w:t xml:space="preserve"> </w:t>
      </w:r>
      <w:r w:rsidRPr="00E46CA3">
        <w:rPr>
          <w:lang w:val="en-GB"/>
        </w:rPr>
        <w:t>(</w:t>
      </w:r>
      <w:hyperlink w:anchor="_bookmark53" w:history="1">
        <w:r w:rsidRPr="00E46CA3">
          <w:rPr>
            <w:color w:val="2F4F4F"/>
            <w:lang w:val="en-GB"/>
          </w:rPr>
          <w:t>2023</w:t>
        </w:r>
      </w:hyperlink>
      <w:r w:rsidRPr="00E46CA3">
        <w:rPr>
          <w:lang w:val="en-GB"/>
        </w:rPr>
        <w:t xml:space="preserve">) used an alternative procedure for calculating the waste footprint of 1̃400 activities in the </w:t>
      </w:r>
      <w:r w:rsidRPr="00E46CA3">
        <w:rPr>
          <w:rFonts w:ascii="Palatino Linotype" w:hAnsi="Palatino Linotype"/>
          <w:lang w:val="en-GB"/>
        </w:rPr>
        <w:t xml:space="preserve">ecoinvent </w:t>
      </w:r>
      <w:r w:rsidRPr="00E46CA3">
        <w:rPr>
          <w:lang w:val="en-GB"/>
        </w:rPr>
        <w:t xml:space="preserve">database version 3.5. Direct comparison is not possible, as this database contains only one generic Li-ion battery, ‘market for battery, Li-ion, rechargeable, prismatic’. The inventory of this battery most closely resembles that of the NMC 111 battery in this case study. </w:t>
      </w:r>
      <w:hyperlink w:anchor="_bookmark7" w:history="1">
        <w:r w:rsidRPr="00E46CA3">
          <w:rPr>
            <w:color w:val="2F4F4F"/>
            <w:lang w:val="en-GB"/>
          </w:rPr>
          <w:t>Table 2</w:t>
        </w:r>
      </w:hyperlink>
      <w:r w:rsidRPr="00E46CA3">
        <w:rPr>
          <w:color w:val="2F4F4F"/>
          <w:lang w:val="en-GB"/>
        </w:rPr>
        <w:t xml:space="preserve"> </w:t>
      </w:r>
      <w:r w:rsidRPr="00E46CA3">
        <w:rPr>
          <w:lang w:val="en-GB"/>
        </w:rPr>
        <w:t>presents a comparison of the results from the two studies, where possible. For liquid, solid, and recycled waste, the results were closely aligned, however, for the hazardous waste fraction, Laurenti et al. reported</w:t>
      </w:r>
      <w:r w:rsidRPr="00E46CA3">
        <w:rPr>
          <w:spacing w:val="-6"/>
          <w:lang w:val="en-GB"/>
        </w:rPr>
        <w:t xml:space="preserve"> </w:t>
      </w:r>
      <w:r w:rsidRPr="00E46CA3">
        <w:rPr>
          <w:lang w:val="en-GB"/>
        </w:rPr>
        <w:t>95%,</w:t>
      </w:r>
      <w:r w:rsidRPr="00E46CA3">
        <w:rPr>
          <w:spacing w:val="-6"/>
          <w:lang w:val="en-GB"/>
        </w:rPr>
        <w:t xml:space="preserve"> </w:t>
      </w:r>
      <w:r w:rsidRPr="00E46CA3">
        <w:rPr>
          <w:lang w:val="en-GB"/>
        </w:rPr>
        <w:t>whereas</w:t>
      </w:r>
      <w:r w:rsidRPr="00E46CA3">
        <w:rPr>
          <w:spacing w:val="-6"/>
          <w:lang w:val="en-GB"/>
        </w:rPr>
        <w:t xml:space="preserve"> </w:t>
      </w:r>
      <w:r w:rsidRPr="00E46CA3">
        <w:rPr>
          <w:lang w:val="en-GB"/>
        </w:rPr>
        <w:t>T-reX</w:t>
      </w:r>
      <w:r w:rsidRPr="00E46CA3">
        <w:rPr>
          <w:spacing w:val="-6"/>
          <w:lang w:val="en-GB"/>
        </w:rPr>
        <w:t xml:space="preserve"> </w:t>
      </w:r>
      <w:r w:rsidRPr="00E46CA3">
        <w:rPr>
          <w:lang w:val="en-GB"/>
        </w:rPr>
        <w:t>reported</w:t>
      </w:r>
      <w:r w:rsidRPr="00E46CA3">
        <w:rPr>
          <w:spacing w:val="-6"/>
          <w:lang w:val="en-GB"/>
        </w:rPr>
        <w:t xml:space="preserve"> </w:t>
      </w:r>
      <w:r w:rsidRPr="00E46CA3">
        <w:rPr>
          <w:lang w:val="en-GB"/>
        </w:rPr>
        <w:t>only</w:t>
      </w:r>
      <w:r w:rsidRPr="00E46CA3">
        <w:rPr>
          <w:spacing w:val="-6"/>
          <w:lang w:val="en-GB"/>
        </w:rPr>
        <w:t xml:space="preserve"> </w:t>
      </w:r>
      <w:r w:rsidRPr="00E46CA3">
        <w:rPr>
          <w:lang w:val="en-GB"/>
        </w:rPr>
        <w:t>3%.</w:t>
      </w:r>
      <w:r w:rsidRPr="00E46CA3">
        <w:rPr>
          <w:spacing w:val="-6"/>
          <w:lang w:val="en-GB"/>
        </w:rPr>
        <w:t xml:space="preserve"> </w:t>
      </w:r>
      <w:r w:rsidRPr="00E46CA3">
        <w:rPr>
          <w:lang w:val="en-GB"/>
        </w:rPr>
        <w:t>The</w:t>
      </w:r>
      <w:r w:rsidRPr="00E46CA3">
        <w:rPr>
          <w:spacing w:val="-6"/>
          <w:lang w:val="en-GB"/>
        </w:rPr>
        <w:t xml:space="preserve"> </w:t>
      </w:r>
      <w:r w:rsidRPr="00E46CA3">
        <w:rPr>
          <w:lang w:val="en-GB"/>
        </w:rPr>
        <w:t>reason for this discrepancy is explained by the fact that in the method</w:t>
      </w:r>
      <w:r w:rsidRPr="00E46CA3">
        <w:rPr>
          <w:spacing w:val="40"/>
          <w:lang w:val="en-GB"/>
        </w:rPr>
        <w:t xml:space="preserve"> </w:t>
      </w:r>
      <w:r w:rsidRPr="00E46CA3">
        <w:rPr>
          <w:lang w:val="en-GB"/>
        </w:rPr>
        <w:t>of</w:t>
      </w:r>
      <w:r w:rsidRPr="00E46CA3">
        <w:rPr>
          <w:spacing w:val="40"/>
          <w:lang w:val="en-GB"/>
        </w:rPr>
        <w:t xml:space="preserve"> </w:t>
      </w:r>
      <w:r w:rsidRPr="00E46CA3">
        <w:rPr>
          <w:lang w:val="en-GB"/>
        </w:rPr>
        <w:t>Laurenti</w:t>
      </w:r>
      <w:r w:rsidRPr="00E46CA3">
        <w:rPr>
          <w:spacing w:val="40"/>
          <w:lang w:val="en-GB"/>
        </w:rPr>
        <w:t xml:space="preserve"> </w:t>
      </w:r>
      <w:r w:rsidRPr="00E46CA3">
        <w:rPr>
          <w:lang w:val="en-GB"/>
        </w:rPr>
        <w:t>et</w:t>
      </w:r>
      <w:r w:rsidRPr="00E46CA3">
        <w:rPr>
          <w:spacing w:val="40"/>
          <w:lang w:val="en-GB"/>
        </w:rPr>
        <w:t xml:space="preserve"> </w:t>
      </w:r>
      <w:r w:rsidRPr="00E46CA3">
        <w:rPr>
          <w:lang w:val="en-GB"/>
        </w:rPr>
        <w:t>al.</w:t>
      </w:r>
      <w:r w:rsidRPr="00E46CA3">
        <w:rPr>
          <w:spacing w:val="80"/>
          <w:lang w:val="en-GB"/>
        </w:rPr>
        <w:t xml:space="preserve"> </w:t>
      </w:r>
      <w:r w:rsidRPr="00E46CA3">
        <w:rPr>
          <w:lang w:val="en-GB"/>
        </w:rPr>
        <w:t>a</w:t>
      </w:r>
      <w:r w:rsidRPr="00E46CA3">
        <w:rPr>
          <w:spacing w:val="40"/>
          <w:lang w:val="en-GB"/>
        </w:rPr>
        <w:t xml:space="preserve"> </w:t>
      </w:r>
      <w:r w:rsidRPr="00E46CA3">
        <w:rPr>
          <w:lang w:val="en-GB"/>
        </w:rPr>
        <w:t>“waste</w:t>
      </w:r>
      <w:r w:rsidRPr="00E46CA3">
        <w:rPr>
          <w:spacing w:val="40"/>
          <w:lang w:val="en-GB"/>
        </w:rPr>
        <w:t xml:space="preserve"> </w:t>
      </w:r>
      <w:r w:rsidRPr="00E46CA3">
        <w:rPr>
          <w:lang w:val="en-GB"/>
        </w:rPr>
        <w:t>flow</w:t>
      </w:r>
      <w:r w:rsidRPr="00E46CA3">
        <w:rPr>
          <w:spacing w:val="40"/>
          <w:lang w:val="en-GB"/>
        </w:rPr>
        <w:t xml:space="preserve"> </w:t>
      </w:r>
      <w:r w:rsidRPr="00E46CA3">
        <w:rPr>
          <w:lang w:val="en-GB"/>
        </w:rPr>
        <w:t>was</w:t>
      </w:r>
      <w:r w:rsidRPr="00E46CA3">
        <w:rPr>
          <w:spacing w:val="40"/>
          <w:lang w:val="en-GB"/>
        </w:rPr>
        <w:t xml:space="preserve"> </w:t>
      </w:r>
      <w:r w:rsidRPr="00E46CA3">
        <w:rPr>
          <w:lang w:val="en-GB"/>
        </w:rPr>
        <w:t>regarded as</w:t>
      </w:r>
      <w:r w:rsidRPr="00E46CA3">
        <w:rPr>
          <w:spacing w:val="38"/>
          <w:lang w:val="en-GB"/>
        </w:rPr>
        <w:t xml:space="preserve"> </w:t>
      </w:r>
      <w:r w:rsidRPr="00E46CA3">
        <w:rPr>
          <w:lang w:val="en-GB"/>
        </w:rPr>
        <w:t>hazardous</w:t>
      </w:r>
      <w:r w:rsidRPr="00E46CA3">
        <w:rPr>
          <w:spacing w:val="38"/>
          <w:lang w:val="en-GB"/>
        </w:rPr>
        <w:t xml:space="preserve"> </w:t>
      </w:r>
      <w:r w:rsidRPr="00E46CA3">
        <w:rPr>
          <w:lang w:val="en-GB"/>
        </w:rPr>
        <w:t>when</w:t>
      </w:r>
      <w:r w:rsidRPr="00E46CA3">
        <w:rPr>
          <w:spacing w:val="38"/>
          <w:lang w:val="en-GB"/>
        </w:rPr>
        <w:t xml:space="preserve"> </w:t>
      </w:r>
      <w:r w:rsidRPr="00E46CA3">
        <w:rPr>
          <w:lang w:val="en-GB"/>
        </w:rPr>
        <w:t>the</w:t>
      </w:r>
      <w:r w:rsidRPr="00E46CA3">
        <w:rPr>
          <w:spacing w:val="38"/>
          <w:lang w:val="en-GB"/>
        </w:rPr>
        <w:t xml:space="preserve"> </w:t>
      </w:r>
      <w:r w:rsidRPr="00E46CA3">
        <w:rPr>
          <w:lang w:val="en-GB"/>
        </w:rPr>
        <w:t>hazardousness</w:t>
      </w:r>
      <w:r w:rsidRPr="00E46CA3">
        <w:rPr>
          <w:spacing w:val="38"/>
          <w:lang w:val="en-GB"/>
        </w:rPr>
        <w:t xml:space="preserve"> </w:t>
      </w:r>
      <w:r w:rsidRPr="00E46CA3">
        <w:rPr>
          <w:lang w:val="en-GB"/>
        </w:rPr>
        <w:t>was</w:t>
      </w:r>
      <w:r w:rsidRPr="00E46CA3">
        <w:rPr>
          <w:spacing w:val="39"/>
          <w:lang w:val="en-GB"/>
        </w:rPr>
        <w:t xml:space="preserve"> </w:t>
      </w:r>
      <w:r w:rsidRPr="00E46CA3">
        <w:rPr>
          <w:lang w:val="en-GB"/>
        </w:rPr>
        <w:t>clearly</w:t>
      </w:r>
      <w:r w:rsidRPr="00E46CA3">
        <w:rPr>
          <w:spacing w:val="39"/>
          <w:lang w:val="en-GB"/>
        </w:rPr>
        <w:t xml:space="preserve"> </w:t>
      </w:r>
      <w:r w:rsidRPr="00E46CA3">
        <w:rPr>
          <w:lang w:val="en-GB"/>
        </w:rPr>
        <w:t>stated in its subsequent waste treatment activity”. The authors continue: “It should be noted that the high hazardousness ratios for many products might indicate a weakness in the validity of this measure”. In T-reX, the source database is</w:t>
      </w:r>
      <w:r w:rsidR="00840D2C" w:rsidRPr="00E46CA3">
        <w:rPr>
          <w:lang w:val="en-GB"/>
        </w:rPr>
        <w:t xml:space="preserve"> </w:t>
      </w:r>
      <w:r w:rsidRPr="00E46CA3">
        <w:rPr>
          <w:lang w:val="en-GB"/>
        </w:rPr>
        <w:t>deconstructed into a list of separate exchanges, and only those explicitly defined as hazardous are marked as such.</w:t>
      </w:r>
    </w:p>
    <w:p w14:paraId="11E4F16B" w14:textId="77777777" w:rsidR="009C0070" w:rsidRPr="00E46CA3" w:rsidRDefault="00000000">
      <w:pPr>
        <w:pStyle w:val="Heading1"/>
        <w:numPr>
          <w:ilvl w:val="0"/>
          <w:numId w:val="3"/>
        </w:numPr>
        <w:tabs>
          <w:tab w:val="left" w:pos="336"/>
        </w:tabs>
        <w:ind w:left="336" w:hanging="294"/>
        <w:rPr>
          <w:lang w:val="en-GB"/>
        </w:rPr>
      </w:pPr>
      <w:r w:rsidRPr="00E46CA3">
        <w:rPr>
          <w:spacing w:val="-2"/>
          <w:lang w:val="en-GB"/>
        </w:rPr>
        <w:t>Discussion</w:t>
      </w:r>
    </w:p>
    <w:p w14:paraId="170E5BEF" w14:textId="2B21B5E4" w:rsidR="009C0070" w:rsidRPr="00E46CA3" w:rsidRDefault="00000000" w:rsidP="00E46CA3">
      <w:pPr>
        <w:pStyle w:val="BodyText"/>
        <w:rPr>
          <w:lang w:val="en-GB"/>
        </w:rPr>
      </w:pPr>
      <w:r w:rsidRPr="00E46CA3">
        <w:rPr>
          <w:lang w:val="en-GB"/>
        </w:rPr>
        <w:t>Waste generation and material demand are strongly associated with the environmental impacts of human activities (</w:t>
      </w:r>
      <w:hyperlink w:anchor="_bookmark53" w:history="1">
        <w:r w:rsidRPr="00E46CA3">
          <w:rPr>
            <w:lang w:val="en-GB"/>
          </w:rPr>
          <w:t>Laurenti et al.</w:t>
        </w:r>
      </w:hyperlink>
      <w:r w:rsidRPr="00E46CA3">
        <w:rPr>
          <w:lang w:val="en-GB"/>
        </w:rPr>
        <w:t xml:space="preserve">, </w:t>
      </w:r>
      <w:hyperlink w:anchor="_bookmark53" w:history="1">
        <w:r w:rsidRPr="00E46CA3">
          <w:rPr>
            <w:lang w:val="en-GB"/>
          </w:rPr>
          <w:t>2023</w:t>
        </w:r>
      </w:hyperlink>
      <w:r w:rsidRPr="00E46CA3">
        <w:rPr>
          <w:lang w:val="en-GB"/>
        </w:rPr>
        <w:t xml:space="preserve">; </w:t>
      </w:r>
      <w:hyperlink w:anchor="_bookmark70" w:history="1">
        <w:r w:rsidRPr="00E46CA3">
          <w:rPr>
            <w:lang w:val="en-GB"/>
          </w:rPr>
          <w:t>Steinmann et al.</w:t>
        </w:r>
      </w:hyperlink>
      <w:r w:rsidRPr="00E46CA3">
        <w:rPr>
          <w:lang w:val="en-GB"/>
        </w:rPr>
        <w:t xml:space="preserve">, </w:t>
      </w:r>
      <w:hyperlink w:anchor="_bookmark70" w:history="1">
        <w:r w:rsidRPr="00E46CA3">
          <w:rPr>
            <w:lang w:val="en-GB"/>
          </w:rPr>
          <w:t>2017</w:t>
        </w:r>
      </w:hyperlink>
      <w:r w:rsidRPr="00E46CA3">
        <w:rPr>
          <w:lang w:val="en-GB"/>
        </w:rPr>
        <w:t xml:space="preserve">; </w:t>
      </w:r>
      <w:hyperlink w:anchor="_bookmark34" w:history="1">
        <w:r w:rsidRPr="00E46CA3">
          <w:rPr>
            <w:lang w:val="en-GB"/>
          </w:rPr>
          <w:t>Demirer</w:t>
        </w:r>
      </w:hyperlink>
      <w:r w:rsidRPr="00E46CA3">
        <w:rPr>
          <w:lang w:val="en-GB"/>
        </w:rPr>
        <w:t xml:space="preserve">, </w:t>
      </w:r>
      <w:hyperlink w:anchor="_bookmark34" w:history="1">
        <w:r w:rsidRPr="00E46CA3">
          <w:rPr>
            <w:lang w:val="en-GB"/>
          </w:rPr>
          <w:t>2019</w:t>
        </w:r>
      </w:hyperlink>
      <w:r w:rsidRPr="00E46CA3">
        <w:rPr>
          <w:lang w:val="en-GB"/>
        </w:rPr>
        <w:t>), and thus must be represented in LCA accounting. Although there are existing LCIA methods that provide endpoint impact scores related to material demand and waste generation, they contain convoluted formulae or subjective weighting, or their complexity and lack of transparency can make them difficult to use and interpret (</w:t>
      </w:r>
      <w:hyperlink w:anchor="_bookmark77" w:history="1">
        <w:r w:rsidRPr="00E46CA3">
          <w:rPr>
            <w:lang w:val="en-GB"/>
          </w:rPr>
          <w:t>Swiss Federal</w:t>
        </w:r>
      </w:hyperlink>
      <w:r w:rsidRPr="00E46CA3">
        <w:rPr>
          <w:lang w:val="en-GB"/>
        </w:rPr>
        <w:t xml:space="preserve"> </w:t>
      </w:r>
      <w:hyperlink w:anchor="_bookmark77" w:history="1">
        <w:r w:rsidRPr="00E46CA3">
          <w:rPr>
            <w:lang w:val="en-GB"/>
          </w:rPr>
          <w:t>Office for the Environment (FOEN)</w:t>
        </w:r>
      </w:hyperlink>
      <w:r w:rsidRPr="00E46CA3">
        <w:rPr>
          <w:lang w:val="en-GB"/>
        </w:rPr>
        <w:t xml:space="preserve">, </w:t>
      </w:r>
      <w:hyperlink w:anchor="_bookmark77" w:history="1">
        <w:r w:rsidRPr="00E46CA3">
          <w:rPr>
            <w:lang w:val="en-GB"/>
          </w:rPr>
          <w:t>2021</w:t>
        </w:r>
      </w:hyperlink>
      <w:r w:rsidRPr="00E46CA3">
        <w:rPr>
          <w:lang w:val="en-GB"/>
        </w:rPr>
        <w:t xml:space="preserve">; </w:t>
      </w:r>
      <w:hyperlink w:anchor="_bookmark36" w:history="1">
        <w:r w:rsidRPr="00E46CA3">
          <w:rPr>
            <w:lang w:val="en-GB"/>
          </w:rPr>
          <w:t>Hauschild and</w:t>
        </w:r>
      </w:hyperlink>
      <w:r w:rsidRPr="00E46CA3">
        <w:rPr>
          <w:lang w:val="en-GB"/>
        </w:rPr>
        <w:t xml:space="preserve"> </w:t>
      </w:r>
      <w:hyperlink w:anchor="_bookmark36" w:history="1">
        <w:r w:rsidRPr="00E46CA3">
          <w:rPr>
            <w:lang w:val="en-GB"/>
          </w:rPr>
          <w:t>Potting</w:t>
        </w:r>
      </w:hyperlink>
      <w:r w:rsidRPr="00E46CA3">
        <w:rPr>
          <w:lang w:val="en-GB"/>
        </w:rPr>
        <w:t xml:space="preserve">, </w:t>
      </w:r>
      <w:hyperlink w:anchor="_bookmark36" w:history="1">
        <w:r w:rsidRPr="00E46CA3">
          <w:rPr>
            <w:lang w:val="en-GB"/>
          </w:rPr>
          <w:t>2004</w:t>
        </w:r>
      </w:hyperlink>
      <w:r w:rsidRPr="00E46CA3">
        <w:rPr>
          <w:lang w:val="en-GB"/>
        </w:rPr>
        <w:t xml:space="preserve">; </w:t>
      </w:r>
      <w:hyperlink w:anchor="_bookmark24" w:history="1">
        <w:r w:rsidRPr="00E46CA3">
          <w:rPr>
            <w:lang w:val="en-GB"/>
          </w:rPr>
          <w:t>CEN (European Committee for Standardiz</w:t>
        </w:r>
      </w:hyperlink>
      <w:hyperlink w:anchor="_bookmark24" w:history="1">
        <w:r w:rsidRPr="00E46CA3">
          <w:rPr>
            <w:lang w:val="en-GB"/>
          </w:rPr>
          <w:t>ation)</w:t>
        </w:r>
      </w:hyperlink>
      <w:r w:rsidRPr="00E46CA3">
        <w:rPr>
          <w:lang w:val="en-GB"/>
        </w:rPr>
        <w:t xml:space="preserve">, </w:t>
      </w:r>
      <w:hyperlink w:anchor="_bookmark24" w:history="1">
        <w:r w:rsidRPr="00E46CA3">
          <w:rPr>
            <w:lang w:val="en-GB"/>
          </w:rPr>
          <w:t>2019</w:t>
        </w:r>
      </w:hyperlink>
      <w:r w:rsidRPr="00E46CA3">
        <w:rPr>
          <w:lang w:val="en-GB"/>
        </w:rPr>
        <w:t xml:space="preserve">; </w:t>
      </w:r>
      <w:hyperlink w:anchor="_bookmark26" w:history="1">
        <w:r w:rsidRPr="00E46CA3">
          <w:rPr>
            <w:lang w:val="en-GB"/>
          </w:rPr>
          <w:t>Arvidsson et al.</w:t>
        </w:r>
      </w:hyperlink>
      <w:r w:rsidRPr="00E46CA3">
        <w:rPr>
          <w:lang w:val="en-GB"/>
        </w:rPr>
        <w:t xml:space="preserve">, </w:t>
      </w:r>
      <w:hyperlink w:anchor="_bookmark26" w:history="1">
        <w:r w:rsidRPr="00E46CA3">
          <w:rPr>
            <w:lang w:val="en-GB"/>
          </w:rPr>
          <w:t>2020</w:t>
        </w:r>
      </w:hyperlink>
      <w:r w:rsidRPr="00E46CA3">
        <w:rPr>
          <w:lang w:val="en-GB"/>
        </w:rPr>
        <w:t xml:space="preserve">; </w:t>
      </w:r>
      <w:hyperlink w:anchor="_bookmark77" w:history="1">
        <w:r w:rsidRPr="00E46CA3">
          <w:rPr>
            <w:lang w:val="en-GB"/>
          </w:rPr>
          <w:t>Swiss Federal Office for</w:t>
        </w:r>
      </w:hyperlink>
      <w:r w:rsidRPr="00E46CA3">
        <w:rPr>
          <w:lang w:val="en-GB"/>
        </w:rPr>
        <w:t xml:space="preserve"> </w:t>
      </w:r>
      <w:hyperlink w:anchor="_bookmark77" w:history="1">
        <w:r w:rsidRPr="00E46CA3">
          <w:rPr>
            <w:lang w:val="en-GB"/>
          </w:rPr>
          <w:t>the Environment (FOEN)</w:t>
        </w:r>
      </w:hyperlink>
      <w:r w:rsidRPr="00E46CA3">
        <w:rPr>
          <w:lang w:val="en-GB"/>
        </w:rPr>
        <w:t xml:space="preserve">, </w:t>
      </w:r>
      <w:hyperlink w:anchor="_bookmark77" w:history="1">
        <w:r w:rsidRPr="00E46CA3">
          <w:rPr>
            <w:lang w:val="en-GB"/>
          </w:rPr>
          <w:t>2021</w:t>
        </w:r>
      </w:hyperlink>
      <w:r w:rsidRPr="00E46CA3">
        <w:rPr>
          <w:lang w:val="en-GB"/>
        </w:rPr>
        <w:t>).</w:t>
      </w:r>
    </w:p>
    <w:p w14:paraId="1CE98CEF" w14:textId="1C1E56D3" w:rsidR="009C0070" w:rsidRPr="00E46CA3" w:rsidRDefault="00000000" w:rsidP="00E46CA3">
      <w:pPr>
        <w:pStyle w:val="BodyText"/>
        <w:rPr>
          <w:lang w:val="en-GB"/>
        </w:rPr>
      </w:pPr>
      <w:r w:rsidRPr="00E46CA3">
        <w:rPr>
          <w:lang w:val="en-GB"/>
        </w:rPr>
        <w:t xml:space="preserve">T-reX advances the state-of-the-art in LCA by providing practitioners with a simple, flexible, and transparent way to calculate supply chain waste and material footprints, delivering results in standard units and as direct aggregations of the relevant demand inventories. Once LCA databases in the </w:t>
      </w:r>
      <w:r w:rsidR="00834F9B" w:rsidRPr="00E46CA3">
        <w:rPr>
          <w:lang w:val="en-GB"/>
        </w:rPr>
        <w:t>Brightway</w:t>
      </w:r>
      <w:r w:rsidRPr="00E46CA3">
        <w:rPr>
          <w:lang w:val="en-GB"/>
        </w:rPr>
        <w:t xml:space="preserve"> project have been processed with T-reX, the user can easily apply (and re-apply) the T-reX ‘pseudo-LCIA’ methods to calculate the waste and material inventory footprints in the same way that they would with a conventional LCIA method.</w:t>
      </w:r>
    </w:p>
    <w:p w14:paraId="450AE4A0" w14:textId="4A8E6F65" w:rsidR="009C0070" w:rsidRPr="00E46CA3" w:rsidRDefault="00000000" w:rsidP="00E46CA3">
      <w:pPr>
        <w:pStyle w:val="BodyText"/>
        <w:rPr>
          <w:lang w:val="en-GB"/>
        </w:rPr>
      </w:pPr>
      <w:r w:rsidRPr="00E46CA3">
        <w:rPr>
          <w:lang w:val="en-GB"/>
        </w:rPr>
        <w:t>The simple case study of five Li-ion batteries presented in this paper demonstrated the utility, flexibility, and limitations of T-reX.</w:t>
      </w:r>
      <w:r w:rsidR="00840D2C" w:rsidRPr="00E46CA3">
        <w:rPr>
          <w:lang w:val="en-GB"/>
        </w:rPr>
        <w:t xml:space="preserve"> </w:t>
      </w:r>
      <w:r w:rsidRPr="00E46CA3">
        <w:rPr>
          <w:lang w:val="en-GB"/>
        </w:rPr>
        <w:t xml:space="preserve">By adjusting the user configuration for future scenarios and waste/material categorisation, we produced a set of customised versions of current and prospective ecoinvent databases along with a ‘pseudo-biosphere’ T-reX database. Then, by applying the T-reX ‘pseudo-LCIA’ methods, categorised waste and material inventory footprints for present and future supply chains were trivial to calculate. Additionally, visual exploration in </w:t>
      </w:r>
      <w:r w:rsidRPr="00E46CA3">
        <w:rPr>
          <w:i/>
          <w:iCs/>
          <w:lang w:val="en-GB"/>
        </w:rPr>
        <w:t>ActivityBrowser</w:t>
      </w:r>
      <w:r w:rsidRPr="00E46CA3">
        <w:rPr>
          <w:lang w:val="en-GB"/>
        </w:rPr>
        <w:t xml:space="preserve"> was possible as the T-reX ‘pseudo-LCIA’ methods are structurally identical to standard LCIA methods when integrated within the </w:t>
      </w:r>
      <w:r w:rsidR="00834F9B" w:rsidRPr="00E46CA3">
        <w:rPr>
          <w:lang w:val="en-GB"/>
        </w:rPr>
        <w:t>Brightway</w:t>
      </w:r>
      <w:r w:rsidRPr="00E46CA3">
        <w:rPr>
          <w:lang w:val="en-GB"/>
        </w:rPr>
        <w:t xml:space="preserve"> project.</w:t>
      </w:r>
    </w:p>
    <w:p w14:paraId="176E4833" w14:textId="2034256E" w:rsidR="009C0070" w:rsidRPr="00E46CA3" w:rsidRDefault="00000000" w:rsidP="00834F9B">
      <w:pPr>
        <w:pStyle w:val="BodyText"/>
        <w:rPr>
          <w:lang w:val="en-GB"/>
        </w:rPr>
      </w:pPr>
      <w:r w:rsidRPr="00E46CA3">
        <w:rPr>
          <w:lang w:val="en-GB"/>
        </w:rPr>
        <w:lastRenderedPageBreak/>
        <w:t>One limitation of T-reX is that it does not yet provide</w:t>
      </w:r>
      <w:r w:rsidR="00840D2C" w:rsidRPr="00E46CA3">
        <w:rPr>
          <w:lang w:val="en-GB"/>
        </w:rPr>
        <w:t xml:space="preserve"> </w:t>
      </w:r>
      <w:r w:rsidRPr="00E46CA3">
        <w:rPr>
          <w:lang w:val="en-GB"/>
        </w:rPr>
        <w:t>specific information in a readily accessible format on the composition of the waste generated. This information is</w:t>
      </w:r>
      <w:r w:rsidR="00FA48A2" w:rsidRPr="00E46CA3">
        <w:rPr>
          <w:lang w:val="en-GB"/>
        </w:rPr>
        <w:t xml:space="preserve"> </w:t>
      </w:r>
      <w:r w:rsidRPr="00E46CA3">
        <w:rPr>
          <w:lang w:val="en-GB"/>
        </w:rPr>
        <w:t>required to thoroughly assess the potential environmental impacts of this waste. Currently, the user would need to manually explore the waste footprint inventory produced by the application of the T-reX to determine the nature of the waste flows. For example, if the waste generated could represent an actual loss of resources or potential environmental risk, or, as is often the case, simply a transfer of the ‘overburden’ in mining activity, which is classified as ‘inert waste’. A methodical classification of waste exchanges and end-of-life fates is expected to be facilitated by the increasingly detailed and disaggregated data in each successive release of ecoinvent (</w:t>
      </w:r>
      <w:hyperlink w:anchor="_bookmark49" w:history="1">
        <w:r w:rsidRPr="00E46CA3">
          <w:rPr>
            <w:lang w:val="en-GB"/>
          </w:rPr>
          <w:t>FitzGerald et al.</w:t>
        </w:r>
      </w:hyperlink>
      <w:r w:rsidRPr="00E46CA3">
        <w:rPr>
          <w:lang w:val="en-GB"/>
        </w:rPr>
        <w:t xml:space="preserve">, </w:t>
      </w:r>
      <w:hyperlink w:anchor="_bookmark49" w:history="1">
        <w:r w:rsidRPr="00E46CA3">
          <w:rPr>
            <w:lang w:val="en-GB"/>
          </w:rPr>
          <w:t>2023</w:t>
        </w:r>
      </w:hyperlink>
      <w:r w:rsidRPr="00E46CA3">
        <w:rPr>
          <w:lang w:val="en-GB"/>
        </w:rPr>
        <w:t>).</w:t>
      </w:r>
    </w:p>
    <w:p w14:paraId="0153401D" w14:textId="32C8930D" w:rsidR="009C0070" w:rsidRPr="00E46CA3" w:rsidRDefault="00000000" w:rsidP="00834F9B">
      <w:pPr>
        <w:pStyle w:val="BodyText"/>
        <w:rPr>
          <w:lang w:val="en-GB"/>
        </w:rPr>
      </w:pPr>
      <w:r w:rsidRPr="00E46CA3">
        <w:rPr>
          <w:lang w:val="en-GB"/>
        </w:rPr>
        <w:t>The utility of T-reX in studies of future supply chains is</w:t>
      </w:r>
      <w:r w:rsidR="00840D2C" w:rsidRPr="00E46CA3">
        <w:rPr>
          <w:lang w:val="en-GB"/>
        </w:rPr>
        <w:t xml:space="preserve"> </w:t>
      </w:r>
      <w:r w:rsidRPr="00E46CA3">
        <w:rPr>
          <w:lang w:val="en-GB"/>
        </w:rPr>
        <w:t>limited by the fact that the currently available prospective databases focus largely on changes in the energy, steel, cement, and transport sectors (</w:t>
      </w:r>
      <w:hyperlink w:anchor="_bookmark89" w:history="1">
        <w:r w:rsidRPr="00E46CA3">
          <w:rPr>
            <w:lang w:val="en-GB"/>
          </w:rPr>
          <w:t>Sacchi et al.</w:t>
        </w:r>
      </w:hyperlink>
      <w:r w:rsidRPr="00E46CA3">
        <w:rPr>
          <w:lang w:val="en-GB"/>
        </w:rPr>
        <w:t xml:space="preserve">, </w:t>
      </w:r>
      <w:hyperlink w:anchor="_bookmark89" w:history="1">
        <w:r w:rsidRPr="00E46CA3">
          <w:rPr>
            <w:lang w:val="en-GB"/>
          </w:rPr>
          <w:t>2023</w:t>
        </w:r>
      </w:hyperlink>
      <w:r w:rsidRPr="00E46CA3">
        <w:rPr>
          <w:lang w:val="en-GB"/>
        </w:rPr>
        <w:t>). As demonstrated in the results of the case study—where there were often very few scenario-temporal changes in many waste and material footprint indicators—the utility of prospective LCA is restricted if there is inadequate adoption of future background inventories. In particular, the inclusion of scenarios with future waste processing technology could greatly improve our predictions of waste and material flows and offer valuable insight into their potential impacts (</w:t>
      </w:r>
      <w:hyperlink w:anchor="_bookmark18" w:history="1">
        <w:r w:rsidRPr="00E46CA3">
          <w:rPr>
            <w:lang w:val="en-GB"/>
          </w:rPr>
          <w:t>Bisinella</w:t>
        </w:r>
      </w:hyperlink>
      <w:r w:rsidRPr="00E46CA3">
        <w:rPr>
          <w:lang w:val="en-GB"/>
        </w:rPr>
        <w:t xml:space="preserve"> </w:t>
      </w:r>
      <w:hyperlink w:anchor="_bookmark18" w:history="1">
        <w:r w:rsidRPr="00E46CA3">
          <w:rPr>
            <w:lang w:val="en-GB"/>
          </w:rPr>
          <w:t>et al.</w:t>
        </w:r>
      </w:hyperlink>
      <w:r w:rsidRPr="00E46CA3">
        <w:rPr>
          <w:lang w:val="en-GB"/>
        </w:rPr>
        <w:t xml:space="preserve">, </w:t>
      </w:r>
      <w:hyperlink w:anchor="_bookmark18" w:history="1">
        <w:r w:rsidRPr="00E46CA3">
          <w:rPr>
            <w:lang w:val="en-GB"/>
          </w:rPr>
          <w:t>2024</w:t>
        </w:r>
      </w:hyperlink>
      <w:r w:rsidRPr="00E46CA3">
        <w:rPr>
          <w:lang w:val="en-GB"/>
        </w:rPr>
        <w:t>). A strong focus on enhancing these prospective databases is, thus, of critical importance to the future of prospective LCA, and by extension, to the development of the circular economy.</w:t>
      </w:r>
    </w:p>
    <w:p w14:paraId="39505901" w14:textId="77777777" w:rsidR="009C0070" w:rsidRPr="00E46CA3" w:rsidRDefault="00000000">
      <w:pPr>
        <w:pStyle w:val="Heading1"/>
        <w:numPr>
          <w:ilvl w:val="0"/>
          <w:numId w:val="3"/>
        </w:numPr>
        <w:tabs>
          <w:tab w:val="left" w:pos="328"/>
        </w:tabs>
        <w:spacing w:before="1"/>
        <w:ind w:left="328" w:hanging="294"/>
        <w:rPr>
          <w:lang w:val="en-GB"/>
        </w:rPr>
      </w:pPr>
      <w:r w:rsidRPr="00E46CA3">
        <w:rPr>
          <w:spacing w:val="-2"/>
          <w:lang w:val="en-GB"/>
        </w:rPr>
        <w:t>Conclusions</w:t>
      </w:r>
    </w:p>
    <w:p w14:paraId="14B287E9" w14:textId="1EF5DD93" w:rsidR="009C0070" w:rsidRPr="00E46CA3" w:rsidRDefault="00000000" w:rsidP="00840D2C">
      <w:pPr>
        <w:pStyle w:val="BodyText"/>
        <w:spacing w:before="57" w:line="242" w:lineRule="auto"/>
        <w:ind w:left="34" w:firstLine="298"/>
        <w:rPr>
          <w:lang w:val="en-GB"/>
        </w:rPr>
      </w:pPr>
      <w:r w:rsidRPr="00E46CA3">
        <w:rPr>
          <w:lang w:val="en-GB"/>
        </w:rPr>
        <w:t xml:space="preserve">T-reX is an extension to the open-source </w:t>
      </w:r>
      <w:r w:rsidR="00834F9B" w:rsidRPr="00E46CA3">
        <w:rPr>
          <w:rFonts w:ascii="Palatino Linotype" w:hAnsi="Palatino Linotype"/>
          <w:i/>
          <w:iCs/>
          <w:lang w:val="en-GB"/>
        </w:rPr>
        <w:t>Brightway</w:t>
      </w:r>
      <w:r w:rsidRPr="00E46CA3">
        <w:rPr>
          <w:rFonts w:ascii="Palatino Linotype" w:hAnsi="Palatino Linotype"/>
          <w:lang w:val="en-GB"/>
        </w:rPr>
        <w:t xml:space="preserve"> </w:t>
      </w:r>
      <w:r w:rsidRPr="00E46CA3">
        <w:rPr>
          <w:lang w:val="en-GB"/>
        </w:rPr>
        <w:t>ecosystem that enables users to calculate the waste and material footprints of any product or service in an LCA database.</w:t>
      </w:r>
      <w:r w:rsidRPr="00E46CA3">
        <w:rPr>
          <w:spacing w:val="40"/>
          <w:lang w:val="en-GB"/>
        </w:rPr>
        <w:t xml:space="preserve"> </w:t>
      </w:r>
      <w:r w:rsidRPr="00E46CA3">
        <w:rPr>
          <w:lang w:val="en-GB"/>
        </w:rPr>
        <w:t>It</w:t>
      </w:r>
      <w:r w:rsidRPr="00E46CA3">
        <w:rPr>
          <w:spacing w:val="40"/>
          <w:lang w:val="en-GB"/>
        </w:rPr>
        <w:t xml:space="preserve"> </w:t>
      </w:r>
      <w:r w:rsidRPr="00E46CA3">
        <w:rPr>
          <w:lang w:val="en-GB"/>
        </w:rPr>
        <w:t>deconstructs,</w:t>
      </w:r>
      <w:r w:rsidRPr="00E46CA3">
        <w:rPr>
          <w:spacing w:val="40"/>
          <w:lang w:val="en-GB"/>
        </w:rPr>
        <w:t xml:space="preserve"> </w:t>
      </w:r>
      <w:r w:rsidRPr="00E46CA3">
        <w:rPr>
          <w:lang w:val="en-GB"/>
        </w:rPr>
        <w:t>manipulates</w:t>
      </w:r>
      <w:r w:rsidRPr="00E46CA3">
        <w:rPr>
          <w:spacing w:val="40"/>
          <w:lang w:val="en-GB"/>
        </w:rPr>
        <w:t xml:space="preserve"> </w:t>
      </w:r>
      <w:r w:rsidRPr="00E46CA3">
        <w:rPr>
          <w:lang w:val="en-GB"/>
        </w:rPr>
        <w:t>and</w:t>
      </w:r>
      <w:r w:rsidRPr="00E46CA3">
        <w:rPr>
          <w:spacing w:val="40"/>
          <w:lang w:val="en-GB"/>
        </w:rPr>
        <w:t xml:space="preserve"> </w:t>
      </w:r>
      <w:r w:rsidRPr="00E46CA3">
        <w:rPr>
          <w:lang w:val="en-GB"/>
        </w:rPr>
        <w:t xml:space="preserve">reconstructs the database to identify and edit waste and material exchanges and writes matching custom ‘pseudo’ LCIA methods. These exchanges are mirrored in the </w:t>
      </w:r>
      <w:r w:rsidR="00834F9B" w:rsidRPr="00E46CA3">
        <w:rPr>
          <w:rFonts w:ascii="Palatino Linotype" w:hAnsi="Palatino Linotype"/>
          <w:i/>
          <w:iCs/>
          <w:lang w:val="en-GB"/>
        </w:rPr>
        <w:t>Brightway</w:t>
      </w:r>
      <w:r w:rsidRPr="00E46CA3">
        <w:rPr>
          <w:rFonts w:ascii="Palatino Linotype" w:hAnsi="Palatino Linotype"/>
          <w:lang w:val="en-GB"/>
        </w:rPr>
        <w:t xml:space="preserve"> </w:t>
      </w:r>
      <w:r w:rsidRPr="00E46CA3">
        <w:rPr>
          <w:lang w:val="en-GB"/>
        </w:rPr>
        <w:t>project</w:t>
      </w:r>
      <w:r w:rsidRPr="00E46CA3">
        <w:rPr>
          <w:spacing w:val="29"/>
          <w:lang w:val="en-GB"/>
        </w:rPr>
        <w:t xml:space="preserve"> </w:t>
      </w:r>
      <w:r w:rsidRPr="00E46CA3">
        <w:rPr>
          <w:lang w:val="en-GB"/>
        </w:rPr>
        <w:t>as</w:t>
      </w:r>
      <w:r w:rsidRPr="00E46CA3">
        <w:rPr>
          <w:spacing w:val="29"/>
          <w:lang w:val="en-GB"/>
        </w:rPr>
        <w:t xml:space="preserve"> </w:t>
      </w:r>
      <w:r w:rsidRPr="00E46CA3">
        <w:rPr>
          <w:lang w:val="en-GB"/>
        </w:rPr>
        <w:t>‘pseudo-biosphere’</w:t>
      </w:r>
      <w:r w:rsidRPr="00E46CA3">
        <w:rPr>
          <w:spacing w:val="29"/>
          <w:lang w:val="en-GB"/>
        </w:rPr>
        <w:t xml:space="preserve"> </w:t>
      </w:r>
      <w:r w:rsidRPr="00E46CA3">
        <w:rPr>
          <w:lang w:val="en-GB"/>
        </w:rPr>
        <w:t>flows</w:t>
      </w:r>
      <w:r w:rsidRPr="00E46CA3">
        <w:rPr>
          <w:spacing w:val="29"/>
          <w:lang w:val="en-GB"/>
        </w:rPr>
        <w:t xml:space="preserve"> </w:t>
      </w:r>
      <w:r w:rsidRPr="00E46CA3">
        <w:rPr>
          <w:lang w:val="en-GB"/>
        </w:rPr>
        <w:t>and</w:t>
      </w:r>
      <w:r w:rsidRPr="00E46CA3">
        <w:rPr>
          <w:spacing w:val="29"/>
          <w:lang w:val="en-GB"/>
        </w:rPr>
        <w:t xml:space="preserve"> </w:t>
      </w:r>
      <w:r w:rsidRPr="00E46CA3">
        <w:rPr>
          <w:lang w:val="en-GB"/>
        </w:rPr>
        <w:t>thus,</w:t>
      </w:r>
      <w:r w:rsidRPr="00E46CA3">
        <w:rPr>
          <w:spacing w:val="29"/>
          <w:lang w:val="en-GB"/>
        </w:rPr>
        <w:t xml:space="preserve"> </w:t>
      </w:r>
      <w:r w:rsidRPr="00E46CA3">
        <w:rPr>
          <w:lang w:val="en-GB"/>
        </w:rPr>
        <w:t>the</w:t>
      </w:r>
      <w:r w:rsidRPr="00E46CA3">
        <w:rPr>
          <w:spacing w:val="29"/>
          <w:lang w:val="en-GB"/>
        </w:rPr>
        <w:t xml:space="preserve"> </w:t>
      </w:r>
      <w:r w:rsidRPr="00E46CA3">
        <w:rPr>
          <w:lang w:val="en-GB"/>
        </w:rPr>
        <w:t>waste</w:t>
      </w:r>
      <w:r w:rsidRPr="00E46CA3">
        <w:rPr>
          <w:spacing w:val="29"/>
          <w:lang w:val="en-GB"/>
        </w:rPr>
        <w:t xml:space="preserve"> </w:t>
      </w:r>
      <w:r w:rsidRPr="00E46CA3">
        <w:rPr>
          <w:lang w:val="en-GB"/>
        </w:rPr>
        <w:t>and</w:t>
      </w:r>
      <w:r w:rsidR="00840D2C" w:rsidRPr="00E46CA3">
        <w:rPr>
          <w:lang w:val="en-GB"/>
        </w:rPr>
        <w:t xml:space="preserve"> </w:t>
      </w:r>
      <w:r w:rsidRPr="00E46CA3">
        <w:rPr>
          <w:lang w:val="en-GB"/>
        </w:rPr>
        <w:t>material footprints of any other supply chain flow of interest, such as water, gas, or critical raw materials, can be calculated similarly to existing LCIA methods.</w:t>
      </w:r>
    </w:p>
    <w:p w14:paraId="2014BF74" w14:textId="47591849" w:rsidR="009C0070" w:rsidRPr="00E46CA3" w:rsidRDefault="00000000" w:rsidP="00245E53">
      <w:pPr>
        <w:pStyle w:val="BodyText"/>
        <w:spacing w:line="249" w:lineRule="auto"/>
        <w:ind w:left="50" w:right="8" w:firstLine="298"/>
        <w:rPr>
          <w:lang w:val="en-GB"/>
        </w:rPr>
      </w:pPr>
      <w:r w:rsidRPr="00E46CA3">
        <w:rPr>
          <w:lang w:val="en-GB"/>
        </w:rPr>
        <w:t>It is essential that we elucidate the complex relationships between material demand and waste generation and environmental and social harms. The software we present</w:t>
      </w:r>
      <w:r w:rsidRPr="00E46CA3">
        <w:rPr>
          <w:spacing w:val="40"/>
          <w:lang w:val="en-GB"/>
        </w:rPr>
        <w:t xml:space="preserve"> </w:t>
      </w:r>
      <w:r w:rsidRPr="00E46CA3">
        <w:rPr>
          <w:lang w:val="en-GB"/>
        </w:rPr>
        <w:t>in this article enables detailed exploration of ‘footprints’ and life cycle inventories—modelled externalities of human activities—and examines their potential connections threats such as supply chain risks and environmental damage. T-reX is a step towards a better understanding of these interconnections for the practical realisation of sustainability and the circular economy.</w:t>
      </w:r>
    </w:p>
    <w:p w14:paraId="0336B70B" w14:textId="77777777" w:rsidR="00FA48A2" w:rsidRPr="00E46CA3" w:rsidRDefault="00FA48A2" w:rsidP="00FA48A2">
      <w:pPr>
        <w:pStyle w:val="BodyText"/>
        <w:spacing w:line="249" w:lineRule="auto"/>
        <w:ind w:right="279"/>
        <w:rPr>
          <w:lang w:val="en-GB"/>
        </w:rPr>
      </w:pPr>
    </w:p>
    <w:p w14:paraId="04A1B760" w14:textId="77777777" w:rsidR="00FA48A2" w:rsidRPr="00E46CA3" w:rsidRDefault="00FA48A2">
      <w:pPr>
        <w:rPr>
          <w:sz w:val="20"/>
          <w:szCs w:val="20"/>
          <w:lang w:val="en-GB"/>
        </w:rPr>
      </w:pPr>
      <w:r w:rsidRPr="00E46CA3">
        <w:rPr>
          <w:lang w:val="en-GB"/>
        </w:rPr>
        <w:br w:type="page"/>
      </w:r>
    </w:p>
    <w:p w14:paraId="57017565" w14:textId="1C327854" w:rsidR="009C0070" w:rsidRPr="00E46CA3" w:rsidRDefault="00000000" w:rsidP="00FA48A2">
      <w:pPr>
        <w:pStyle w:val="BodyText"/>
        <w:spacing w:line="249" w:lineRule="auto"/>
        <w:ind w:right="279"/>
        <w:rPr>
          <w:lang w:val="en-GB"/>
        </w:rPr>
      </w:pPr>
      <w:r w:rsidRPr="00E46CA3">
        <w:rPr>
          <w:lang w:val="en-GB"/>
        </w:rPr>
        <w:lastRenderedPageBreak/>
        <w:t xml:space="preserve">The </w:t>
      </w:r>
      <w:r w:rsidR="00834F9B" w:rsidRPr="00E46CA3">
        <w:rPr>
          <w:lang w:val="en-GB"/>
        </w:rPr>
        <w:t>Supplementary Material</w:t>
      </w:r>
      <w:r w:rsidRPr="00E46CA3">
        <w:rPr>
          <w:lang w:val="en-GB"/>
        </w:rPr>
        <w:t xml:space="preserve"> supplied with this manuscript contains the following sections:</w:t>
      </w:r>
    </w:p>
    <w:p w14:paraId="6E017CA1" w14:textId="77777777" w:rsidR="009C0070" w:rsidRPr="00E46CA3" w:rsidRDefault="00000000">
      <w:pPr>
        <w:pStyle w:val="ListParagraph"/>
        <w:numPr>
          <w:ilvl w:val="0"/>
          <w:numId w:val="1"/>
        </w:numPr>
        <w:tabs>
          <w:tab w:val="left" w:pos="547"/>
        </w:tabs>
        <w:spacing w:before="150"/>
        <w:ind w:left="547" w:hanging="235"/>
        <w:rPr>
          <w:sz w:val="20"/>
          <w:lang w:val="en-GB"/>
        </w:rPr>
      </w:pPr>
      <w:bookmarkStart w:id="71" w:name="_bookmark9"/>
      <w:bookmarkEnd w:id="71"/>
      <w:r w:rsidRPr="00E46CA3">
        <w:rPr>
          <w:sz w:val="20"/>
          <w:lang w:val="en-GB"/>
        </w:rPr>
        <w:t>Metadata</w:t>
      </w:r>
      <w:r w:rsidRPr="00E46CA3">
        <w:rPr>
          <w:spacing w:val="1"/>
          <w:sz w:val="20"/>
          <w:lang w:val="en-GB"/>
        </w:rPr>
        <w:t xml:space="preserve"> </w:t>
      </w:r>
      <w:r w:rsidRPr="00E46CA3">
        <w:rPr>
          <w:sz w:val="20"/>
          <w:lang w:val="en-GB"/>
        </w:rPr>
        <w:t>of</w:t>
      </w:r>
      <w:r w:rsidRPr="00E46CA3">
        <w:rPr>
          <w:spacing w:val="1"/>
          <w:sz w:val="20"/>
          <w:lang w:val="en-GB"/>
        </w:rPr>
        <w:t xml:space="preserve"> </w:t>
      </w:r>
      <w:r w:rsidRPr="00E46CA3">
        <w:rPr>
          <w:sz w:val="20"/>
          <w:lang w:val="en-GB"/>
        </w:rPr>
        <w:t>the</w:t>
      </w:r>
      <w:r w:rsidRPr="00E46CA3">
        <w:rPr>
          <w:spacing w:val="1"/>
          <w:sz w:val="20"/>
          <w:lang w:val="en-GB"/>
        </w:rPr>
        <w:t xml:space="preserve"> </w:t>
      </w:r>
      <w:r w:rsidRPr="00E46CA3">
        <w:rPr>
          <w:sz w:val="20"/>
          <w:lang w:val="en-GB"/>
        </w:rPr>
        <w:t>T-reX</w:t>
      </w:r>
      <w:r w:rsidRPr="00E46CA3">
        <w:rPr>
          <w:spacing w:val="1"/>
          <w:sz w:val="20"/>
          <w:lang w:val="en-GB"/>
        </w:rPr>
        <w:t xml:space="preserve"> </w:t>
      </w:r>
      <w:r w:rsidRPr="00E46CA3">
        <w:rPr>
          <w:sz w:val="20"/>
          <w:lang w:val="en-GB"/>
        </w:rPr>
        <w:t>Python</w:t>
      </w:r>
      <w:r w:rsidRPr="00E46CA3">
        <w:rPr>
          <w:spacing w:val="1"/>
          <w:sz w:val="20"/>
          <w:lang w:val="en-GB"/>
        </w:rPr>
        <w:t xml:space="preserve"> </w:t>
      </w:r>
      <w:r w:rsidRPr="00E46CA3">
        <w:rPr>
          <w:spacing w:val="-2"/>
          <w:sz w:val="20"/>
          <w:lang w:val="en-GB"/>
        </w:rPr>
        <w:t>package</w:t>
      </w:r>
    </w:p>
    <w:p w14:paraId="4A171DA1" w14:textId="77777777" w:rsidR="009C0070" w:rsidRPr="00E46CA3" w:rsidRDefault="00000000">
      <w:pPr>
        <w:pStyle w:val="ListParagraph"/>
        <w:numPr>
          <w:ilvl w:val="0"/>
          <w:numId w:val="1"/>
        </w:numPr>
        <w:tabs>
          <w:tab w:val="left" w:pos="547"/>
        </w:tabs>
        <w:spacing w:before="164"/>
        <w:ind w:left="547" w:hanging="235"/>
        <w:rPr>
          <w:sz w:val="20"/>
          <w:lang w:val="en-GB"/>
        </w:rPr>
      </w:pPr>
      <w:r w:rsidRPr="00E46CA3">
        <w:rPr>
          <w:sz w:val="20"/>
          <w:lang w:val="en-GB"/>
        </w:rPr>
        <w:t>Details</w:t>
      </w:r>
      <w:r w:rsidRPr="00E46CA3">
        <w:rPr>
          <w:spacing w:val="3"/>
          <w:sz w:val="20"/>
          <w:lang w:val="en-GB"/>
        </w:rPr>
        <w:t xml:space="preserve"> </w:t>
      </w:r>
      <w:r w:rsidRPr="00E46CA3">
        <w:rPr>
          <w:sz w:val="20"/>
          <w:lang w:val="en-GB"/>
        </w:rPr>
        <w:t>of</w:t>
      </w:r>
      <w:r w:rsidRPr="00E46CA3">
        <w:rPr>
          <w:spacing w:val="4"/>
          <w:sz w:val="20"/>
          <w:lang w:val="en-GB"/>
        </w:rPr>
        <w:t xml:space="preserve"> </w:t>
      </w:r>
      <w:r w:rsidRPr="00E46CA3">
        <w:rPr>
          <w:sz w:val="20"/>
          <w:lang w:val="en-GB"/>
        </w:rPr>
        <w:t>the</w:t>
      </w:r>
      <w:r w:rsidRPr="00E46CA3">
        <w:rPr>
          <w:spacing w:val="4"/>
          <w:sz w:val="20"/>
          <w:lang w:val="en-GB"/>
        </w:rPr>
        <w:t xml:space="preserve"> </w:t>
      </w:r>
      <w:r w:rsidRPr="00E46CA3">
        <w:rPr>
          <w:sz w:val="20"/>
          <w:lang w:val="en-GB"/>
        </w:rPr>
        <w:t>modules</w:t>
      </w:r>
      <w:r w:rsidRPr="00E46CA3">
        <w:rPr>
          <w:spacing w:val="4"/>
          <w:sz w:val="20"/>
          <w:lang w:val="en-GB"/>
        </w:rPr>
        <w:t xml:space="preserve"> </w:t>
      </w:r>
      <w:r w:rsidRPr="00E46CA3">
        <w:rPr>
          <w:sz w:val="20"/>
          <w:lang w:val="en-GB"/>
        </w:rPr>
        <w:t>and</w:t>
      </w:r>
      <w:r w:rsidRPr="00E46CA3">
        <w:rPr>
          <w:spacing w:val="4"/>
          <w:sz w:val="20"/>
          <w:lang w:val="en-GB"/>
        </w:rPr>
        <w:t xml:space="preserve"> </w:t>
      </w:r>
      <w:r w:rsidRPr="00E46CA3">
        <w:rPr>
          <w:sz w:val="20"/>
          <w:lang w:val="en-GB"/>
        </w:rPr>
        <w:t>user</w:t>
      </w:r>
      <w:r w:rsidRPr="00E46CA3">
        <w:rPr>
          <w:spacing w:val="4"/>
          <w:sz w:val="20"/>
          <w:lang w:val="en-GB"/>
        </w:rPr>
        <w:t xml:space="preserve"> </w:t>
      </w:r>
      <w:r w:rsidRPr="00E46CA3">
        <w:rPr>
          <w:spacing w:val="-2"/>
          <w:sz w:val="20"/>
          <w:lang w:val="en-GB"/>
        </w:rPr>
        <w:t>configuration</w:t>
      </w:r>
    </w:p>
    <w:p w14:paraId="73D88E1D" w14:textId="77777777" w:rsidR="009C0070" w:rsidRPr="00E46CA3" w:rsidRDefault="00000000">
      <w:pPr>
        <w:pStyle w:val="ListParagraph"/>
        <w:numPr>
          <w:ilvl w:val="0"/>
          <w:numId w:val="1"/>
        </w:numPr>
        <w:tabs>
          <w:tab w:val="left" w:pos="547"/>
        </w:tabs>
        <w:spacing w:before="165"/>
        <w:ind w:left="547" w:hanging="235"/>
        <w:rPr>
          <w:sz w:val="20"/>
          <w:lang w:val="en-GB"/>
        </w:rPr>
      </w:pPr>
      <w:bookmarkStart w:id="72" w:name="_bookmark10"/>
      <w:bookmarkEnd w:id="72"/>
      <w:r w:rsidRPr="00E46CA3">
        <w:rPr>
          <w:sz w:val="20"/>
          <w:lang w:val="en-GB"/>
        </w:rPr>
        <w:t>Description</w:t>
      </w:r>
      <w:r w:rsidRPr="00E46CA3">
        <w:rPr>
          <w:spacing w:val="9"/>
          <w:sz w:val="20"/>
          <w:lang w:val="en-GB"/>
        </w:rPr>
        <w:t xml:space="preserve"> </w:t>
      </w:r>
      <w:r w:rsidRPr="00E46CA3">
        <w:rPr>
          <w:sz w:val="20"/>
          <w:lang w:val="en-GB"/>
        </w:rPr>
        <w:t>of</w:t>
      </w:r>
      <w:r w:rsidRPr="00E46CA3">
        <w:rPr>
          <w:spacing w:val="9"/>
          <w:sz w:val="20"/>
          <w:lang w:val="en-GB"/>
        </w:rPr>
        <w:t xml:space="preserve"> </w:t>
      </w:r>
      <w:r w:rsidRPr="00E46CA3">
        <w:rPr>
          <w:sz w:val="20"/>
          <w:lang w:val="en-GB"/>
        </w:rPr>
        <w:t>the</w:t>
      </w:r>
      <w:r w:rsidRPr="00E46CA3">
        <w:rPr>
          <w:spacing w:val="10"/>
          <w:sz w:val="20"/>
          <w:lang w:val="en-GB"/>
        </w:rPr>
        <w:t xml:space="preserve"> </w:t>
      </w:r>
      <w:r w:rsidRPr="00E46CA3">
        <w:rPr>
          <w:sz w:val="20"/>
          <w:lang w:val="en-GB"/>
        </w:rPr>
        <w:t>computational</w:t>
      </w:r>
      <w:r w:rsidRPr="00E46CA3">
        <w:rPr>
          <w:spacing w:val="9"/>
          <w:sz w:val="20"/>
          <w:lang w:val="en-GB"/>
        </w:rPr>
        <w:t xml:space="preserve"> </w:t>
      </w:r>
      <w:r w:rsidRPr="00E46CA3">
        <w:rPr>
          <w:spacing w:val="-2"/>
          <w:sz w:val="20"/>
          <w:lang w:val="en-GB"/>
        </w:rPr>
        <w:t>workflow</w:t>
      </w:r>
    </w:p>
    <w:p w14:paraId="55D0EC90" w14:textId="77777777" w:rsidR="009C0070" w:rsidRPr="00E46CA3" w:rsidRDefault="00000000">
      <w:pPr>
        <w:pStyle w:val="ListParagraph"/>
        <w:numPr>
          <w:ilvl w:val="0"/>
          <w:numId w:val="1"/>
        </w:numPr>
        <w:tabs>
          <w:tab w:val="left" w:pos="547"/>
        </w:tabs>
        <w:spacing w:before="164"/>
        <w:ind w:left="547" w:hanging="235"/>
        <w:rPr>
          <w:sz w:val="20"/>
          <w:lang w:val="en-GB"/>
        </w:rPr>
      </w:pPr>
      <w:r w:rsidRPr="00E46CA3">
        <w:rPr>
          <w:sz w:val="20"/>
          <w:lang w:val="en-GB"/>
        </w:rPr>
        <w:t>Modular</w:t>
      </w:r>
      <w:r w:rsidRPr="00E46CA3">
        <w:rPr>
          <w:spacing w:val="-12"/>
          <w:sz w:val="20"/>
          <w:lang w:val="en-GB"/>
        </w:rPr>
        <w:t xml:space="preserve"> </w:t>
      </w:r>
      <w:r w:rsidRPr="00E46CA3">
        <w:rPr>
          <w:sz w:val="20"/>
          <w:lang w:val="en-GB"/>
        </w:rPr>
        <w:t>flowchart</w:t>
      </w:r>
      <w:r w:rsidRPr="00E46CA3">
        <w:rPr>
          <w:spacing w:val="-11"/>
          <w:sz w:val="20"/>
          <w:lang w:val="en-GB"/>
        </w:rPr>
        <w:t xml:space="preserve"> </w:t>
      </w:r>
      <w:r w:rsidRPr="00E46CA3">
        <w:rPr>
          <w:sz w:val="20"/>
          <w:lang w:val="en-GB"/>
        </w:rPr>
        <w:t>of</w:t>
      </w:r>
      <w:r w:rsidRPr="00E46CA3">
        <w:rPr>
          <w:spacing w:val="-11"/>
          <w:sz w:val="20"/>
          <w:lang w:val="en-GB"/>
        </w:rPr>
        <w:t xml:space="preserve"> </w:t>
      </w:r>
      <w:r w:rsidRPr="00E46CA3">
        <w:rPr>
          <w:sz w:val="20"/>
          <w:lang w:val="en-GB"/>
        </w:rPr>
        <w:t>T-</w:t>
      </w:r>
      <w:r w:rsidRPr="00E46CA3">
        <w:rPr>
          <w:spacing w:val="-5"/>
          <w:sz w:val="20"/>
          <w:lang w:val="en-GB"/>
        </w:rPr>
        <w:t>reX</w:t>
      </w:r>
    </w:p>
    <w:p w14:paraId="4B103E3B" w14:textId="77777777" w:rsidR="009C0070" w:rsidRPr="00E46CA3" w:rsidRDefault="00000000">
      <w:pPr>
        <w:pStyle w:val="ListParagraph"/>
        <w:numPr>
          <w:ilvl w:val="0"/>
          <w:numId w:val="1"/>
        </w:numPr>
        <w:tabs>
          <w:tab w:val="left" w:pos="547"/>
        </w:tabs>
        <w:spacing w:before="164"/>
        <w:ind w:left="547" w:hanging="235"/>
        <w:rPr>
          <w:sz w:val="20"/>
          <w:lang w:val="en-GB"/>
        </w:rPr>
      </w:pPr>
      <w:bookmarkStart w:id="73" w:name="_bookmark11"/>
      <w:bookmarkEnd w:id="73"/>
      <w:r w:rsidRPr="00E46CA3">
        <w:rPr>
          <w:sz w:val="20"/>
          <w:lang w:val="en-GB"/>
        </w:rPr>
        <w:t>Example</w:t>
      </w:r>
      <w:r w:rsidRPr="00E46CA3">
        <w:rPr>
          <w:spacing w:val="3"/>
          <w:sz w:val="20"/>
          <w:lang w:val="en-GB"/>
        </w:rPr>
        <w:t xml:space="preserve"> </w:t>
      </w:r>
      <w:r w:rsidRPr="00E46CA3">
        <w:rPr>
          <w:sz w:val="20"/>
          <w:lang w:val="en-GB"/>
        </w:rPr>
        <w:t>of</w:t>
      </w:r>
      <w:r w:rsidRPr="00E46CA3">
        <w:rPr>
          <w:spacing w:val="3"/>
          <w:sz w:val="20"/>
          <w:lang w:val="en-GB"/>
        </w:rPr>
        <w:t xml:space="preserve"> </w:t>
      </w:r>
      <w:r w:rsidRPr="00E46CA3">
        <w:rPr>
          <w:sz w:val="20"/>
          <w:lang w:val="en-GB"/>
        </w:rPr>
        <w:t>the</w:t>
      </w:r>
      <w:r w:rsidRPr="00E46CA3">
        <w:rPr>
          <w:spacing w:val="3"/>
          <w:sz w:val="20"/>
          <w:lang w:val="en-GB"/>
        </w:rPr>
        <w:t xml:space="preserve"> </w:t>
      </w:r>
      <w:r w:rsidRPr="00E46CA3">
        <w:rPr>
          <w:sz w:val="20"/>
          <w:lang w:val="en-GB"/>
        </w:rPr>
        <w:t>terminal</w:t>
      </w:r>
      <w:r w:rsidRPr="00E46CA3">
        <w:rPr>
          <w:spacing w:val="3"/>
          <w:sz w:val="20"/>
          <w:lang w:val="en-GB"/>
        </w:rPr>
        <w:t xml:space="preserve"> </w:t>
      </w:r>
      <w:r w:rsidRPr="00E46CA3">
        <w:rPr>
          <w:sz w:val="20"/>
          <w:lang w:val="en-GB"/>
        </w:rPr>
        <w:t>output</w:t>
      </w:r>
      <w:r w:rsidRPr="00E46CA3">
        <w:rPr>
          <w:spacing w:val="3"/>
          <w:sz w:val="20"/>
          <w:lang w:val="en-GB"/>
        </w:rPr>
        <w:t xml:space="preserve"> </w:t>
      </w:r>
      <w:r w:rsidRPr="00E46CA3">
        <w:rPr>
          <w:sz w:val="20"/>
          <w:lang w:val="en-GB"/>
        </w:rPr>
        <w:t>of</w:t>
      </w:r>
      <w:r w:rsidRPr="00E46CA3">
        <w:rPr>
          <w:spacing w:val="3"/>
          <w:sz w:val="20"/>
          <w:lang w:val="en-GB"/>
        </w:rPr>
        <w:t xml:space="preserve"> </w:t>
      </w:r>
      <w:r w:rsidRPr="00E46CA3">
        <w:rPr>
          <w:sz w:val="20"/>
          <w:lang w:val="en-GB"/>
        </w:rPr>
        <w:t>T-</w:t>
      </w:r>
      <w:r w:rsidRPr="00E46CA3">
        <w:rPr>
          <w:spacing w:val="-5"/>
          <w:sz w:val="20"/>
          <w:lang w:val="en-GB"/>
        </w:rPr>
        <w:t>reX</w:t>
      </w:r>
    </w:p>
    <w:p w14:paraId="4930492E" w14:textId="77777777" w:rsidR="009C0070" w:rsidRPr="00E46CA3" w:rsidRDefault="00000000">
      <w:pPr>
        <w:pStyle w:val="ListParagraph"/>
        <w:numPr>
          <w:ilvl w:val="0"/>
          <w:numId w:val="1"/>
        </w:numPr>
        <w:tabs>
          <w:tab w:val="left" w:pos="547"/>
        </w:tabs>
        <w:spacing w:before="165"/>
        <w:ind w:left="547" w:hanging="235"/>
        <w:rPr>
          <w:sz w:val="20"/>
          <w:lang w:val="en-GB"/>
        </w:rPr>
      </w:pPr>
      <w:r w:rsidRPr="00E46CA3">
        <w:rPr>
          <w:sz w:val="20"/>
          <w:lang w:val="en-GB"/>
        </w:rPr>
        <w:t>Example</w:t>
      </w:r>
      <w:r w:rsidRPr="00E46CA3">
        <w:rPr>
          <w:spacing w:val="4"/>
          <w:sz w:val="20"/>
          <w:lang w:val="en-GB"/>
        </w:rPr>
        <w:t xml:space="preserve"> </w:t>
      </w:r>
      <w:r w:rsidRPr="00E46CA3">
        <w:rPr>
          <w:sz w:val="20"/>
          <w:lang w:val="en-GB"/>
        </w:rPr>
        <w:t>of</w:t>
      </w:r>
      <w:r w:rsidRPr="00E46CA3">
        <w:rPr>
          <w:spacing w:val="5"/>
          <w:sz w:val="20"/>
          <w:lang w:val="en-GB"/>
        </w:rPr>
        <w:t xml:space="preserve"> </w:t>
      </w:r>
      <w:r w:rsidRPr="00E46CA3">
        <w:rPr>
          <w:sz w:val="20"/>
          <w:lang w:val="en-GB"/>
        </w:rPr>
        <w:t>the</w:t>
      </w:r>
      <w:r w:rsidRPr="00E46CA3">
        <w:rPr>
          <w:spacing w:val="5"/>
          <w:sz w:val="20"/>
          <w:lang w:val="en-GB"/>
        </w:rPr>
        <w:t xml:space="preserve"> </w:t>
      </w:r>
      <w:r w:rsidRPr="00E46CA3">
        <w:rPr>
          <w:sz w:val="20"/>
          <w:lang w:val="en-GB"/>
        </w:rPr>
        <w:t>terminal</w:t>
      </w:r>
      <w:r w:rsidRPr="00E46CA3">
        <w:rPr>
          <w:spacing w:val="5"/>
          <w:sz w:val="20"/>
          <w:lang w:val="en-GB"/>
        </w:rPr>
        <w:t xml:space="preserve"> </w:t>
      </w:r>
      <w:r w:rsidRPr="00E46CA3">
        <w:rPr>
          <w:sz w:val="20"/>
          <w:lang w:val="en-GB"/>
        </w:rPr>
        <w:t>output</w:t>
      </w:r>
      <w:r w:rsidRPr="00E46CA3">
        <w:rPr>
          <w:spacing w:val="5"/>
          <w:sz w:val="20"/>
          <w:lang w:val="en-GB"/>
        </w:rPr>
        <w:t xml:space="preserve"> </w:t>
      </w:r>
      <w:r w:rsidRPr="00E46CA3">
        <w:rPr>
          <w:sz w:val="20"/>
          <w:lang w:val="en-GB"/>
        </w:rPr>
        <w:t>of</w:t>
      </w:r>
      <w:r w:rsidRPr="00E46CA3">
        <w:rPr>
          <w:spacing w:val="5"/>
          <w:sz w:val="20"/>
          <w:lang w:val="en-GB"/>
        </w:rPr>
        <w:t xml:space="preserve"> </w:t>
      </w:r>
      <w:r w:rsidRPr="00E46CA3">
        <w:rPr>
          <w:sz w:val="20"/>
          <w:lang w:val="en-GB"/>
        </w:rPr>
        <w:t>the</w:t>
      </w:r>
      <w:r w:rsidRPr="00E46CA3">
        <w:rPr>
          <w:spacing w:val="5"/>
          <w:sz w:val="20"/>
          <w:lang w:val="en-GB"/>
        </w:rPr>
        <w:t xml:space="preserve"> </w:t>
      </w:r>
      <w:r w:rsidRPr="00E46CA3">
        <w:rPr>
          <w:sz w:val="20"/>
          <w:lang w:val="en-GB"/>
        </w:rPr>
        <w:t>case</w:t>
      </w:r>
      <w:r w:rsidRPr="00E46CA3">
        <w:rPr>
          <w:spacing w:val="5"/>
          <w:sz w:val="20"/>
          <w:lang w:val="en-GB"/>
        </w:rPr>
        <w:t xml:space="preserve"> </w:t>
      </w:r>
      <w:r w:rsidRPr="00E46CA3">
        <w:rPr>
          <w:spacing w:val="-2"/>
          <w:sz w:val="20"/>
          <w:lang w:val="en-GB"/>
        </w:rPr>
        <w:t>study</w:t>
      </w:r>
    </w:p>
    <w:p w14:paraId="5C744B31" w14:textId="77777777" w:rsidR="009C0070" w:rsidRPr="00E46CA3" w:rsidRDefault="00000000">
      <w:pPr>
        <w:pStyle w:val="ListParagraph"/>
        <w:numPr>
          <w:ilvl w:val="0"/>
          <w:numId w:val="1"/>
        </w:numPr>
        <w:tabs>
          <w:tab w:val="left" w:pos="547"/>
        </w:tabs>
        <w:spacing w:before="164"/>
        <w:ind w:left="547" w:hanging="235"/>
        <w:rPr>
          <w:sz w:val="20"/>
          <w:lang w:val="en-GB"/>
        </w:rPr>
      </w:pPr>
      <w:bookmarkStart w:id="74" w:name="_bookmark12"/>
      <w:bookmarkEnd w:id="74"/>
      <w:r w:rsidRPr="00E46CA3">
        <w:rPr>
          <w:sz w:val="20"/>
          <w:lang w:val="en-GB"/>
        </w:rPr>
        <w:t>Complete</w:t>
      </w:r>
      <w:r w:rsidRPr="00E46CA3">
        <w:rPr>
          <w:spacing w:val="5"/>
          <w:sz w:val="20"/>
          <w:lang w:val="en-GB"/>
        </w:rPr>
        <w:t xml:space="preserve"> </w:t>
      </w:r>
      <w:r w:rsidRPr="00E46CA3">
        <w:rPr>
          <w:sz w:val="20"/>
          <w:lang w:val="en-GB"/>
        </w:rPr>
        <w:t>tabulated</w:t>
      </w:r>
      <w:r w:rsidRPr="00E46CA3">
        <w:rPr>
          <w:spacing w:val="6"/>
          <w:sz w:val="20"/>
          <w:lang w:val="en-GB"/>
        </w:rPr>
        <w:t xml:space="preserve"> </w:t>
      </w:r>
      <w:r w:rsidRPr="00E46CA3">
        <w:rPr>
          <w:sz w:val="20"/>
          <w:lang w:val="en-GB"/>
        </w:rPr>
        <w:t>results</w:t>
      </w:r>
      <w:r w:rsidRPr="00E46CA3">
        <w:rPr>
          <w:spacing w:val="6"/>
          <w:sz w:val="20"/>
          <w:lang w:val="en-GB"/>
        </w:rPr>
        <w:t xml:space="preserve"> </w:t>
      </w:r>
      <w:r w:rsidRPr="00E46CA3">
        <w:rPr>
          <w:sz w:val="20"/>
          <w:lang w:val="en-GB"/>
        </w:rPr>
        <w:t>of</w:t>
      </w:r>
      <w:r w:rsidRPr="00E46CA3">
        <w:rPr>
          <w:spacing w:val="6"/>
          <w:sz w:val="20"/>
          <w:lang w:val="en-GB"/>
        </w:rPr>
        <w:t xml:space="preserve"> </w:t>
      </w:r>
      <w:r w:rsidRPr="00E46CA3">
        <w:rPr>
          <w:sz w:val="20"/>
          <w:lang w:val="en-GB"/>
        </w:rPr>
        <w:t>the</w:t>
      </w:r>
      <w:r w:rsidRPr="00E46CA3">
        <w:rPr>
          <w:spacing w:val="5"/>
          <w:sz w:val="20"/>
          <w:lang w:val="en-GB"/>
        </w:rPr>
        <w:t xml:space="preserve"> </w:t>
      </w:r>
      <w:r w:rsidRPr="00E46CA3">
        <w:rPr>
          <w:sz w:val="20"/>
          <w:lang w:val="en-GB"/>
        </w:rPr>
        <w:t>case</w:t>
      </w:r>
      <w:r w:rsidRPr="00E46CA3">
        <w:rPr>
          <w:spacing w:val="6"/>
          <w:sz w:val="20"/>
          <w:lang w:val="en-GB"/>
        </w:rPr>
        <w:t xml:space="preserve"> </w:t>
      </w:r>
      <w:r w:rsidRPr="00E46CA3">
        <w:rPr>
          <w:spacing w:val="-2"/>
          <w:sz w:val="20"/>
          <w:lang w:val="en-GB"/>
        </w:rPr>
        <w:t>study</w:t>
      </w:r>
    </w:p>
    <w:p w14:paraId="74757CB3" w14:textId="77777777" w:rsidR="009C0070" w:rsidRPr="00E46CA3" w:rsidRDefault="00000000">
      <w:pPr>
        <w:pStyle w:val="ListParagraph"/>
        <w:numPr>
          <w:ilvl w:val="0"/>
          <w:numId w:val="1"/>
        </w:numPr>
        <w:tabs>
          <w:tab w:val="left" w:pos="547"/>
        </w:tabs>
        <w:spacing w:before="165"/>
        <w:ind w:left="547" w:hanging="235"/>
        <w:rPr>
          <w:sz w:val="20"/>
          <w:lang w:val="en-GB"/>
        </w:rPr>
      </w:pPr>
      <w:bookmarkStart w:id="75" w:name="_bookmark13"/>
      <w:bookmarkEnd w:id="75"/>
      <w:r w:rsidRPr="00E46CA3">
        <w:rPr>
          <w:sz w:val="20"/>
          <w:lang w:val="en-GB"/>
        </w:rPr>
        <w:t>Complete</w:t>
      </w:r>
      <w:r w:rsidRPr="00E46CA3">
        <w:rPr>
          <w:spacing w:val="3"/>
          <w:sz w:val="20"/>
          <w:lang w:val="en-GB"/>
        </w:rPr>
        <w:t xml:space="preserve"> </w:t>
      </w:r>
      <w:r w:rsidRPr="00E46CA3">
        <w:rPr>
          <w:sz w:val="20"/>
          <w:lang w:val="en-GB"/>
        </w:rPr>
        <w:t>visualisations</w:t>
      </w:r>
      <w:r w:rsidRPr="00E46CA3">
        <w:rPr>
          <w:spacing w:val="3"/>
          <w:sz w:val="20"/>
          <w:lang w:val="en-GB"/>
        </w:rPr>
        <w:t xml:space="preserve"> </w:t>
      </w:r>
      <w:r w:rsidRPr="00E46CA3">
        <w:rPr>
          <w:sz w:val="20"/>
          <w:lang w:val="en-GB"/>
        </w:rPr>
        <w:t>from</w:t>
      </w:r>
      <w:r w:rsidRPr="00E46CA3">
        <w:rPr>
          <w:spacing w:val="3"/>
          <w:sz w:val="20"/>
          <w:lang w:val="en-GB"/>
        </w:rPr>
        <w:t xml:space="preserve"> </w:t>
      </w:r>
      <w:r w:rsidRPr="00E46CA3">
        <w:rPr>
          <w:sz w:val="20"/>
          <w:lang w:val="en-GB"/>
        </w:rPr>
        <w:t>the</w:t>
      </w:r>
      <w:r w:rsidRPr="00E46CA3">
        <w:rPr>
          <w:spacing w:val="4"/>
          <w:sz w:val="20"/>
          <w:lang w:val="en-GB"/>
        </w:rPr>
        <w:t xml:space="preserve"> </w:t>
      </w:r>
      <w:r w:rsidRPr="00E46CA3">
        <w:rPr>
          <w:sz w:val="20"/>
          <w:lang w:val="en-GB"/>
        </w:rPr>
        <w:t>case</w:t>
      </w:r>
      <w:r w:rsidRPr="00E46CA3">
        <w:rPr>
          <w:spacing w:val="3"/>
          <w:sz w:val="20"/>
          <w:lang w:val="en-GB"/>
        </w:rPr>
        <w:t xml:space="preserve"> </w:t>
      </w:r>
      <w:r w:rsidRPr="00E46CA3">
        <w:rPr>
          <w:spacing w:val="-2"/>
          <w:sz w:val="20"/>
          <w:lang w:val="en-GB"/>
        </w:rPr>
        <w:t>study</w:t>
      </w:r>
    </w:p>
    <w:p w14:paraId="12D7AA1D" w14:textId="77777777" w:rsidR="009C0070" w:rsidRPr="00E46CA3" w:rsidRDefault="00000000">
      <w:pPr>
        <w:pStyle w:val="Heading1"/>
        <w:ind w:left="50"/>
        <w:rPr>
          <w:lang w:val="en-GB"/>
        </w:rPr>
      </w:pPr>
      <w:r w:rsidRPr="00E46CA3">
        <w:rPr>
          <w:spacing w:val="-2"/>
          <w:lang w:val="en-GB"/>
        </w:rPr>
        <w:t>Data</w:t>
      </w:r>
      <w:r w:rsidRPr="00E46CA3">
        <w:rPr>
          <w:spacing w:val="-10"/>
          <w:lang w:val="en-GB"/>
        </w:rPr>
        <w:t xml:space="preserve"> </w:t>
      </w:r>
      <w:r w:rsidRPr="00E46CA3">
        <w:rPr>
          <w:spacing w:val="-2"/>
          <w:lang w:val="en-GB"/>
        </w:rPr>
        <w:t>availability</w:t>
      </w:r>
    </w:p>
    <w:p w14:paraId="1AB4D85F" w14:textId="2E33176C" w:rsidR="009C0070" w:rsidRPr="00F61435" w:rsidRDefault="00000000" w:rsidP="00FA48A2">
      <w:pPr>
        <w:pStyle w:val="BodyText"/>
        <w:spacing w:before="75" w:line="240" w:lineRule="exact"/>
        <w:ind w:left="34" w:right="280" w:firstLine="314"/>
        <w:rPr>
          <w:lang w:val="en-GB"/>
        </w:rPr>
      </w:pPr>
      <w:r w:rsidRPr="00F61435">
        <w:rPr>
          <w:w w:val="110"/>
          <w:lang w:val="en-GB"/>
        </w:rPr>
        <w:t>All</w:t>
      </w:r>
      <w:r w:rsidRPr="00F61435">
        <w:rPr>
          <w:spacing w:val="-3"/>
          <w:w w:val="110"/>
          <w:lang w:val="en-GB"/>
        </w:rPr>
        <w:t xml:space="preserve"> </w:t>
      </w:r>
      <w:r w:rsidRPr="00F61435">
        <w:rPr>
          <w:w w:val="110"/>
          <w:lang w:val="en-GB"/>
        </w:rPr>
        <w:t>data</w:t>
      </w:r>
      <w:r w:rsidRPr="00F61435">
        <w:rPr>
          <w:spacing w:val="-3"/>
          <w:w w:val="110"/>
          <w:lang w:val="en-GB"/>
        </w:rPr>
        <w:t xml:space="preserve"> </w:t>
      </w:r>
      <w:r w:rsidRPr="00F61435">
        <w:rPr>
          <w:w w:val="110"/>
          <w:lang w:val="en-GB"/>
        </w:rPr>
        <w:t>used</w:t>
      </w:r>
      <w:r w:rsidRPr="00F61435">
        <w:rPr>
          <w:spacing w:val="-3"/>
          <w:w w:val="110"/>
          <w:lang w:val="en-GB"/>
        </w:rPr>
        <w:t xml:space="preserve"> </w:t>
      </w:r>
      <w:r w:rsidRPr="00F61435">
        <w:rPr>
          <w:w w:val="110"/>
          <w:lang w:val="en-GB"/>
        </w:rPr>
        <w:t>is</w:t>
      </w:r>
      <w:r w:rsidRPr="00F61435">
        <w:rPr>
          <w:spacing w:val="-3"/>
          <w:w w:val="110"/>
          <w:lang w:val="en-GB"/>
        </w:rPr>
        <w:t xml:space="preserve"> </w:t>
      </w:r>
      <w:r w:rsidRPr="00F61435">
        <w:rPr>
          <w:w w:val="110"/>
          <w:lang w:val="en-GB"/>
        </w:rPr>
        <w:t>publicly</w:t>
      </w:r>
      <w:r w:rsidRPr="00F61435">
        <w:rPr>
          <w:spacing w:val="-3"/>
          <w:w w:val="110"/>
          <w:lang w:val="en-GB"/>
        </w:rPr>
        <w:t xml:space="preserve"> </w:t>
      </w:r>
      <w:r w:rsidRPr="00F61435">
        <w:rPr>
          <w:w w:val="110"/>
          <w:lang w:val="en-GB"/>
        </w:rPr>
        <w:t>available</w:t>
      </w:r>
      <w:r w:rsidRPr="00F61435">
        <w:rPr>
          <w:spacing w:val="-3"/>
          <w:w w:val="110"/>
          <w:lang w:val="en-GB"/>
        </w:rPr>
        <w:t xml:space="preserve"> </w:t>
      </w:r>
      <w:r w:rsidRPr="00F61435">
        <w:rPr>
          <w:w w:val="110"/>
          <w:lang w:val="en-GB"/>
        </w:rPr>
        <w:t>online</w:t>
      </w:r>
      <w:r w:rsidRPr="00F61435">
        <w:rPr>
          <w:spacing w:val="-3"/>
          <w:w w:val="110"/>
          <w:lang w:val="en-GB"/>
        </w:rPr>
        <w:t xml:space="preserve"> </w:t>
      </w:r>
      <w:r w:rsidRPr="00F61435">
        <w:rPr>
          <w:w w:val="110"/>
          <w:lang w:val="en-GB"/>
        </w:rPr>
        <w:t>under</w:t>
      </w:r>
      <w:r w:rsidRPr="00F61435">
        <w:rPr>
          <w:spacing w:val="-3"/>
          <w:w w:val="110"/>
          <w:lang w:val="en-GB"/>
        </w:rPr>
        <w:t xml:space="preserve"> </w:t>
      </w:r>
      <w:r w:rsidRPr="00F61435">
        <w:rPr>
          <w:w w:val="110"/>
          <w:lang w:val="en-GB"/>
        </w:rPr>
        <w:t xml:space="preserve">the </w:t>
      </w:r>
      <w:r w:rsidRPr="00F61435">
        <w:rPr>
          <w:lang w:val="en-GB"/>
        </w:rPr>
        <w:t xml:space="preserve">noted sources. T-reX is fully open source and dedicated to the public domain under the CC-1.0 licence. It is installable via the Python Package Index (PyPI) under the name </w:t>
      </w:r>
      <w:r w:rsidRPr="00F61435">
        <w:rPr>
          <w:w w:val="110"/>
          <w:lang w:val="en-GB"/>
        </w:rPr>
        <w:t>‘</w:t>
      </w:r>
      <w:r w:rsidRPr="00F61435">
        <w:rPr>
          <w:i/>
          <w:iCs/>
          <w:w w:val="110"/>
          <w:lang w:val="en-GB"/>
        </w:rPr>
        <w:t xml:space="preserve">T_reX_LCA’ </w:t>
      </w:r>
      <w:hyperlink r:id="rId10">
        <w:r w:rsidRPr="00F61435">
          <w:rPr>
            <w:i/>
            <w:iCs/>
            <w:w w:val="110"/>
            <w:lang w:val="en-GB"/>
          </w:rPr>
          <w:t>https://pypi.org/project/T_reX_LCA</w:t>
        </w:r>
      </w:hyperlink>
      <w:r w:rsidRPr="00F61435">
        <w:rPr>
          <w:w w:val="110"/>
          <w:lang w:val="en-GB"/>
        </w:rPr>
        <w:t xml:space="preserve">. The full source code for T-reX is archived by Zenodo at </w:t>
      </w:r>
      <w:hyperlink r:id="rId11">
        <w:r w:rsidRPr="00F61435">
          <w:rPr>
            <w:i/>
            <w:iCs/>
            <w:w w:val="110"/>
            <w:lang w:val="en-GB"/>
          </w:rPr>
          <w:t>https://zenodo.org/records/10925359</w:t>
        </w:r>
      </w:hyperlink>
      <w:r w:rsidRPr="00F61435">
        <w:rPr>
          <w:w w:val="110"/>
          <w:lang w:val="en-GB"/>
        </w:rPr>
        <w:t xml:space="preserve"> and the development server is hosted by GitHub at </w:t>
      </w:r>
      <w:hyperlink r:id="rId12">
        <w:r w:rsidRPr="00F61435">
          <w:rPr>
            <w:i/>
            <w:iCs/>
            <w:w w:val="110"/>
            <w:lang w:val="en-GB"/>
          </w:rPr>
          <w:t>https://ww</w:t>
        </w:r>
      </w:hyperlink>
      <w:hyperlink r:id="rId13">
        <w:r w:rsidRPr="00F61435">
          <w:rPr>
            <w:i/>
            <w:iCs/>
            <w:w w:val="110"/>
            <w:lang w:val="en-GB"/>
          </w:rPr>
          <w:t>w.github.com/Stew-McD/T-reX</w:t>
        </w:r>
      </w:hyperlink>
      <w:r w:rsidRPr="00F61435">
        <w:rPr>
          <w:w w:val="110"/>
          <w:lang w:val="en-GB"/>
        </w:rPr>
        <w:t xml:space="preserve">. A user guide with comprehensive documentation are presented at </w:t>
      </w:r>
      <w:hyperlink r:id="rId14">
        <w:r w:rsidRPr="00F61435">
          <w:rPr>
            <w:i/>
            <w:iCs/>
            <w:w w:val="110"/>
            <w:lang w:val="en-GB"/>
          </w:rPr>
          <w:t>https:</w:t>
        </w:r>
      </w:hyperlink>
      <w:hyperlink r:id="rId15">
        <w:r w:rsidRPr="00F61435">
          <w:rPr>
            <w:i/>
            <w:iCs/>
            <w:w w:val="110"/>
            <w:lang w:val="en-GB"/>
          </w:rPr>
          <w:t>//T-reX.readthedocs.io</w:t>
        </w:r>
      </w:hyperlink>
      <w:r w:rsidRPr="00F61435">
        <w:rPr>
          <w:w w:val="110"/>
          <w:lang w:val="en-GB"/>
        </w:rPr>
        <w:t>.</w:t>
      </w:r>
    </w:p>
    <w:p w14:paraId="18C29160" w14:textId="77777777" w:rsidR="009C0070" w:rsidRPr="00E46CA3" w:rsidRDefault="00000000">
      <w:pPr>
        <w:pStyle w:val="Heading1"/>
        <w:jc w:val="left"/>
        <w:rPr>
          <w:lang w:val="en-GB"/>
        </w:rPr>
      </w:pPr>
      <w:r w:rsidRPr="00E46CA3">
        <w:rPr>
          <w:spacing w:val="-2"/>
          <w:lang w:val="en-GB"/>
        </w:rPr>
        <w:t>Acknowledgements</w:t>
      </w:r>
    </w:p>
    <w:p w14:paraId="7B4FD195" w14:textId="79166113" w:rsidR="009C0070" w:rsidRPr="00E46CA3" w:rsidRDefault="00000000">
      <w:pPr>
        <w:pStyle w:val="BodyText"/>
        <w:spacing w:before="80" w:line="249" w:lineRule="auto"/>
        <w:ind w:left="28" w:right="14" w:firstLine="304"/>
        <w:rPr>
          <w:lang w:val="en-GB"/>
        </w:rPr>
      </w:pPr>
      <w:r w:rsidRPr="00E46CA3">
        <w:rPr>
          <w:lang w:val="en-GB"/>
        </w:rPr>
        <w:t>Part of this research project was financially supported by</w:t>
      </w:r>
      <w:r w:rsidRPr="00E46CA3">
        <w:rPr>
          <w:spacing w:val="-13"/>
          <w:lang w:val="en-GB"/>
        </w:rPr>
        <w:t xml:space="preserve"> </w:t>
      </w:r>
      <w:r w:rsidRPr="00E46CA3">
        <w:rPr>
          <w:lang w:val="en-GB"/>
        </w:rPr>
        <w:t>the</w:t>
      </w:r>
      <w:r w:rsidRPr="00E46CA3">
        <w:rPr>
          <w:spacing w:val="-12"/>
          <w:lang w:val="en-GB"/>
        </w:rPr>
        <w:t xml:space="preserve"> </w:t>
      </w:r>
      <w:r w:rsidRPr="00E46CA3">
        <w:rPr>
          <w:lang w:val="en-GB"/>
        </w:rPr>
        <w:t>European</w:t>
      </w:r>
      <w:r w:rsidRPr="00E46CA3">
        <w:rPr>
          <w:spacing w:val="-13"/>
          <w:lang w:val="en-GB"/>
        </w:rPr>
        <w:t xml:space="preserve"> </w:t>
      </w:r>
      <w:r w:rsidRPr="00E46CA3">
        <w:rPr>
          <w:lang w:val="en-GB"/>
        </w:rPr>
        <w:t>Union’s</w:t>
      </w:r>
      <w:r w:rsidRPr="00E46CA3">
        <w:rPr>
          <w:spacing w:val="-12"/>
          <w:lang w:val="en-GB"/>
        </w:rPr>
        <w:t xml:space="preserve"> </w:t>
      </w:r>
      <w:r w:rsidRPr="00E46CA3">
        <w:rPr>
          <w:lang w:val="en-GB"/>
        </w:rPr>
        <w:t>Horizon</w:t>
      </w:r>
      <w:r w:rsidRPr="00E46CA3">
        <w:rPr>
          <w:spacing w:val="-13"/>
          <w:lang w:val="en-GB"/>
        </w:rPr>
        <w:t xml:space="preserve"> </w:t>
      </w:r>
      <w:r w:rsidRPr="00E46CA3">
        <w:rPr>
          <w:lang w:val="en-GB"/>
        </w:rPr>
        <w:t>2020</w:t>
      </w:r>
      <w:r w:rsidRPr="00E46CA3">
        <w:rPr>
          <w:spacing w:val="-12"/>
          <w:lang w:val="en-GB"/>
        </w:rPr>
        <w:t xml:space="preserve"> </w:t>
      </w:r>
      <w:r w:rsidRPr="00E46CA3">
        <w:rPr>
          <w:lang w:val="en-GB"/>
        </w:rPr>
        <w:t>research</w:t>
      </w:r>
      <w:r w:rsidRPr="00E46CA3">
        <w:rPr>
          <w:spacing w:val="-13"/>
          <w:lang w:val="en-GB"/>
        </w:rPr>
        <w:t xml:space="preserve"> </w:t>
      </w:r>
      <w:r w:rsidRPr="00E46CA3">
        <w:rPr>
          <w:lang w:val="en-GB"/>
        </w:rPr>
        <w:t>and</w:t>
      </w:r>
      <w:r w:rsidRPr="00E46CA3">
        <w:rPr>
          <w:spacing w:val="-12"/>
          <w:lang w:val="en-GB"/>
        </w:rPr>
        <w:t xml:space="preserve"> </w:t>
      </w:r>
      <w:r w:rsidRPr="00E46CA3">
        <w:rPr>
          <w:lang w:val="en-GB"/>
        </w:rPr>
        <w:t xml:space="preserve">innovation programme under the grant agreement No. 101058522 (project FutuRaM — futuram.eu). The authors would like to thank the reviewers for their valuable comments and </w:t>
      </w:r>
      <w:r w:rsidRPr="00E46CA3">
        <w:rPr>
          <w:spacing w:val="-2"/>
          <w:lang w:val="en-GB"/>
        </w:rPr>
        <w:t>suggestions.</w:t>
      </w:r>
    </w:p>
    <w:p w14:paraId="40284CCC" w14:textId="77777777" w:rsidR="009C0070" w:rsidRPr="00E46CA3" w:rsidRDefault="00000000">
      <w:pPr>
        <w:pStyle w:val="BodyText"/>
        <w:spacing w:line="249" w:lineRule="auto"/>
        <w:ind w:left="26" w:right="16" w:firstLine="306"/>
        <w:rPr>
          <w:lang w:val="en-GB"/>
        </w:rPr>
      </w:pPr>
      <w:r w:rsidRPr="00E46CA3">
        <w:rPr>
          <w:lang w:val="en-GB"/>
        </w:rPr>
        <w:t>The</w:t>
      </w:r>
      <w:r w:rsidRPr="00E46CA3">
        <w:rPr>
          <w:spacing w:val="-3"/>
          <w:lang w:val="en-GB"/>
        </w:rPr>
        <w:t xml:space="preserve"> </w:t>
      </w:r>
      <w:r w:rsidRPr="00E46CA3">
        <w:rPr>
          <w:lang w:val="en-GB"/>
        </w:rPr>
        <w:t>authors</w:t>
      </w:r>
      <w:r w:rsidRPr="00E46CA3">
        <w:rPr>
          <w:spacing w:val="-3"/>
          <w:lang w:val="en-GB"/>
        </w:rPr>
        <w:t xml:space="preserve"> </w:t>
      </w:r>
      <w:r w:rsidRPr="00E46CA3">
        <w:rPr>
          <w:lang w:val="en-GB"/>
        </w:rPr>
        <w:t>would</w:t>
      </w:r>
      <w:r w:rsidRPr="00E46CA3">
        <w:rPr>
          <w:spacing w:val="-3"/>
          <w:lang w:val="en-GB"/>
        </w:rPr>
        <w:t xml:space="preserve"> </w:t>
      </w:r>
      <w:r w:rsidRPr="00E46CA3">
        <w:rPr>
          <w:lang w:val="en-GB"/>
        </w:rPr>
        <w:t>like</w:t>
      </w:r>
      <w:r w:rsidRPr="00E46CA3">
        <w:rPr>
          <w:spacing w:val="-3"/>
          <w:lang w:val="en-GB"/>
        </w:rPr>
        <w:t xml:space="preserve"> </w:t>
      </w:r>
      <w:r w:rsidRPr="00E46CA3">
        <w:rPr>
          <w:lang w:val="en-GB"/>
        </w:rPr>
        <w:t>to</w:t>
      </w:r>
      <w:r w:rsidRPr="00E46CA3">
        <w:rPr>
          <w:spacing w:val="-3"/>
          <w:lang w:val="en-GB"/>
        </w:rPr>
        <w:t xml:space="preserve"> </w:t>
      </w:r>
      <w:r w:rsidRPr="00E46CA3">
        <w:rPr>
          <w:lang w:val="en-GB"/>
        </w:rPr>
        <w:t>acknowledge</w:t>
      </w:r>
      <w:r w:rsidRPr="00E46CA3">
        <w:rPr>
          <w:spacing w:val="-3"/>
          <w:lang w:val="en-GB"/>
        </w:rPr>
        <w:t xml:space="preserve"> </w:t>
      </w:r>
      <w:r w:rsidRPr="00E46CA3">
        <w:rPr>
          <w:lang w:val="en-GB"/>
        </w:rPr>
        <w:t>those</w:t>
      </w:r>
      <w:r w:rsidRPr="00E46CA3">
        <w:rPr>
          <w:spacing w:val="-3"/>
          <w:lang w:val="en-GB"/>
        </w:rPr>
        <w:t xml:space="preserve"> </w:t>
      </w:r>
      <w:r w:rsidRPr="00E46CA3">
        <w:rPr>
          <w:lang w:val="en-GB"/>
        </w:rPr>
        <w:t>who</w:t>
      </w:r>
      <w:r w:rsidRPr="00E46CA3">
        <w:rPr>
          <w:spacing w:val="-3"/>
          <w:lang w:val="en-GB"/>
        </w:rPr>
        <w:t xml:space="preserve"> </w:t>
      </w:r>
      <w:r w:rsidRPr="00E46CA3">
        <w:rPr>
          <w:lang w:val="en-GB"/>
        </w:rPr>
        <w:t>were part of the futures thinking small group session at the FutuRaM consortium meeting in Berlin in June 2023 in which</w:t>
      </w:r>
      <w:r w:rsidRPr="00E46CA3">
        <w:rPr>
          <w:spacing w:val="40"/>
          <w:lang w:val="en-GB"/>
        </w:rPr>
        <w:t xml:space="preserve"> </w:t>
      </w:r>
      <w:r w:rsidRPr="00E46CA3">
        <w:rPr>
          <w:lang w:val="en-GB"/>
        </w:rPr>
        <w:t>the</w:t>
      </w:r>
      <w:r w:rsidRPr="00E46CA3">
        <w:rPr>
          <w:spacing w:val="40"/>
          <w:lang w:val="en-GB"/>
        </w:rPr>
        <w:t xml:space="preserve"> </w:t>
      </w:r>
      <w:r w:rsidRPr="00E46CA3">
        <w:rPr>
          <w:lang w:val="en-GB"/>
        </w:rPr>
        <w:t>term</w:t>
      </w:r>
      <w:r w:rsidRPr="00E46CA3">
        <w:rPr>
          <w:spacing w:val="40"/>
          <w:lang w:val="en-GB"/>
        </w:rPr>
        <w:t xml:space="preserve"> </w:t>
      </w:r>
      <w:r w:rsidRPr="00E46CA3">
        <w:rPr>
          <w:lang w:val="en-GB"/>
        </w:rPr>
        <w:t>‘T-reX/T(ool)-reX’</w:t>
      </w:r>
      <w:r w:rsidRPr="00E46CA3">
        <w:rPr>
          <w:spacing w:val="40"/>
          <w:lang w:val="en-GB"/>
        </w:rPr>
        <w:t xml:space="preserve"> </w:t>
      </w:r>
      <w:r w:rsidRPr="00E46CA3">
        <w:rPr>
          <w:lang w:val="en-GB"/>
        </w:rPr>
        <w:t>was</w:t>
      </w:r>
      <w:r w:rsidRPr="00E46CA3">
        <w:rPr>
          <w:spacing w:val="40"/>
          <w:lang w:val="en-GB"/>
        </w:rPr>
        <w:t xml:space="preserve"> </w:t>
      </w:r>
      <w:r w:rsidRPr="00E46CA3">
        <w:rPr>
          <w:lang w:val="en-GB"/>
        </w:rPr>
        <w:t>coined</w:t>
      </w:r>
      <w:r w:rsidRPr="00E46CA3">
        <w:rPr>
          <w:spacing w:val="40"/>
          <w:lang w:val="en-GB"/>
        </w:rPr>
        <w:t xml:space="preserve"> </w:t>
      </w:r>
      <w:r w:rsidRPr="00E46CA3">
        <w:rPr>
          <w:lang w:val="en-GB"/>
        </w:rPr>
        <w:t>to</w:t>
      </w:r>
      <w:r w:rsidRPr="00E46CA3">
        <w:rPr>
          <w:spacing w:val="40"/>
          <w:lang w:val="en-GB"/>
        </w:rPr>
        <w:t xml:space="preserve"> </w:t>
      </w:r>
      <w:r w:rsidRPr="00E46CA3">
        <w:rPr>
          <w:lang w:val="en-GB"/>
        </w:rPr>
        <w:t>name the vision presented by Stewart Charles McDowall of a comprehensive open-source software framework for the study and development of secondary raw material systems. The authors hope to continue the development of T-reX in the service of our shared ideals.</w:t>
      </w:r>
    </w:p>
    <w:p w14:paraId="3D2BE2E2" w14:textId="77777777" w:rsidR="009C0070" w:rsidRPr="00E46CA3" w:rsidRDefault="00000000">
      <w:pPr>
        <w:pStyle w:val="Heading1"/>
        <w:rPr>
          <w:lang w:val="en-GB"/>
        </w:rPr>
      </w:pPr>
      <w:r w:rsidRPr="00E46CA3">
        <w:rPr>
          <w:lang w:val="en-GB"/>
        </w:rPr>
        <w:t>Declaration</w:t>
      </w:r>
      <w:r w:rsidRPr="00E46CA3">
        <w:rPr>
          <w:spacing w:val="-9"/>
          <w:lang w:val="en-GB"/>
        </w:rPr>
        <w:t xml:space="preserve"> </w:t>
      </w:r>
      <w:r w:rsidRPr="00E46CA3">
        <w:rPr>
          <w:lang w:val="en-GB"/>
        </w:rPr>
        <w:t>of</w:t>
      </w:r>
      <w:r w:rsidRPr="00E46CA3">
        <w:rPr>
          <w:spacing w:val="-8"/>
          <w:lang w:val="en-GB"/>
        </w:rPr>
        <w:t xml:space="preserve"> </w:t>
      </w:r>
      <w:r w:rsidRPr="00E46CA3">
        <w:rPr>
          <w:lang w:val="en-GB"/>
        </w:rPr>
        <w:t>competing</w:t>
      </w:r>
      <w:r w:rsidRPr="00E46CA3">
        <w:rPr>
          <w:spacing w:val="-8"/>
          <w:lang w:val="en-GB"/>
        </w:rPr>
        <w:t xml:space="preserve"> </w:t>
      </w:r>
      <w:r w:rsidRPr="00E46CA3">
        <w:rPr>
          <w:spacing w:val="-2"/>
          <w:lang w:val="en-GB"/>
        </w:rPr>
        <w:t>interest</w:t>
      </w:r>
    </w:p>
    <w:p w14:paraId="57ABD948" w14:textId="6FCADEA6" w:rsidR="009C0070" w:rsidRPr="00E46CA3" w:rsidRDefault="00000000">
      <w:pPr>
        <w:pStyle w:val="BodyText"/>
        <w:spacing w:before="80" w:line="249" w:lineRule="auto"/>
        <w:ind w:left="34" w:right="14" w:firstLine="298"/>
        <w:rPr>
          <w:lang w:val="en-GB"/>
        </w:rPr>
      </w:pPr>
      <w:r w:rsidRPr="00E46CA3">
        <w:rPr>
          <w:w w:val="105"/>
          <w:lang w:val="en-GB"/>
        </w:rPr>
        <w:t>The</w:t>
      </w:r>
      <w:r w:rsidRPr="00E46CA3">
        <w:rPr>
          <w:spacing w:val="-9"/>
          <w:w w:val="105"/>
          <w:lang w:val="en-GB"/>
        </w:rPr>
        <w:t xml:space="preserve"> </w:t>
      </w:r>
      <w:r w:rsidRPr="00E46CA3">
        <w:rPr>
          <w:w w:val="105"/>
          <w:lang w:val="en-GB"/>
        </w:rPr>
        <w:t>authors</w:t>
      </w:r>
      <w:r w:rsidRPr="00E46CA3">
        <w:rPr>
          <w:spacing w:val="-9"/>
          <w:w w:val="105"/>
          <w:lang w:val="en-GB"/>
        </w:rPr>
        <w:t xml:space="preserve"> </w:t>
      </w:r>
      <w:r w:rsidRPr="00E46CA3">
        <w:rPr>
          <w:w w:val="105"/>
          <w:lang w:val="en-GB"/>
        </w:rPr>
        <w:t>declare</w:t>
      </w:r>
      <w:r w:rsidRPr="00E46CA3">
        <w:rPr>
          <w:spacing w:val="-9"/>
          <w:w w:val="105"/>
          <w:lang w:val="en-GB"/>
        </w:rPr>
        <w:t xml:space="preserve"> </w:t>
      </w:r>
      <w:r w:rsidRPr="00E46CA3">
        <w:rPr>
          <w:w w:val="105"/>
          <w:lang w:val="en-GB"/>
        </w:rPr>
        <w:t>that</w:t>
      </w:r>
      <w:r w:rsidRPr="00E46CA3">
        <w:rPr>
          <w:spacing w:val="-9"/>
          <w:w w:val="105"/>
          <w:lang w:val="en-GB"/>
        </w:rPr>
        <w:t xml:space="preserve"> </w:t>
      </w:r>
      <w:r w:rsidRPr="00E46CA3">
        <w:rPr>
          <w:w w:val="105"/>
          <w:lang w:val="en-GB"/>
        </w:rPr>
        <w:t>they</w:t>
      </w:r>
      <w:r w:rsidRPr="00E46CA3">
        <w:rPr>
          <w:spacing w:val="-9"/>
          <w:w w:val="105"/>
          <w:lang w:val="en-GB"/>
        </w:rPr>
        <w:t xml:space="preserve"> </w:t>
      </w:r>
      <w:r w:rsidRPr="00E46CA3">
        <w:rPr>
          <w:w w:val="105"/>
          <w:lang w:val="en-GB"/>
        </w:rPr>
        <w:t>have</w:t>
      </w:r>
      <w:r w:rsidRPr="00E46CA3">
        <w:rPr>
          <w:spacing w:val="-9"/>
          <w:w w:val="105"/>
          <w:lang w:val="en-GB"/>
        </w:rPr>
        <w:t xml:space="preserve"> </w:t>
      </w:r>
      <w:r w:rsidRPr="00E46CA3">
        <w:rPr>
          <w:w w:val="105"/>
          <w:lang w:val="en-GB"/>
        </w:rPr>
        <w:t>no</w:t>
      </w:r>
      <w:r w:rsidRPr="00E46CA3">
        <w:rPr>
          <w:spacing w:val="-9"/>
          <w:w w:val="105"/>
          <w:lang w:val="en-GB"/>
        </w:rPr>
        <w:t xml:space="preserve"> </w:t>
      </w:r>
      <w:r w:rsidRPr="00E46CA3">
        <w:rPr>
          <w:w w:val="105"/>
          <w:lang w:val="en-GB"/>
        </w:rPr>
        <w:t>known</w:t>
      </w:r>
      <w:r w:rsidRPr="00E46CA3">
        <w:rPr>
          <w:spacing w:val="-9"/>
          <w:w w:val="105"/>
          <w:lang w:val="en-GB"/>
        </w:rPr>
        <w:t xml:space="preserve"> </w:t>
      </w:r>
      <w:r w:rsidRPr="00E46CA3">
        <w:rPr>
          <w:w w:val="105"/>
          <w:lang w:val="en-GB"/>
        </w:rPr>
        <w:t>comp</w:t>
      </w:r>
      <w:bookmarkStart w:id="76" w:name="_bookmark15"/>
      <w:bookmarkEnd w:id="76"/>
      <w:r w:rsidRPr="00E46CA3">
        <w:rPr>
          <w:w w:val="105"/>
          <w:lang w:val="en-GB"/>
        </w:rPr>
        <w:t>eting</w:t>
      </w:r>
      <w:r w:rsidRPr="00E46CA3">
        <w:rPr>
          <w:spacing w:val="-10"/>
          <w:w w:val="105"/>
          <w:lang w:val="en-GB"/>
        </w:rPr>
        <w:t xml:space="preserve"> </w:t>
      </w:r>
      <w:r w:rsidRPr="00E46CA3">
        <w:rPr>
          <w:w w:val="105"/>
          <w:lang w:val="en-GB"/>
        </w:rPr>
        <w:t>financial</w:t>
      </w:r>
      <w:r w:rsidRPr="00E46CA3">
        <w:rPr>
          <w:spacing w:val="-10"/>
          <w:w w:val="105"/>
          <w:lang w:val="en-GB"/>
        </w:rPr>
        <w:t xml:space="preserve"> </w:t>
      </w:r>
      <w:r w:rsidRPr="00E46CA3">
        <w:rPr>
          <w:w w:val="105"/>
          <w:lang w:val="en-GB"/>
        </w:rPr>
        <w:t>interests</w:t>
      </w:r>
      <w:r w:rsidRPr="00E46CA3">
        <w:rPr>
          <w:spacing w:val="-10"/>
          <w:w w:val="105"/>
          <w:lang w:val="en-GB"/>
        </w:rPr>
        <w:t xml:space="preserve"> </w:t>
      </w:r>
      <w:r w:rsidRPr="00E46CA3">
        <w:rPr>
          <w:w w:val="105"/>
          <w:lang w:val="en-GB"/>
        </w:rPr>
        <w:t>or</w:t>
      </w:r>
      <w:r w:rsidRPr="00E46CA3">
        <w:rPr>
          <w:spacing w:val="-10"/>
          <w:w w:val="105"/>
          <w:lang w:val="en-GB"/>
        </w:rPr>
        <w:t xml:space="preserve"> </w:t>
      </w:r>
      <w:r w:rsidRPr="00E46CA3">
        <w:rPr>
          <w:w w:val="105"/>
          <w:lang w:val="en-GB"/>
        </w:rPr>
        <w:t>personal</w:t>
      </w:r>
      <w:r w:rsidRPr="00E46CA3">
        <w:rPr>
          <w:spacing w:val="-10"/>
          <w:w w:val="105"/>
          <w:lang w:val="en-GB"/>
        </w:rPr>
        <w:t xml:space="preserve"> </w:t>
      </w:r>
      <w:r w:rsidRPr="00E46CA3">
        <w:rPr>
          <w:w w:val="105"/>
          <w:lang w:val="en-GB"/>
        </w:rPr>
        <w:t>relationships</w:t>
      </w:r>
      <w:r w:rsidRPr="00E46CA3">
        <w:rPr>
          <w:spacing w:val="-10"/>
          <w:w w:val="105"/>
          <w:lang w:val="en-GB"/>
        </w:rPr>
        <w:t xml:space="preserve"> </w:t>
      </w:r>
      <w:r w:rsidRPr="00E46CA3">
        <w:rPr>
          <w:w w:val="105"/>
          <w:lang w:val="en-GB"/>
        </w:rPr>
        <w:t>that</w:t>
      </w:r>
      <w:r w:rsidRPr="00E46CA3">
        <w:rPr>
          <w:spacing w:val="-10"/>
          <w:w w:val="105"/>
          <w:lang w:val="en-GB"/>
        </w:rPr>
        <w:t xml:space="preserve"> </w:t>
      </w:r>
      <w:bookmarkStart w:id="77" w:name="_bookmark14"/>
      <w:bookmarkEnd w:id="77"/>
      <w:r w:rsidRPr="00E46CA3">
        <w:rPr>
          <w:w w:val="105"/>
          <w:lang w:val="en-GB"/>
        </w:rPr>
        <w:t xml:space="preserve">could </w:t>
      </w:r>
      <w:r w:rsidRPr="00E46CA3">
        <w:rPr>
          <w:lang w:val="en-GB"/>
        </w:rPr>
        <w:t>have</w:t>
      </w:r>
      <w:r w:rsidRPr="00E46CA3">
        <w:rPr>
          <w:spacing w:val="4"/>
          <w:lang w:val="en-GB"/>
        </w:rPr>
        <w:t xml:space="preserve"> </w:t>
      </w:r>
      <w:r w:rsidRPr="00E46CA3">
        <w:rPr>
          <w:lang w:val="en-GB"/>
        </w:rPr>
        <w:t>appeared</w:t>
      </w:r>
      <w:r w:rsidRPr="00E46CA3">
        <w:rPr>
          <w:spacing w:val="5"/>
          <w:lang w:val="en-GB"/>
        </w:rPr>
        <w:t xml:space="preserve"> </w:t>
      </w:r>
      <w:r w:rsidRPr="00E46CA3">
        <w:rPr>
          <w:lang w:val="en-GB"/>
        </w:rPr>
        <w:t>to</w:t>
      </w:r>
      <w:r w:rsidRPr="00E46CA3">
        <w:rPr>
          <w:spacing w:val="5"/>
          <w:lang w:val="en-GB"/>
        </w:rPr>
        <w:t xml:space="preserve"> </w:t>
      </w:r>
      <w:r w:rsidRPr="00E46CA3">
        <w:rPr>
          <w:lang w:val="en-GB"/>
        </w:rPr>
        <w:t>influence</w:t>
      </w:r>
      <w:r w:rsidRPr="00E46CA3">
        <w:rPr>
          <w:spacing w:val="6"/>
          <w:lang w:val="en-GB"/>
        </w:rPr>
        <w:t xml:space="preserve"> </w:t>
      </w:r>
      <w:r w:rsidRPr="00E46CA3">
        <w:rPr>
          <w:lang w:val="en-GB"/>
        </w:rPr>
        <w:t>the</w:t>
      </w:r>
      <w:r w:rsidRPr="00E46CA3">
        <w:rPr>
          <w:spacing w:val="5"/>
          <w:lang w:val="en-GB"/>
        </w:rPr>
        <w:t xml:space="preserve"> </w:t>
      </w:r>
      <w:r w:rsidRPr="00E46CA3">
        <w:rPr>
          <w:lang w:val="en-GB"/>
        </w:rPr>
        <w:t>work</w:t>
      </w:r>
      <w:r w:rsidRPr="00E46CA3">
        <w:rPr>
          <w:spacing w:val="4"/>
          <w:lang w:val="en-GB"/>
        </w:rPr>
        <w:t xml:space="preserve"> </w:t>
      </w:r>
      <w:r w:rsidRPr="00E46CA3">
        <w:rPr>
          <w:lang w:val="en-GB"/>
        </w:rPr>
        <w:t>reported</w:t>
      </w:r>
      <w:r w:rsidRPr="00E46CA3">
        <w:rPr>
          <w:spacing w:val="6"/>
          <w:lang w:val="en-GB"/>
        </w:rPr>
        <w:t xml:space="preserve"> </w:t>
      </w:r>
      <w:r w:rsidRPr="00E46CA3">
        <w:rPr>
          <w:lang w:val="en-GB"/>
        </w:rPr>
        <w:t>in</w:t>
      </w:r>
      <w:r w:rsidRPr="00E46CA3">
        <w:rPr>
          <w:spacing w:val="5"/>
          <w:lang w:val="en-GB"/>
        </w:rPr>
        <w:t xml:space="preserve"> </w:t>
      </w:r>
      <w:r w:rsidRPr="00E46CA3">
        <w:rPr>
          <w:lang w:val="en-GB"/>
        </w:rPr>
        <w:t>this</w:t>
      </w:r>
      <w:r w:rsidRPr="00E46CA3">
        <w:rPr>
          <w:spacing w:val="5"/>
          <w:lang w:val="en-GB"/>
        </w:rPr>
        <w:t xml:space="preserve"> </w:t>
      </w:r>
      <w:r w:rsidRPr="00E46CA3">
        <w:rPr>
          <w:spacing w:val="-2"/>
          <w:lang w:val="en-GB"/>
        </w:rPr>
        <w:t>paper.</w:t>
      </w:r>
    </w:p>
    <w:p w14:paraId="147ED962" w14:textId="77777777" w:rsidR="009C0070" w:rsidRPr="00E46CA3" w:rsidRDefault="00000000">
      <w:pPr>
        <w:pStyle w:val="Heading1"/>
        <w:rPr>
          <w:lang w:val="en-GB"/>
        </w:rPr>
      </w:pPr>
      <w:r w:rsidRPr="00E46CA3">
        <w:rPr>
          <w:spacing w:val="-4"/>
          <w:lang w:val="en-GB"/>
        </w:rPr>
        <w:t>CRediT authorship contribution statement</w:t>
      </w:r>
    </w:p>
    <w:p w14:paraId="61665140" w14:textId="2434E6AA" w:rsidR="009C0070" w:rsidRPr="00E46CA3" w:rsidRDefault="00000000">
      <w:pPr>
        <w:pStyle w:val="BodyText"/>
        <w:spacing w:before="80" w:line="249" w:lineRule="auto"/>
        <w:ind w:left="24" w:right="14" w:firstLine="308"/>
        <w:rPr>
          <w:lang w:val="en-GB"/>
        </w:rPr>
      </w:pPr>
      <w:r w:rsidRPr="00E46CA3">
        <w:rPr>
          <w:b/>
          <w:lang w:val="en-GB"/>
        </w:rPr>
        <w:t xml:space="preserve">Stewart Charles McDowall: </w:t>
      </w:r>
      <w:r w:rsidRPr="00E46CA3">
        <w:rPr>
          <w:lang w:val="en-GB"/>
        </w:rPr>
        <w:t xml:space="preserve">Methodology, Software, Validation, Formal analysis, Investigation, Data curation, Writing: original draft, Writing: review &amp; editing, </w:t>
      </w:r>
      <w:bookmarkStart w:id="78" w:name="_bookmark16"/>
      <w:bookmarkEnd w:id="78"/>
      <w:r w:rsidRPr="00E46CA3">
        <w:rPr>
          <w:lang w:val="en-GB"/>
        </w:rPr>
        <w:t xml:space="preserve">Visualization. </w:t>
      </w:r>
      <w:r w:rsidRPr="00E46CA3">
        <w:rPr>
          <w:b/>
          <w:lang w:val="en-GB"/>
        </w:rPr>
        <w:t xml:space="preserve">Elizabeth Lanphear: </w:t>
      </w:r>
      <w:r w:rsidRPr="00E46CA3">
        <w:rPr>
          <w:lang w:val="en-GB"/>
        </w:rPr>
        <w:t xml:space="preserve">Conceptualization, Methodology, Software, Validation, Writing review &amp; editing. </w:t>
      </w:r>
      <w:r w:rsidRPr="00E46CA3">
        <w:rPr>
          <w:b/>
          <w:lang w:val="en-GB"/>
        </w:rPr>
        <w:t xml:space="preserve">Stefano Cucurachi: </w:t>
      </w:r>
      <w:r w:rsidRPr="00E46CA3">
        <w:rPr>
          <w:lang w:val="en-GB"/>
        </w:rPr>
        <w:t>Conceptualization, Writing review</w:t>
      </w:r>
      <w:r w:rsidRPr="00E46CA3">
        <w:rPr>
          <w:spacing w:val="40"/>
          <w:lang w:val="en-GB"/>
        </w:rPr>
        <w:t xml:space="preserve"> </w:t>
      </w:r>
      <w:r w:rsidRPr="00E46CA3">
        <w:rPr>
          <w:lang w:val="en-GB"/>
        </w:rPr>
        <w:t xml:space="preserve">&amp; editing, Supervision, Project administration, Funding </w:t>
      </w:r>
      <w:r w:rsidRPr="00E46CA3">
        <w:rPr>
          <w:spacing w:val="-2"/>
          <w:lang w:val="en-GB"/>
        </w:rPr>
        <w:t xml:space="preserve">acquisition. </w:t>
      </w:r>
      <w:r w:rsidRPr="00E46CA3">
        <w:rPr>
          <w:b/>
          <w:spacing w:val="-2"/>
          <w:lang w:val="en-GB"/>
        </w:rPr>
        <w:t xml:space="preserve">Carlos Felipe Blanco: </w:t>
      </w:r>
      <w:r w:rsidRPr="00E46CA3">
        <w:rPr>
          <w:spacing w:val="-2"/>
          <w:lang w:val="en-GB"/>
        </w:rPr>
        <w:t>Conceptualization, W</w:t>
      </w:r>
      <w:bookmarkStart w:id="79" w:name="_bookmark17"/>
      <w:bookmarkEnd w:id="79"/>
      <w:r w:rsidRPr="00E46CA3">
        <w:rPr>
          <w:spacing w:val="-2"/>
          <w:lang w:val="en-GB"/>
        </w:rPr>
        <w:t>rit</w:t>
      </w:r>
      <w:r w:rsidRPr="00E46CA3">
        <w:rPr>
          <w:lang w:val="en-GB"/>
        </w:rPr>
        <w:t>ing review &amp; editing, Supervision, Project administration, Funding acquisition.</w:t>
      </w:r>
    </w:p>
    <w:p w14:paraId="3CC0DAF8" w14:textId="77777777" w:rsidR="00FA48A2" w:rsidRDefault="00FA48A2" w:rsidP="00FA48A2">
      <w:pPr>
        <w:pStyle w:val="BodyText"/>
        <w:rPr>
          <w:lang w:val="en-GB"/>
        </w:rPr>
      </w:pPr>
    </w:p>
    <w:p w14:paraId="2F3AA6BB" w14:textId="77777777" w:rsidR="00F61435" w:rsidRPr="00E46CA3" w:rsidRDefault="00F61435" w:rsidP="00FA48A2">
      <w:pPr>
        <w:pStyle w:val="BodyText"/>
        <w:rPr>
          <w:lang w:val="en-GB"/>
        </w:rPr>
      </w:pPr>
    </w:p>
    <w:p w14:paraId="40367047" w14:textId="77777777" w:rsidR="00FA48A2" w:rsidRPr="00E46CA3" w:rsidRDefault="00FA48A2" w:rsidP="00FA48A2">
      <w:pPr>
        <w:pStyle w:val="BodyText"/>
        <w:spacing w:before="81"/>
        <w:rPr>
          <w:rFonts w:ascii="Palatino Linotype"/>
          <w:lang w:val="en-GB"/>
        </w:rPr>
      </w:pPr>
    </w:p>
    <w:p w14:paraId="037E2C10" w14:textId="77777777" w:rsidR="00FA48A2" w:rsidRPr="00E46CA3" w:rsidRDefault="00FA48A2" w:rsidP="00F61435">
      <w:pPr>
        <w:jc w:val="center"/>
        <w:rPr>
          <w:rFonts w:ascii="Arial"/>
          <w:sz w:val="18"/>
          <w:lang w:val="en-GB"/>
        </w:rPr>
      </w:pPr>
      <w:r w:rsidRPr="00E46CA3">
        <w:rPr>
          <w:rFonts w:ascii="Arial Black"/>
          <w:w w:val="90"/>
          <w:sz w:val="18"/>
          <w:lang w:val="en-GB"/>
        </w:rPr>
        <w:t>Figure</w:t>
      </w:r>
      <w:r w:rsidRPr="00E46CA3">
        <w:rPr>
          <w:rFonts w:ascii="Arial Black"/>
          <w:spacing w:val="8"/>
          <w:sz w:val="18"/>
          <w:lang w:val="en-GB"/>
        </w:rPr>
        <w:t xml:space="preserve"> </w:t>
      </w:r>
      <w:r w:rsidRPr="00E46CA3">
        <w:rPr>
          <w:rFonts w:ascii="Arial Black"/>
          <w:w w:val="90"/>
          <w:sz w:val="18"/>
          <w:lang w:val="en-GB"/>
        </w:rPr>
        <w:t>7:</w:t>
      </w:r>
      <w:r w:rsidRPr="00E46CA3">
        <w:rPr>
          <w:rFonts w:ascii="Arial Black"/>
          <w:spacing w:val="4"/>
          <w:sz w:val="18"/>
          <w:lang w:val="en-GB"/>
        </w:rPr>
        <w:t xml:space="preserve"> </w:t>
      </w:r>
      <w:r w:rsidRPr="00E46CA3">
        <w:rPr>
          <w:rFonts w:ascii="Arial"/>
          <w:w w:val="90"/>
          <w:sz w:val="18"/>
          <w:lang w:val="en-GB"/>
        </w:rPr>
        <w:t>CRediT</w:t>
      </w:r>
      <w:r w:rsidRPr="00E46CA3">
        <w:rPr>
          <w:rFonts w:ascii="Arial"/>
          <w:spacing w:val="14"/>
          <w:sz w:val="18"/>
          <w:lang w:val="en-GB"/>
        </w:rPr>
        <w:t xml:space="preserve"> </w:t>
      </w:r>
      <w:r w:rsidRPr="00E46CA3">
        <w:rPr>
          <w:rFonts w:ascii="Arial"/>
          <w:w w:val="90"/>
          <w:sz w:val="18"/>
          <w:lang w:val="en-GB"/>
        </w:rPr>
        <w:t>authorship</w:t>
      </w:r>
      <w:r w:rsidRPr="00E46CA3">
        <w:rPr>
          <w:rFonts w:ascii="Arial"/>
          <w:spacing w:val="15"/>
          <w:sz w:val="18"/>
          <w:lang w:val="en-GB"/>
        </w:rPr>
        <w:t xml:space="preserve"> </w:t>
      </w:r>
      <w:r w:rsidRPr="00E46CA3">
        <w:rPr>
          <w:rFonts w:ascii="Arial"/>
          <w:spacing w:val="-2"/>
          <w:w w:val="90"/>
          <w:sz w:val="18"/>
          <w:lang w:val="en-GB"/>
        </w:rPr>
        <w:t>visualisation</w:t>
      </w:r>
    </w:p>
    <w:p w14:paraId="2D47FD7C" w14:textId="77777777" w:rsidR="009C0070" w:rsidRPr="00E46CA3" w:rsidRDefault="009C0070">
      <w:pPr>
        <w:pStyle w:val="BodyText"/>
        <w:spacing w:before="118"/>
        <w:rPr>
          <w:lang w:val="en-GB"/>
        </w:rPr>
      </w:pPr>
    </w:p>
    <w:p w14:paraId="459BB79C" w14:textId="77777777" w:rsidR="00FA48A2" w:rsidRPr="00E46CA3" w:rsidRDefault="00FA48A2">
      <w:pPr>
        <w:rPr>
          <w:b/>
          <w:bCs/>
          <w:spacing w:val="-2"/>
          <w:sz w:val="24"/>
          <w:szCs w:val="24"/>
          <w:lang w:val="en-GB"/>
        </w:rPr>
      </w:pPr>
      <w:r w:rsidRPr="00E46CA3">
        <w:rPr>
          <w:spacing w:val="-2"/>
          <w:lang w:val="en-GB"/>
        </w:rPr>
        <w:br w:type="page"/>
      </w:r>
    </w:p>
    <w:p w14:paraId="3DD453D7" w14:textId="54CC8874" w:rsidR="009C0070" w:rsidRPr="00E46CA3" w:rsidRDefault="00000000">
      <w:pPr>
        <w:pStyle w:val="Heading1"/>
        <w:jc w:val="left"/>
        <w:rPr>
          <w:lang w:val="en-GB"/>
        </w:rPr>
      </w:pPr>
      <w:r w:rsidRPr="00E46CA3">
        <w:rPr>
          <w:spacing w:val="-2"/>
          <w:lang w:val="en-GB"/>
        </w:rPr>
        <w:lastRenderedPageBreak/>
        <w:t>References</w:t>
      </w:r>
    </w:p>
    <w:p w14:paraId="15A13820" w14:textId="77777777" w:rsidR="009C0070" w:rsidRPr="00F61435" w:rsidRDefault="00000000">
      <w:pPr>
        <w:spacing w:before="78"/>
        <w:ind w:left="34"/>
        <w:rPr>
          <w:sz w:val="18"/>
          <w:szCs w:val="18"/>
          <w:lang w:val="en-GB"/>
        </w:rPr>
      </w:pPr>
      <w:bookmarkStart w:id="80" w:name="_bookmark19"/>
      <w:bookmarkEnd w:id="80"/>
      <w:r w:rsidRPr="00F61435">
        <w:rPr>
          <w:spacing w:val="-4"/>
          <w:sz w:val="18"/>
          <w:szCs w:val="18"/>
          <w:lang w:val="en-GB"/>
        </w:rPr>
        <w:t>Aboumahboub,</w:t>
      </w:r>
      <w:r w:rsidRPr="00F61435">
        <w:rPr>
          <w:spacing w:val="-2"/>
          <w:sz w:val="18"/>
          <w:szCs w:val="18"/>
          <w:lang w:val="en-GB"/>
        </w:rPr>
        <w:t xml:space="preserve"> </w:t>
      </w:r>
      <w:r w:rsidRPr="00F61435">
        <w:rPr>
          <w:spacing w:val="-4"/>
          <w:sz w:val="18"/>
          <w:szCs w:val="18"/>
          <w:lang w:val="en-GB"/>
        </w:rPr>
        <w:t>T.,</w:t>
      </w:r>
      <w:r w:rsidRPr="00F61435">
        <w:rPr>
          <w:spacing w:val="-2"/>
          <w:sz w:val="18"/>
          <w:szCs w:val="18"/>
          <w:lang w:val="en-GB"/>
        </w:rPr>
        <w:t xml:space="preserve"> </w:t>
      </w:r>
      <w:r w:rsidRPr="00F61435">
        <w:rPr>
          <w:spacing w:val="-4"/>
          <w:sz w:val="18"/>
          <w:szCs w:val="18"/>
          <w:lang w:val="en-GB"/>
        </w:rPr>
        <w:t>Auer,</w:t>
      </w:r>
      <w:r w:rsidRPr="00F61435">
        <w:rPr>
          <w:spacing w:val="-1"/>
          <w:sz w:val="18"/>
          <w:szCs w:val="18"/>
          <w:lang w:val="en-GB"/>
        </w:rPr>
        <w:t xml:space="preserve"> </w:t>
      </w:r>
      <w:r w:rsidRPr="00F61435">
        <w:rPr>
          <w:spacing w:val="-4"/>
          <w:sz w:val="18"/>
          <w:szCs w:val="18"/>
          <w:lang w:val="en-GB"/>
        </w:rPr>
        <w:t>C.,</w:t>
      </w:r>
      <w:r w:rsidRPr="00F61435">
        <w:rPr>
          <w:spacing w:val="-2"/>
          <w:sz w:val="18"/>
          <w:szCs w:val="18"/>
          <w:lang w:val="en-GB"/>
        </w:rPr>
        <w:t xml:space="preserve"> </w:t>
      </w:r>
      <w:r w:rsidRPr="00F61435">
        <w:rPr>
          <w:spacing w:val="-4"/>
          <w:sz w:val="18"/>
          <w:szCs w:val="18"/>
          <w:lang w:val="en-GB"/>
        </w:rPr>
        <w:t>Bauer,</w:t>
      </w:r>
      <w:r w:rsidRPr="00F61435">
        <w:rPr>
          <w:spacing w:val="-1"/>
          <w:sz w:val="18"/>
          <w:szCs w:val="18"/>
          <w:lang w:val="en-GB"/>
        </w:rPr>
        <w:t xml:space="preserve"> </w:t>
      </w:r>
      <w:r w:rsidRPr="00F61435">
        <w:rPr>
          <w:spacing w:val="-4"/>
          <w:sz w:val="18"/>
          <w:szCs w:val="18"/>
          <w:lang w:val="en-GB"/>
        </w:rPr>
        <w:t>N.,</w:t>
      </w:r>
      <w:r w:rsidRPr="00F61435">
        <w:rPr>
          <w:spacing w:val="-2"/>
          <w:sz w:val="18"/>
          <w:szCs w:val="18"/>
          <w:lang w:val="en-GB"/>
        </w:rPr>
        <w:t xml:space="preserve"> </w:t>
      </w:r>
      <w:r w:rsidRPr="00F61435">
        <w:rPr>
          <w:spacing w:val="-4"/>
          <w:sz w:val="18"/>
          <w:szCs w:val="18"/>
          <w:lang w:val="en-GB"/>
        </w:rPr>
        <w:t>Baumstark,</w:t>
      </w:r>
      <w:r w:rsidRPr="00F61435">
        <w:rPr>
          <w:spacing w:val="-1"/>
          <w:sz w:val="18"/>
          <w:szCs w:val="18"/>
          <w:lang w:val="en-GB"/>
        </w:rPr>
        <w:t xml:space="preserve"> </w:t>
      </w:r>
      <w:r w:rsidRPr="00F61435">
        <w:rPr>
          <w:spacing w:val="-4"/>
          <w:sz w:val="18"/>
          <w:szCs w:val="18"/>
          <w:lang w:val="en-GB"/>
        </w:rPr>
        <w:t>L.,</w:t>
      </w:r>
      <w:r w:rsidRPr="00F61435">
        <w:rPr>
          <w:spacing w:val="-2"/>
          <w:sz w:val="18"/>
          <w:szCs w:val="18"/>
          <w:lang w:val="en-GB"/>
        </w:rPr>
        <w:t xml:space="preserve"> </w:t>
      </w:r>
      <w:r w:rsidRPr="00F61435">
        <w:rPr>
          <w:spacing w:val="-4"/>
          <w:sz w:val="18"/>
          <w:szCs w:val="18"/>
          <w:lang w:val="en-GB"/>
        </w:rPr>
        <w:t>et</w:t>
      </w:r>
      <w:r w:rsidRPr="00F61435">
        <w:rPr>
          <w:spacing w:val="-1"/>
          <w:sz w:val="18"/>
          <w:szCs w:val="18"/>
          <w:lang w:val="en-GB"/>
        </w:rPr>
        <w:t xml:space="preserve"> </w:t>
      </w:r>
      <w:r w:rsidRPr="00F61435">
        <w:rPr>
          <w:spacing w:val="-4"/>
          <w:sz w:val="18"/>
          <w:szCs w:val="18"/>
          <w:lang w:val="en-GB"/>
        </w:rPr>
        <w:t>al.,</w:t>
      </w:r>
      <w:r w:rsidRPr="00F61435">
        <w:rPr>
          <w:spacing w:val="-2"/>
          <w:sz w:val="18"/>
          <w:szCs w:val="18"/>
          <w:lang w:val="en-GB"/>
        </w:rPr>
        <w:t xml:space="preserve"> </w:t>
      </w:r>
      <w:r w:rsidRPr="00F61435">
        <w:rPr>
          <w:spacing w:val="-4"/>
          <w:sz w:val="18"/>
          <w:szCs w:val="18"/>
          <w:lang w:val="en-GB"/>
        </w:rPr>
        <w:t>2020.</w:t>
      </w:r>
      <w:r w:rsidRPr="00F61435">
        <w:rPr>
          <w:spacing w:val="13"/>
          <w:sz w:val="18"/>
          <w:szCs w:val="18"/>
          <w:lang w:val="en-GB"/>
        </w:rPr>
        <w:t xml:space="preserve"> </w:t>
      </w:r>
      <w:bookmarkStart w:id="81" w:name="_bookmark18"/>
      <w:bookmarkEnd w:id="81"/>
      <w:r w:rsidRPr="00F61435">
        <w:rPr>
          <w:spacing w:val="-4"/>
          <w:sz w:val="18"/>
          <w:szCs w:val="18"/>
          <w:lang w:val="en-GB"/>
        </w:rPr>
        <w:t>REMIND</w:t>
      </w:r>
    </w:p>
    <w:p w14:paraId="64F2CF02" w14:textId="38D334A4" w:rsidR="009C0070" w:rsidRPr="00F61435" w:rsidRDefault="00000000">
      <w:pPr>
        <w:spacing w:before="23" w:line="228" w:lineRule="auto"/>
        <w:ind w:left="233" w:right="29" w:hanging="27"/>
        <w:jc w:val="both"/>
        <w:rPr>
          <w:sz w:val="18"/>
          <w:szCs w:val="18"/>
          <w:lang w:val="en-GB"/>
        </w:rPr>
      </w:pPr>
      <w:r w:rsidRPr="00F61435">
        <w:rPr>
          <w:spacing w:val="-4"/>
          <w:sz w:val="18"/>
          <w:szCs w:val="18"/>
          <w:lang w:val="en-GB"/>
        </w:rPr>
        <w:t>REgional Model of INvestments and Development Version 2.1.0.</w:t>
      </w:r>
      <w:r w:rsidRPr="00F61435">
        <w:rPr>
          <w:spacing w:val="10"/>
          <w:sz w:val="18"/>
          <w:szCs w:val="18"/>
          <w:lang w:val="en-GB"/>
        </w:rPr>
        <w:t xml:space="preserve"> </w:t>
      </w:r>
      <w:bookmarkStart w:id="82" w:name="_bookmark21"/>
      <w:bookmarkEnd w:id="82"/>
      <w:r w:rsidRPr="00F61435">
        <w:rPr>
          <w:spacing w:val="-4"/>
          <w:sz w:val="18"/>
          <w:szCs w:val="18"/>
          <w:lang w:val="en-GB"/>
        </w:rPr>
        <w:t>URL:</w:t>
      </w:r>
      <w:r w:rsidRPr="00F61435">
        <w:rPr>
          <w:spacing w:val="-2"/>
          <w:w w:val="110"/>
          <w:sz w:val="18"/>
          <w:szCs w:val="18"/>
          <w:lang w:val="en-GB"/>
        </w:rPr>
        <w:t xml:space="preserve"> </w:t>
      </w:r>
      <w:hyperlink r:id="rId16">
        <w:r w:rsidRPr="00F61435">
          <w:rPr>
            <w:color w:val="2F4F4F"/>
            <w:spacing w:val="-2"/>
            <w:w w:val="110"/>
            <w:sz w:val="18"/>
            <w:szCs w:val="18"/>
            <w:lang w:val="en-GB"/>
          </w:rPr>
          <w:t>https://www.pik-potsdam.de/research/transformation-p</w:t>
        </w:r>
      </w:hyperlink>
      <w:r w:rsidRPr="00F61435">
        <w:rPr>
          <w:color w:val="2F4F4F"/>
          <w:spacing w:val="-2"/>
          <w:w w:val="110"/>
          <w:sz w:val="18"/>
          <w:szCs w:val="18"/>
          <w:lang w:val="en-GB"/>
        </w:rPr>
        <w:t xml:space="preserve"> </w:t>
      </w:r>
      <w:bookmarkStart w:id="83" w:name="_bookmark20"/>
      <w:bookmarkEnd w:id="83"/>
      <w:r w:rsidRPr="00F61435">
        <w:rPr>
          <w:sz w:val="18"/>
          <w:szCs w:val="18"/>
          <w:lang w:val="en-GB"/>
        </w:rPr>
        <w:fldChar w:fldCharType="begin"/>
      </w:r>
      <w:r w:rsidRPr="00F61435">
        <w:rPr>
          <w:sz w:val="18"/>
          <w:szCs w:val="18"/>
          <w:lang w:val="en-GB"/>
        </w:rPr>
        <w:instrText>HYPERLINK "https://www.pik-potsdam.de/research/transformation-pathways/models/remind" \h</w:instrText>
      </w:r>
      <w:r w:rsidRPr="00F61435">
        <w:rPr>
          <w:sz w:val="18"/>
          <w:szCs w:val="18"/>
          <w:lang w:val="en-GB"/>
        </w:rPr>
      </w:r>
      <w:r w:rsidRPr="00F61435">
        <w:rPr>
          <w:sz w:val="18"/>
          <w:szCs w:val="18"/>
          <w:lang w:val="en-GB"/>
        </w:rPr>
        <w:fldChar w:fldCharType="separate"/>
      </w:r>
      <w:r w:rsidRPr="00F61435">
        <w:rPr>
          <w:color w:val="2F4F4F"/>
          <w:w w:val="105"/>
          <w:sz w:val="18"/>
          <w:szCs w:val="18"/>
          <w:lang w:val="en-GB"/>
        </w:rPr>
        <w:t>athways/models/remind</w:t>
      </w:r>
      <w:r w:rsidRPr="00F61435">
        <w:rPr>
          <w:sz w:val="18"/>
          <w:szCs w:val="18"/>
          <w:lang w:val="en-GB"/>
        </w:rPr>
        <w:fldChar w:fldCharType="end"/>
      </w:r>
      <w:r w:rsidRPr="00F61435">
        <w:rPr>
          <w:w w:val="105"/>
          <w:sz w:val="18"/>
          <w:szCs w:val="18"/>
          <w:lang w:val="en-GB"/>
        </w:rPr>
        <w:t>,</w:t>
      </w:r>
      <w:r w:rsidRPr="00F61435">
        <w:rPr>
          <w:spacing w:val="-11"/>
          <w:w w:val="105"/>
          <w:sz w:val="18"/>
          <w:szCs w:val="18"/>
          <w:lang w:val="en-GB"/>
        </w:rPr>
        <w:t xml:space="preserve"> </w:t>
      </w:r>
      <w:r w:rsidRPr="00F61435">
        <w:rPr>
          <w:w w:val="115"/>
          <w:sz w:val="18"/>
          <w:szCs w:val="18"/>
          <w:lang w:val="en-GB"/>
        </w:rPr>
        <w:t>doi:</w:t>
      </w:r>
      <w:hyperlink r:id="rId17">
        <w:r w:rsidRPr="00F61435">
          <w:rPr>
            <w:color w:val="2F4F4F"/>
            <w:w w:val="115"/>
            <w:sz w:val="18"/>
            <w:szCs w:val="18"/>
            <w:lang w:val="en-GB"/>
          </w:rPr>
          <w:t>10.5281/zenodo.3730918</w:t>
        </w:r>
      </w:hyperlink>
      <w:r w:rsidRPr="00F61435">
        <w:rPr>
          <w:w w:val="115"/>
          <w:sz w:val="18"/>
          <w:szCs w:val="18"/>
          <w:lang w:val="en-GB"/>
        </w:rPr>
        <w:t>.</w:t>
      </w:r>
    </w:p>
    <w:p w14:paraId="51FC6015" w14:textId="77777777" w:rsidR="009C0070" w:rsidRPr="00F61435" w:rsidRDefault="00000000">
      <w:pPr>
        <w:spacing w:before="7" w:line="237" w:lineRule="auto"/>
        <w:ind w:left="229" w:right="29" w:hanging="195"/>
        <w:jc w:val="both"/>
        <w:rPr>
          <w:sz w:val="18"/>
          <w:szCs w:val="18"/>
          <w:lang w:val="en-GB"/>
        </w:rPr>
      </w:pPr>
      <w:r w:rsidRPr="00F61435">
        <w:rPr>
          <w:sz w:val="18"/>
          <w:szCs w:val="18"/>
          <w:lang w:val="en-GB"/>
        </w:rPr>
        <w:t>Akese, G.A., Little, P.C., 2018.</w:t>
      </w:r>
      <w:r w:rsidRPr="00F61435">
        <w:rPr>
          <w:spacing w:val="40"/>
          <w:sz w:val="18"/>
          <w:szCs w:val="18"/>
          <w:lang w:val="en-GB"/>
        </w:rPr>
        <w:t xml:space="preserve"> </w:t>
      </w:r>
      <w:r w:rsidRPr="00F61435">
        <w:rPr>
          <w:sz w:val="18"/>
          <w:szCs w:val="18"/>
          <w:lang w:val="en-GB"/>
        </w:rPr>
        <w:t>Electronic waste and the environmental</w:t>
      </w:r>
      <w:r w:rsidRPr="00F61435">
        <w:rPr>
          <w:spacing w:val="40"/>
          <w:sz w:val="18"/>
          <w:szCs w:val="18"/>
          <w:lang w:val="en-GB"/>
        </w:rPr>
        <w:t xml:space="preserve"> </w:t>
      </w:r>
      <w:r w:rsidRPr="00F61435">
        <w:rPr>
          <w:sz w:val="18"/>
          <w:szCs w:val="18"/>
          <w:lang w:val="en-GB"/>
        </w:rPr>
        <w:t>justice</w:t>
      </w:r>
      <w:r w:rsidRPr="00F61435">
        <w:rPr>
          <w:spacing w:val="-3"/>
          <w:sz w:val="18"/>
          <w:szCs w:val="18"/>
          <w:lang w:val="en-GB"/>
        </w:rPr>
        <w:t xml:space="preserve"> </w:t>
      </w:r>
      <w:r w:rsidRPr="00F61435">
        <w:rPr>
          <w:sz w:val="18"/>
          <w:szCs w:val="18"/>
          <w:lang w:val="en-GB"/>
        </w:rPr>
        <w:t>challenge</w:t>
      </w:r>
      <w:r w:rsidRPr="00F61435">
        <w:rPr>
          <w:spacing w:val="-3"/>
          <w:sz w:val="18"/>
          <w:szCs w:val="18"/>
          <w:lang w:val="en-GB"/>
        </w:rPr>
        <w:t xml:space="preserve"> </w:t>
      </w:r>
      <w:r w:rsidRPr="00F61435">
        <w:rPr>
          <w:sz w:val="18"/>
          <w:szCs w:val="18"/>
          <w:lang w:val="en-GB"/>
        </w:rPr>
        <w:t>in</w:t>
      </w:r>
      <w:r w:rsidRPr="00F61435">
        <w:rPr>
          <w:spacing w:val="-3"/>
          <w:sz w:val="18"/>
          <w:szCs w:val="18"/>
          <w:lang w:val="en-GB"/>
        </w:rPr>
        <w:t xml:space="preserve"> </w:t>
      </w:r>
      <w:r w:rsidRPr="00F61435">
        <w:rPr>
          <w:sz w:val="18"/>
          <w:szCs w:val="18"/>
          <w:lang w:val="en-GB"/>
        </w:rPr>
        <w:t>agbogbloshie.</w:t>
      </w:r>
      <w:r w:rsidRPr="00F61435">
        <w:rPr>
          <w:spacing w:val="29"/>
          <w:sz w:val="18"/>
          <w:szCs w:val="18"/>
          <w:lang w:val="en-GB"/>
        </w:rPr>
        <w:t xml:space="preserve"> </w:t>
      </w:r>
      <w:r w:rsidRPr="00F61435">
        <w:rPr>
          <w:sz w:val="18"/>
          <w:szCs w:val="18"/>
          <w:lang w:val="en-GB"/>
        </w:rPr>
        <w:t>Environmental</w:t>
      </w:r>
      <w:r w:rsidRPr="00F61435">
        <w:rPr>
          <w:spacing w:val="-3"/>
          <w:sz w:val="18"/>
          <w:szCs w:val="18"/>
          <w:lang w:val="en-GB"/>
        </w:rPr>
        <w:t xml:space="preserve"> </w:t>
      </w:r>
      <w:r w:rsidRPr="00F61435">
        <w:rPr>
          <w:sz w:val="18"/>
          <w:szCs w:val="18"/>
          <w:lang w:val="en-GB"/>
        </w:rPr>
        <w:t>Justice</w:t>
      </w:r>
      <w:r w:rsidRPr="00F61435">
        <w:rPr>
          <w:spacing w:val="-3"/>
          <w:sz w:val="18"/>
          <w:szCs w:val="18"/>
          <w:lang w:val="en-GB"/>
        </w:rPr>
        <w:t xml:space="preserve"> </w:t>
      </w:r>
      <w:r w:rsidRPr="00F61435">
        <w:rPr>
          <w:sz w:val="18"/>
          <w:szCs w:val="18"/>
          <w:lang w:val="en-GB"/>
        </w:rPr>
        <w:t>,</w:t>
      </w:r>
      <w:r w:rsidRPr="00F61435">
        <w:rPr>
          <w:spacing w:val="-3"/>
          <w:sz w:val="18"/>
          <w:szCs w:val="18"/>
          <w:lang w:val="en-GB"/>
        </w:rPr>
        <w:t xml:space="preserve"> </w:t>
      </w:r>
      <w:r w:rsidRPr="00F61435">
        <w:rPr>
          <w:sz w:val="18"/>
          <w:szCs w:val="18"/>
          <w:lang w:val="en-GB"/>
        </w:rPr>
        <w:t>77–83URL:</w:t>
      </w:r>
      <w:r w:rsidRPr="00F61435">
        <w:rPr>
          <w:w w:val="110"/>
          <w:sz w:val="18"/>
          <w:szCs w:val="18"/>
          <w:lang w:val="en-GB"/>
        </w:rPr>
        <w:t xml:space="preserve"> </w:t>
      </w:r>
      <w:hyperlink r:id="rId18">
        <w:r w:rsidRPr="00F61435">
          <w:rPr>
            <w:color w:val="2F4F4F"/>
            <w:w w:val="110"/>
            <w:sz w:val="18"/>
            <w:szCs w:val="18"/>
            <w:lang w:val="en-GB"/>
          </w:rPr>
          <w:t>http://dx.doi.org/10.1089/env.2017.0039</w:t>
        </w:r>
      </w:hyperlink>
      <w:r w:rsidRPr="00F61435">
        <w:rPr>
          <w:w w:val="110"/>
          <w:sz w:val="18"/>
          <w:szCs w:val="18"/>
          <w:lang w:val="en-GB"/>
        </w:rPr>
        <w:t>, doi:</w:t>
      </w:r>
      <w:hyperlink r:id="rId19">
        <w:r w:rsidRPr="00F61435">
          <w:rPr>
            <w:color w:val="2F4F4F"/>
            <w:w w:val="110"/>
            <w:sz w:val="18"/>
            <w:szCs w:val="18"/>
            <w:lang w:val="en-GB"/>
          </w:rPr>
          <w:t>10.1089/</w:t>
        </w:r>
        <w:bookmarkStart w:id="84" w:name="_bookmark23"/>
        <w:bookmarkEnd w:id="84"/>
        <w:r w:rsidRPr="00F61435">
          <w:rPr>
            <w:color w:val="2F4F4F"/>
            <w:w w:val="110"/>
            <w:sz w:val="18"/>
            <w:szCs w:val="18"/>
            <w:lang w:val="en-GB"/>
          </w:rPr>
          <w:t>en</w:t>
        </w:r>
      </w:hyperlink>
      <w:r w:rsidRPr="00F61435">
        <w:rPr>
          <w:color w:val="2F4F4F"/>
          <w:w w:val="110"/>
          <w:sz w:val="18"/>
          <w:szCs w:val="18"/>
          <w:lang w:val="en-GB"/>
        </w:rPr>
        <w:t xml:space="preserve"> </w:t>
      </w:r>
      <w:bookmarkStart w:id="85" w:name="_bookmark22"/>
      <w:bookmarkEnd w:id="85"/>
      <w:r w:rsidRPr="00F61435">
        <w:rPr>
          <w:sz w:val="18"/>
          <w:szCs w:val="18"/>
          <w:lang w:val="en-GB"/>
        </w:rPr>
        <w:fldChar w:fldCharType="begin"/>
      </w:r>
      <w:r w:rsidRPr="00F61435">
        <w:rPr>
          <w:sz w:val="18"/>
          <w:szCs w:val="18"/>
          <w:lang w:val="en-GB"/>
        </w:rPr>
        <w:instrText>HYPERLINK "http://dx.doi.org/10.1089/env.2017.0039" \h</w:instrText>
      </w:r>
      <w:r w:rsidRPr="00F61435">
        <w:rPr>
          <w:sz w:val="18"/>
          <w:szCs w:val="18"/>
          <w:lang w:val="en-GB"/>
        </w:rPr>
      </w:r>
      <w:r w:rsidRPr="00F61435">
        <w:rPr>
          <w:sz w:val="18"/>
          <w:szCs w:val="18"/>
          <w:lang w:val="en-GB"/>
        </w:rPr>
        <w:fldChar w:fldCharType="separate"/>
      </w:r>
      <w:r w:rsidRPr="00F61435">
        <w:rPr>
          <w:color w:val="2F4F4F"/>
          <w:spacing w:val="-2"/>
          <w:w w:val="110"/>
          <w:sz w:val="18"/>
          <w:szCs w:val="18"/>
          <w:lang w:val="en-GB"/>
        </w:rPr>
        <w:t>v.2017.0039</w:t>
      </w:r>
      <w:r w:rsidRPr="00F61435">
        <w:rPr>
          <w:sz w:val="18"/>
          <w:szCs w:val="18"/>
          <w:lang w:val="en-GB"/>
        </w:rPr>
        <w:fldChar w:fldCharType="end"/>
      </w:r>
      <w:r w:rsidRPr="00F61435">
        <w:rPr>
          <w:spacing w:val="-2"/>
          <w:w w:val="110"/>
          <w:sz w:val="18"/>
          <w:szCs w:val="18"/>
          <w:lang w:val="en-GB"/>
        </w:rPr>
        <w:t>.</w:t>
      </w:r>
    </w:p>
    <w:p w14:paraId="59FEF618" w14:textId="77777777" w:rsidR="009C0070" w:rsidRPr="00F61435" w:rsidRDefault="00000000">
      <w:pPr>
        <w:spacing w:before="7" w:line="235" w:lineRule="auto"/>
        <w:ind w:left="233" w:right="7" w:hanging="200"/>
        <w:jc w:val="both"/>
        <w:rPr>
          <w:sz w:val="18"/>
          <w:szCs w:val="18"/>
          <w:lang w:val="en-GB"/>
        </w:rPr>
      </w:pPr>
      <w:r w:rsidRPr="00F61435">
        <w:rPr>
          <w:sz w:val="18"/>
          <w:szCs w:val="18"/>
          <w:lang w:val="en-GB"/>
        </w:rPr>
        <w:t>Alfieri,</w:t>
      </w:r>
      <w:r w:rsidRPr="00F61435">
        <w:rPr>
          <w:spacing w:val="-10"/>
          <w:sz w:val="18"/>
          <w:szCs w:val="18"/>
          <w:lang w:val="en-GB"/>
        </w:rPr>
        <w:t xml:space="preserve"> </w:t>
      </w:r>
      <w:r w:rsidRPr="00F61435">
        <w:rPr>
          <w:sz w:val="18"/>
          <w:szCs w:val="18"/>
          <w:lang w:val="en-GB"/>
        </w:rPr>
        <w:t>F.,</w:t>
      </w:r>
      <w:r w:rsidRPr="00F61435">
        <w:rPr>
          <w:spacing w:val="-10"/>
          <w:sz w:val="18"/>
          <w:szCs w:val="18"/>
          <w:lang w:val="en-GB"/>
        </w:rPr>
        <w:t xml:space="preserve"> </w:t>
      </w:r>
      <w:r w:rsidRPr="00F61435">
        <w:rPr>
          <w:sz w:val="18"/>
          <w:szCs w:val="18"/>
          <w:lang w:val="en-GB"/>
        </w:rPr>
        <w:t>La</w:t>
      </w:r>
      <w:r w:rsidRPr="00F61435">
        <w:rPr>
          <w:spacing w:val="-10"/>
          <w:sz w:val="18"/>
          <w:szCs w:val="18"/>
          <w:lang w:val="en-GB"/>
        </w:rPr>
        <w:t xml:space="preserve"> </w:t>
      </w:r>
      <w:r w:rsidRPr="00F61435">
        <w:rPr>
          <w:sz w:val="18"/>
          <w:szCs w:val="18"/>
          <w:lang w:val="en-GB"/>
        </w:rPr>
        <w:t>Placa,</w:t>
      </w:r>
      <w:r w:rsidRPr="00F61435">
        <w:rPr>
          <w:spacing w:val="-10"/>
          <w:sz w:val="18"/>
          <w:szCs w:val="18"/>
          <w:lang w:val="en-GB"/>
        </w:rPr>
        <w:t xml:space="preserve"> </w:t>
      </w:r>
      <w:r w:rsidRPr="00F61435">
        <w:rPr>
          <w:sz w:val="18"/>
          <w:szCs w:val="18"/>
          <w:lang w:val="en-GB"/>
        </w:rPr>
        <w:t>M.G.,</w:t>
      </w:r>
      <w:r w:rsidRPr="00F61435">
        <w:rPr>
          <w:spacing w:val="-10"/>
          <w:sz w:val="18"/>
          <w:szCs w:val="18"/>
          <w:lang w:val="en-GB"/>
        </w:rPr>
        <w:t xml:space="preserve"> </w:t>
      </w:r>
      <w:r w:rsidRPr="00F61435">
        <w:rPr>
          <w:sz w:val="18"/>
          <w:szCs w:val="18"/>
          <w:lang w:val="en-GB"/>
        </w:rPr>
        <w:t>et</w:t>
      </w:r>
      <w:r w:rsidRPr="00F61435">
        <w:rPr>
          <w:spacing w:val="-10"/>
          <w:sz w:val="18"/>
          <w:szCs w:val="18"/>
          <w:lang w:val="en-GB"/>
        </w:rPr>
        <w:t xml:space="preserve"> </w:t>
      </w:r>
      <w:r w:rsidRPr="00F61435">
        <w:rPr>
          <w:sz w:val="18"/>
          <w:szCs w:val="18"/>
          <w:lang w:val="en-GB"/>
        </w:rPr>
        <w:t>al.,</w:t>
      </w:r>
      <w:r w:rsidRPr="00F61435">
        <w:rPr>
          <w:spacing w:val="-10"/>
          <w:sz w:val="18"/>
          <w:szCs w:val="18"/>
          <w:lang w:val="en-GB"/>
        </w:rPr>
        <w:t xml:space="preserve"> </w:t>
      </w:r>
      <w:r w:rsidRPr="00F61435">
        <w:rPr>
          <w:sz w:val="18"/>
          <w:szCs w:val="18"/>
          <w:lang w:val="en-GB"/>
        </w:rPr>
        <w:t>2022.</w:t>
      </w:r>
      <w:r w:rsidRPr="00F61435">
        <w:rPr>
          <w:spacing w:val="-10"/>
          <w:sz w:val="18"/>
          <w:szCs w:val="18"/>
          <w:lang w:val="en-GB"/>
        </w:rPr>
        <w:t xml:space="preserve"> </w:t>
      </w:r>
      <w:r w:rsidRPr="00F61435">
        <w:rPr>
          <w:sz w:val="18"/>
          <w:szCs w:val="18"/>
          <w:lang w:val="en-GB"/>
        </w:rPr>
        <w:t>Product</w:t>
      </w:r>
      <w:r w:rsidRPr="00F61435">
        <w:rPr>
          <w:spacing w:val="-10"/>
          <w:sz w:val="18"/>
          <w:szCs w:val="18"/>
          <w:lang w:val="en-GB"/>
        </w:rPr>
        <w:t xml:space="preserve"> </w:t>
      </w:r>
      <w:r w:rsidRPr="00F61435">
        <w:rPr>
          <w:sz w:val="18"/>
          <w:szCs w:val="18"/>
          <w:lang w:val="en-GB"/>
        </w:rPr>
        <w:t>reparability</w:t>
      </w:r>
      <w:r w:rsidRPr="00F61435">
        <w:rPr>
          <w:spacing w:val="-10"/>
          <w:sz w:val="18"/>
          <w:szCs w:val="18"/>
          <w:lang w:val="en-GB"/>
        </w:rPr>
        <w:t xml:space="preserve"> </w:t>
      </w:r>
      <w:r w:rsidRPr="00F61435">
        <w:rPr>
          <w:sz w:val="18"/>
          <w:szCs w:val="18"/>
          <w:lang w:val="en-GB"/>
        </w:rPr>
        <w:t>scoring</w:t>
      </w:r>
      <w:r w:rsidRPr="00F61435">
        <w:rPr>
          <w:spacing w:val="-10"/>
          <w:sz w:val="18"/>
          <w:szCs w:val="18"/>
          <w:lang w:val="en-GB"/>
        </w:rPr>
        <w:t xml:space="preserve"> </w:t>
      </w:r>
      <w:r w:rsidRPr="00F61435">
        <w:rPr>
          <w:sz w:val="18"/>
          <w:szCs w:val="18"/>
          <w:lang w:val="en-GB"/>
        </w:rPr>
        <w:t>system:</w:t>
      </w:r>
      <w:r w:rsidRPr="00F61435">
        <w:rPr>
          <w:spacing w:val="40"/>
          <w:sz w:val="18"/>
          <w:szCs w:val="18"/>
          <w:lang w:val="en-GB"/>
        </w:rPr>
        <w:t xml:space="preserve"> </w:t>
      </w:r>
      <w:r w:rsidRPr="00F61435">
        <w:rPr>
          <w:sz w:val="18"/>
          <w:szCs w:val="18"/>
          <w:lang w:val="en-GB"/>
        </w:rPr>
        <w:t>Specific</w:t>
      </w:r>
      <w:r w:rsidRPr="00F61435">
        <w:rPr>
          <w:spacing w:val="14"/>
          <w:sz w:val="18"/>
          <w:szCs w:val="18"/>
          <w:lang w:val="en-GB"/>
        </w:rPr>
        <w:t xml:space="preserve"> </w:t>
      </w:r>
      <w:r w:rsidRPr="00F61435">
        <w:rPr>
          <w:sz w:val="18"/>
          <w:szCs w:val="18"/>
          <w:lang w:val="en-GB"/>
        </w:rPr>
        <w:t>application</w:t>
      </w:r>
      <w:r w:rsidRPr="00F61435">
        <w:rPr>
          <w:spacing w:val="15"/>
          <w:sz w:val="18"/>
          <w:szCs w:val="18"/>
          <w:lang w:val="en-GB"/>
        </w:rPr>
        <w:t xml:space="preserve"> </w:t>
      </w:r>
      <w:r w:rsidRPr="00F61435">
        <w:rPr>
          <w:sz w:val="18"/>
          <w:szCs w:val="18"/>
          <w:lang w:val="en-GB"/>
        </w:rPr>
        <w:t>to</w:t>
      </w:r>
      <w:r w:rsidRPr="00F61435">
        <w:rPr>
          <w:spacing w:val="15"/>
          <w:sz w:val="18"/>
          <w:szCs w:val="18"/>
          <w:lang w:val="en-GB"/>
        </w:rPr>
        <w:t xml:space="preserve"> </w:t>
      </w:r>
      <w:r w:rsidRPr="00F61435">
        <w:rPr>
          <w:sz w:val="18"/>
          <w:szCs w:val="18"/>
          <w:lang w:val="en-GB"/>
        </w:rPr>
        <w:t>smartphones</w:t>
      </w:r>
      <w:r w:rsidRPr="00F61435">
        <w:rPr>
          <w:spacing w:val="15"/>
          <w:sz w:val="18"/>
          <w:szCs w:val="18"/>
          <w:lang w:val="en-GB"/>
        </w:rPr>
        <w:t xml:space="preserve"> </w:t>
      </w:r>
      <w:r w:rsidRPr="00F61435">
        <w:rPr>
          <w:sz w:val="18"/>
          <w:szCs w:val="18"/>
          <w:lang w:val="en-GB"/>
        </w:rPr>
        <w:t>and</w:t>
      </w:r>
      <w:r w:rsidRPr="00F61435">
        <w:rPr>
          <w:spacing w:val="14"/>
          <w:sz w:val="18"/>
          <w:szCs w:val="18"/>
          <w:lang w:val="en-GB"/>
        </w:rPr>
        <w:t xml:space="preserve"> </w:t>
      </w:r>
      <w:r w:rsidRPr="00F61435">
        <w:rPr>
          <w:sz w:val="18"/>
          <w:szCs w:val="18"/>
          <w:lang w:val="en-GB"/>
        </w:rPr>
        <w:t>slate</w:t>
      </w:r>
      <w:r w:rsidRPr="00F61435">
        <w:rPr>
          <w:spacing w:val="15"/>
          <w:sz w:val="18"/>
          <w:szCs w:val="18"/>
          <w:lang w:val="en-GB"/>
        </w:rPr>
        <w:t xml:space="preserve"> </w:t>
      </w:r>
      <w:r w:rsidRPr="00F61435">
        <w:rPr>
          <w:sz w:val="18"/>
          <w:szCs w:val="18"/>
          <w:lang w:val="en-GB"/>
        </w:rPr>
        <w:t>tablets.</w:t>
      </w:r>
      <w:r w:rsidRPr="00F61435">
        <w:rPr>
          <w:spacing w:val="77"/>
          <w:sz w:val="18"/>
          <w:szCs w:val="18"/>
          <w:lang w:val="en-GB"/>
        </w:rPr>
        <w:t xml:space="preserve"> </w:t>
      </w:r>
      <w:r w:rsidRPr="00F61435">
        <w:rPr>
          <w:sz w:val="18"/>
          <w:szCs w:val="18"/>
          <w:lang w:val="en-GB"/>
        </w:rPr>
        <w:t>URL:</w:t>
      </w:r>
      <w:r w:rsidRPr="00F61435">
        <w:rPr>
          <w:spacing w:val="6"/>
          <w:w w:val="120"/>
          <w:sz w:val="18"/>
          <w:szCs w:val="18"/>
          <w:lang w:val="en-GB"/>
        </w:rPr>
        <w:t xml:space="preserve"> </w:t>
      </w:r>
      <w:hyperlink r:id="rId20">
        <w:r w:rsidRPr="00F61435">
          <w:rPr>
            <w:color w:val="2F4F4F"/>
            <w:spacing w:val="-2"/>
            <w:w w:val="120"/>
            <w:sz w:val="18"/>
            <w:szCs w:val="18"/>
            <w:lang w:val="en-GB"/>
          </w:rPr>
          <w:t>https:</w:t>
        </w:r>
      </w:hyperlink>
    </w:p>
    <w:bookmarkStart w:id="86" w:name="_bookmark25"/>
    <w:bookmarkEnd w:id="86"/>
    <w:p w14:paraId="2533E936" w14:textId="77777777" w:rsidR="009C0070" w:rsidRPr="00F61435" w:rsidRDefault="00000000">
      <w:pPr>
        <w:spacing w:line="201" w:lineRule="exact"/>
        <w:ind w:left="224"/>
        <w:jc w:val="both"/>
        <w:rPr>
          <w:sz w:val="18"/>
          <w:szCs w:val="18"/>
          <w:lang w:val="en-GB"/>
        </w:rPr>
      </w:pPr>
      <w:r w:rsidRPr="00F61435">
        <w:rPr>
          <w:sz w:val="18"/>
          <w:szCs w:val="18"/>
          <w:lang w:val="en-GB"/>
        </w:rPr>
        <w:fldChar w:fldCharType="begin"/>
      </w:r>
      <w:r w:rsidRPr="00F61435">
        <w:rPr>
          <w:sz w:val="18"/>
          <w:szCs w:val="18"/>
          <w:lang w:val="en-GB"/>
        </w:rPr>
        <w:instrText>HYPERLINK "https://data.europa.eu/doi/10.2760/340944" \h</w:instrText>
      </w:r>
      <w:r w:rsidRPr="00F61435">
        <w:rPr>
          <w:sz w:val="18"/>
          <w:szCs w:val="18"/>
          <w:lang w:val="en-GB"/>
        </w:rPr>
      </w:r>
      <w:r w:rsidRPr="00F61435">
        <w:rPr>
          <w:sz w:val="18"/>
          <w:szCs w:val="18"/>
          <w:lang w:val="en-GB"/>
        </w:rPr>
        <w:fldChar w:fldCharType="separate"/>
      </w:r>
      <w:r w:rsidRPr="00F61435">
        <w:rPr>
          <w:color w:val="2F4F4F"/>
          <w:spacing w:val="4"/>
          <w:w w:val="110"/>
          <w:sz w:val="18"/>
          <w:szCs w:val="18"/>
          <w:lang w:val="en-GB"/>
        </w:rPr>
        <w:t>//data.europa.eu/doi/10.2760/340944</w:t>
      </w:r>
      <w:r w:rsidRPr="00F61435">
        <w:rPr>
          <w:sz w:val="18"/>
          <w:szCs w:val="18"/>
          <w:lang w:val="en-GB"/>
        </w:rPr>
        <w:fldChar w:fldCharType="end"/>
      </w:r>
      <w:r w:rsidRPr="00F61435">
        <w:rPr>
          <w:spacing w:val="4"/>
          <w:w w:val="110"/>
          <w:sz w:val="18"/>
          <w:szCs w:val="18"/>
          <w:lang w:val="en-GB"/>
        </w:rPr>
        <w:t>,</w:t>
      </w:r>
      <w:r w:rsidRPr="00F61435">
        <w:rPr>
          <w:spacing w:val="-6"/>
          <w:w w:val="110"/>
          <w:sz w:val="18"/>
          <w:szCs w:val="18"/>
          <w:lang w:val="en-GB"/>
        </w:rPr>
        <w:t xml:space="preserve"> </w:t>
      </w:r>
      <w:r w:rsidRPr="00F61435">
        <w:rPr>
          <w:spacing w:val="-2"/>
          <w:w w:val="110"/>
          <w:sz w:val="18"/>
          <w:szCs w:val="18"/>
          <w:lang w:val="en-GB"/>
        </w:rPr>
        <w:t>doi:</w:t>
      </w:r>
      <w:bookmarkStart w:id="87" w:name="_bookmark24"/>
      <w:bookmarkEnd w:id="87"/>
      <w:r w:rsidRPr="00F61435">
        <w:rPr>
          <w:sz w:val="18"/>
          <w:szCs w:val="18"/>
          <w:lang w:val="en-GB"/>
        </w:rPr>
        <w:fldChar w:fldCharType="begin"/>
      </w:r>
      <w:r w:rsidRPr="00F61435">
        <w:rPr>
          <w:sz w:val="18"/>
          <w:szCs w:val="18"/>
          <w:lang w:val="en-GB"/>
        </w:rPr>
        <w:instrText>HYPERLINK "http://dx.doi.org/10.2760/340944" \h</w:instrText>
      </w:r>
      <w:r w:rsidRPr="00F61435">
        <w:rPr>
          <w:sz w:val="18"/>
          <w:szCs w:val="18"/>
          <w:lang w:val="en-GB"/>
        </w:rPr>
      </w:r>
      <w:r w:rsidRPr="00F61435">
        <w:rPr>
          <w:sz w:val="18"/>
          <w:szCs w:val="18"/>
          <w:lang w:val="en-GB"/>
        </w:rPr>
        <w:fldChar w:fldCharType="separate"/>
      </w:r>
      <w:r w:rsidRPr="00F61435">
        <w:rPr>
          <w:color w:val="2F4F4F"/>
          <w:spacing w:val="-2"/>
          <w:w w:val="110"/>
          <w:sz w:val="18"/>
          <w:szCs w:val="18"/>
          <w:lang w:val="en-GB"/>
        </w:rPr>
        <w:t>10.2760/340944</w:t>
      </w:r>
      <w:r w:rsidRPr="00F61435">
        <w:rPr>
          <w:sz w:val="18"/>
          <w:szCs w:val="18"/>
          <w:lang w:val="en-GB"/>
        </w:rPr>
        <w:fldChar w:fldCharType="end"/>
      </w:r>
      <w:r w:rsidRPr="00F61435">
        <w:rPr>
          <w:spacing w:val="-2"/>
          <w:w w:val="110"/>
          <w:sz w:val="18"/>
          <w:szCs w:val="18"/>
          <w:lang w:val="en-GB"/>
        </w:rPr>
        <w:t>.</w:t>
      </w:r>
    </w:p>
    <w:p w14:paraId="53868512" w14:textId="19974AAD" w:rsidR="009C0070" w:rsidRPr="00F61435" w:rsidRDefault="00000000">
      <w:pPr>
        <w:spacing w:before="3" w:line="237" w:lineRule="auto"/>
        <w:ind w:left="233" w:right="21" w:hanging="200"/>
        <w:jc w:val="both"/>
        <w:rPr>
          <w:sz w:val="18"/>
          <w:szCs w:val="18"/>
          <w:lang w:val="en-GB"/>
        </w:rPr>
      </w:pPr>
      <w:r w:rsidRPr="00F61435">
        <w:rPr>
          <w:spacing w:val="-2"/>
          <w:sz w:val="18"/>
          <w:szCs w:val="18"/>
          <w:lang w:val="en-GB"/>
        </w:rPr>
        <w:t>Andreasi</w:t>
      </w:r>
      <w:r w:rsidRPr="00F61435">
        <w:rPr>
          <w:spacing w:val="-6"/>
          <w:sz w:val="18"/>
          <w:szCs w:val="18"/>
          <w:lang w:val="en-GB"/>
        </w:rPr>
        <w:t xml:space="preserve"> </w:t>
      </w:r>
      <w:r w:rsidRPr="00F61435">
        <w:rPr>
          <w:spacing w:val="-2"/>
          <w:sz w:val="18"/>
          <w:szCs w:val="18"/>
          <w:lang w:val="en-GB"/>
        </w:rPr>
        <w:t>Bassi,</w:t>
      </w:r>
      <w:r w:rsidRPr="00F61435">
        <w:rPr>
          <w:spacing w:val="-6"/>
          <w:sz w:val="18"/>
          <w:szCs w:val="18"/>
          <w:lang w:val="en-GB"/>
        </w:rPr>
        <w:t xml:space="preserve"> </w:t>
      </w:r>
      <w:r w:rsidRPr="00F61435">
        <w:rPr>
          <w:spacing w:val="-2"/>
          <w:sz w:val="18"/>
          <w:szCs w:val="18"/>
          <w:lang w:val="en-GB"/>
        </w:rPr>
        <w:t>S</w:t>
      </w:r>
      <w:r w:rsidRPr="00F61435">
        <w:rPr>
          <w:spacing w:val="-6"/>
          <w:sz w:val="18"/>
          <w:szCs w:val="18"/>
          <w:lang w:val="en-GB"/>
        </w:rPr>
        <w:t xml:space="preserve"> </w:t>
      </w:r>
      <w:r w:rsidRPr="00F61435">
        <w:rPr>
          <w:spacing w:val="-2"/>
          <w:sz w:val="18"/>
          <w:szCs w:val="18"/>
          <w:lang w:val="en-GB"/>
        </w:rPr>
        <w:t>and</w:t>
      </w:r>
      <w:r w:rsidRPr="00F61435">
        <w:rPr>
          <w:spacing w:val="-6"/>
          <w:sz w:val="18"/>
          <w:szCs w:val="18"/>
          <w:lang w:val="en-GB"/>
        </w:rPr>
        <w:t xml:space="preserve"> </w:t>
      </w:r>
      <w:r w:rsidRPr="00F61435">
        <w:rPr>
          <w:spacing w:val="-2"/>
          <w:sz w:val="18"/>
          <w:szCs w:val="18"/>
          <w:lang w:val="en-GB"/>
        </w:rPr>
        <w:t>Biganzoli,</w:t>
      </w:r>
      <w:r w:rsidRPr="00F61435">
        <w:rPr>
          <w:spacing w:val="-6"/>
          <w:sz w:val="18"/>
          <w:szCs w:val="18"/>
          <w:lang w:val="en-GB"/>
        </w:rPr>
        <w:t xml:space="preserve"> </w:t>
      </w:r>
      <w:r w:rsidRPr="00F61435">
        <w:rPr>
          <w:spacing w:val="-2"/>
          <w:sz w:val="18"/>
          <w:szCs w:val="18"/>
          <w:lang w:val="en-GB"/>
        </w:rPr>
        <w:t>F</w:t>
      </w:r>
      <w:r w:rsidRPr="00F61435">
        <w:rPr>
          <w:spacing w:val="-6"/>
          <w:sz w:val="18"/>
          <w:szCs w:val="18"/>
          <w:lang w:val="en-GB"/>
        </w:rPr>
        <w:t xml:space="preserve"> </w:t>
      </w:r>
      <w:r w:rsidRPr="00F61435">
        <w:rPr>
          <w:spacing w:val="-2"/>
          <w:sz w:val="18"/>
          <w:szCs w:val="18"/>
          <w:lang w:val="en-GB"/>
        </w:rPr>
        <w:t>and</w:t>
      </w:r>
      <w:r w:rsidRPr="00F61435">
        <w:rPr>
          <w:spacing w:val="-6"/>
          <w:sz w:val="18"/>
          <w:szCs w:val="18"/>
          <w:lang w:val="en-GB"/>
        </w:rPr>
        <w:t xml:space="preserve"> </w:t>
      </w:r>
      <w:r w:rsidRPr="00F61435">
        <w:rPr>
          <w:spacing w:val="-2"/>
          <w:sz w:val="18"/>
          <w:szCs w:val="18"/>
          <w:lang w:val="en-GB"/>
        </w:rPr>
        <w:t>Ferrara,</w:t>
      </w:r>
      <w:r w:rsidRPr="00F61435">
        <w:rPr>
          <w:spacing w:val="-6"/>
          <w:sz w:val="18"/>
          <w:szCs w:val="18"/>
          <w:lang w:val="en-GB"/>
        </w:rPr>
        <w:t xml:space="preserve"> </w:t>
      </w:r>
      <w:r w:rsidRPr="00F61435">
        <w:rPr>
          <w:spacing w:val="-2"/>
          <w:sz w:val="18"/>
          <w:szCs w:val="18"/>
          <w:lang w:val="en-GB"/>
        </w:rPr>
        <w:t>N</w:t>
      </w:r>
      <w:r w:rsidRPr="00F61435">
        <w:rPr>
          <w:spacing w:val="-6"/>
          <w:sz w:val="18"/>
          <w:szCs w:val="18"/>
          <w:lang w:val="en-GB"/>
        </w:rPr>
        <w:t xml:space="preserve"> </w:t>
      </w:r>
      <w:r w:rsidRPr="00F61435">
        <w:rPr>
          <w:spacing w:val="-2"/>
          <w:sz w:val="18"/>
          <w:szCs w:val="18"/>
          <w:lang w:val="en-GB"/>
        </w:rPr>
        <w:t>and</w:t>
      </w:r>
      <w:r w:rsidRPr="00F61435">
        <w:rPr>
          <w:spacing w:val="-6"/>
          <w:sz w:val="18"/>
          <w:szCs w:val="18"/>
          <w:lang w:val="en-GB"/>
        </w:rPr>
        <w:t xml:space="preserve"> </w:t>
      </w:r>
      <w:r w:rsidRPr="00F61435">
        <w:rPr>
          <w:spacing w:val="-2"/>
          <w:sz w:val="18"/>
          <w:szCs w:val="18"/>
          <w:lang w:val="en-GB"/>
        </w:rPr>
        <w:t>others,</w:t>
      </w:r>
      <w:r w:rsidRPr="00F61435">
        <w:rPr>
          <w:spacing w:val="-6"/>
          <w:sz w:val="18"/>
          <w:szCs w:val="18"/>
          <w:lang w:val="en-GB"/>
        </w:rPr>
        <w:t xml:space="preserve"> </w:t>
      </w:r>
      <w:r w:rsidRPr="00F61435">
        <w:rPr>
          <w:spacing w:val="-2"/>
          <w:sz w:val="18"/>
          <w:szCs w:val="18"/>
          <w:lang w:val="en-GB"/>
        </w:rPr>
        <w:t>2023.</w:t>
      </w:r>
      <w:r w:rsidRPr="00F61435">
        <w:rPr>
          <w:sz w:val="18"/>
          <w:szCs w:val="18"/>
          <w:lang w:val="en-GB"/>
        </w:rPr>
        <w:t xml:space="preserve"> </w:t>
      </w:r>
      <w:r w:rsidRPr="00F61435">
        <w:rPr>
          <w:spacing w:val="-2"/>
          <w:sz w:val="18"/>
          <w:szCs w:val="18"/>
          <w:lang w:val="en-GB"/>
        </w:rPr>
        <w:t>Updated</w:t>
      </w:r>
      <w:r w:rsidRPr="00F61435">
        <w:rPr>
          <w:spacing w:val="40"/>
          <w:sz w:val="18"/>
          <w:szCs w:val="18"/>
          <w:lang w:val="en-GB"/>
        </w:rPr>
        <w:t xml:space="preserve"> </w:t>
      </w:r>
      <w:r w:rsidRPr="00F61435">
        <w:rPr>
          <w:sz w:val="18"/>
          <w:szCs w:val="18"/>
          <w:lang w:val="en-GB"/>
        </w:rPr>
        <w:t>characterisation and normalisation factors for the environmental foot</w:t>
      </w:r>
      <w:r w:rsidRPr="00F61435">
        <w:rPr>
          <w:w w:val="110"/>
          <w:sz w:val="18"/>
          <w:szCs w:val="18"/>
          <w:lang w:val="en-GB"/>
        </w:rPr>
        <w:t>print 3.1 method (EF).</w:t>
      </w:r>
      <w:r w:rsidRPr="00F61435">
        <w:rPr>
          <w:spacing w:val="40"/>
          <w:w w:val="110"/>
          <w:sz w:val="18"/>
          <w:szCs w:val="18"/>
          <w:lang w:val="en-GB"/>
        </w:rPr>
        <w:t xml:space="preserve"> </w:t>
      </w:r>
      <w:r w:rsidRPr="00F61435">
        <w:rPr>
          <w:w w:val="110"/>
          <w:sz w:val="18"/>
          <w:szCs w:val="18"/>
          <w:lang w:val="en-GB"/>
        </w:rPr>
        <w:t xml:space="preserve">URL: </w:t>
      </w:r>
      <w:hyperlink r:id="rId21">
        <w:r w:rsidRPr="00F61435">
          <w:rPr>
            <w:color w:val="2F4F4F"/>
            <w:w w:val="110"/>
            <w:sz w:val="18"/>
            <w:szCs w:val="18"/>
            <w:lang w:val="en-GB"/>
          </w:rPr>
          <w:t>https://doi.org/10.2760/798894</w:t>
        </w:r>
      </w:hyperlink>
      <w:r w:rsidRPr="00F61435">
        <w:rPr>
          <w:w w:val="110"/>
          <w:sz w:val="18"/>
          <w:szCs w:val="18"/>
          <w:lang w:val="en-GB"/>
        </w:rPr>
        <w:t xml:space="preserve">, </w:t>
      </w:r>
      <w:bookmarkStart w:id="88" w:name="_bookmark26"/>
      <w:bookmarkEnd w:id="88"/>
      <w:r w:rsidRPr="00F61435">
        <w:rPr>
          <w:spacing w:val="-2"/>
          <w:w w:val="110"/>
          <w:sz w:val="18"/>
          <w:szCs w:val="18"/>
          <w:lang w:val="en-GB"/>
        </w:rPr>
        <w:t>doi:</w:t>
      </w:r>
      <w:hyperlink r:id="rId22">
        <w:r w:rsidRPr="00F61435">
          <w:rPr>
            <w:color w:val="2F4F4F"/>
            <w:spacing w:val="-2"/>
            <w:w w:val="110"/>
            <w:sz w:val="18"/>
            <w:szCs w:val="18"/>
            <w:lang w:val="en-GB"/>
          </w:rPr>
          <w:t>doi/10.2760/798894</w:t>
        </w:r>
      </w:hyperlink>
      <w:r w:rsidRPr="00F61435">
        <w:rPr>
          <w:spacing w:val="-2"/>
          <w:w w:val="110"/>
          <w:sz w:val="18"/>
          <w:szCs w:val="18"/>
          <w:lang w:val="en-GB"/>
        </w:rPr>
        <w:t>.</w:t>
      </w:r>
    </w:p>
    <w:p w14:paraId="4A7DD7FB" w14:textId="3976FE6E" w:rsidR="009C0070" w:rsidRPr="00F61435" w:rsidRDefault="00000000" w:rsidP="00FA48A2">
      <w:pPr>
        <w:spacing w:before="4" w:line="259" w:lineRule="auto"/>
        <w:ind w:left="227" w:right="23" w:hanging="194"/>
        <w:jc w:val="both"/>
        <w:rPr>
          <w:sz w:val="18"/>
          <w:szCs w:val="18"/>
          <w:lang w:val="en-GB"/>
        </w:rPr>
      </w:pPr>
      <w:r w:rsidRPr="00F61435">
        <w:rPr>
          <w:sz w:val="18"/>
          <w:szCs w:val="18"/>
          <w:lang w:val="en-GB"/>
        </w:rPr>
        <w:t>Arvidsson, R., Söderman, M.L., Sandén, B.A., Nordelöf, A., et al., 2020.</w:t>
      </w:r>
      <w:r w:rsidRPr="00F61435">
        <w:rPr>
          <w:spacing w:val="40"/>
          <w:sz w:val="18"/>
          <w:szCs w:val="18"/>
          <w:lang w:val="en-GB"/>
        </w:rPr>
        <w:t xml:space="preserve"> </w:t>
      </w:r>
      <w:r w:rsidRPr="00F61435">
        <w:rPr>
          <w:sz w:val="18"/>
          <w:szCs w:val="18"/>
          <w:lang w:val="en-GB"/>
        </w:rPr>
        <w:t>A crustal scarcity indicator for long-term global elemental resource</w:t>
      </w:r>
      <w:r w:rsidRPr="00F61435">
        <w:rPr>
          <w:spacing w:val="40"/>
          <w:sz w:val="18"/>
          <w:szCs w:val="18"/>
          <w:lang w:val="en-GB"/>
        </w:rPr>
        <w:t xml:space="preserve"> </w:t>
      </w:r>
      <w:r w:rsidRPr="00F61435">
        <w:rPr>
          <w:sz w:val="18"/>
          <w:szCs w:val="18"/>
          <w:lang w:val="en-GB"/>
        </w:rPr>
        <w:t>assessment in lca.</w:t>
      </w:r>
      <w:r w:rsidRPr="00F61435">
        <w:rPr>
          <w:spacing w:val="28"/>
          <w:sz w:val="18"/>
          <w:szCs w:val="18"/>
          <w:lang w:val="en-GB"/>
        </w:rPr>
        <w:t xml:space="preserve"> </w:t>
      </w:r>
      <w:r w:rsidRPr="00F61435">
        <w:rPr>
          <w:sz w:val="18"/>
          <w:szCs w:val="18"/>
          <w:lang w:val="en-GB"/>
        </w:rPr>
        <w:t>The International Journal of Life Cycle Assessment</w:t>
      </w:r>
      <w:r w:rsidR="00FA48A2" w:rsidRPr="00F61435">
        <w:rPr>
          <w:sz w:val="18"/>
          <w:szCs w:val="18"/>
          <w:lang w:val="en-GB"/>
        </w:rPr>
        <w:t xml:space="preserve">. </w:t>
      </w:r>
      <w:r w:rsidRPr="00F61435">
        <w:rPr>
          <w:w w:val="110"/>
          <w:sz w:val="18"/>
          <w:szCs w:val="18"/>
          <w:lang w:val="en-GB"/>
        </w:rPr>
        <w:t>URL:</w:t>
      </w:r>
      <w:r w:rsidRPr="00F61435">
        <w:rPr>
          <w:spacing w:val="68"/>
          <w:w w:val="150"/>
          <w:sz w:val="18"/>
          <w:szCs w:val="18"/>
          <w:lang w:val="en-GB"/>
        </w:rPr>
        <w:t xml:space="preserve">  </w:t>
      </w:r>
      <w:hyperlink r:id="rId23">
        <w:r w:rsidRPr="00F61435">
          <w:rPr>
            <w:color w:val="2F4F4F"/>
            <w:w w:val="110"/>
            <w:sz w:val="18"/>
            <w:szCs w:val="18"/>
            <w:lang w:val="en-GB"/>
          </w:rPr>
          <w:t>https://dx.doi.org/10.1007/s11367-</w:t>
        </w:r>
        <w:r w:rsidRPr="00F61435">
          <w:rPr>
            <w:color w:val="2F4F4F"/>
            <w:spacing w:val="9"/>
            <w:w w:val="110"/>
            <w:sz w:val="18"/>
            <w:szCs w:val="18"/>
            <w:lang w:val="en-GB"/>
          </w:rPr>
          <w:t>020-</w:t>
        </w:r>
        <w:r w:rsidRPr="00F61435">
          <w:rPr>
            <w:color w:val="2F4F4F"/>
            <w:w w:val="110"/>
            <w:sz w:val="18"/>
            <w:szCs w:val="18"/>
            <w:lang w:val="en-GB"/>
          </w:rPr>
          <w:t>01781-1</w:t>
        </w:r>
      </w:hyperlink>
      <w:r w:rsidRPr="00F61435">
        <w:rPr>
          <w:w w:val="110"/>
          <w:sz w:val="18"/>
          <w:szCs w:val="18"/>
          <w:lang w:val="en-GB"/>
        </w:rPr>
        <w:t>,</w:t>
      </w:r>
      <w:r w:rsidRPr="00F61435">
        <w:rPr>
          <w:spacing w:val="80"/>
          <w:w w:val="110"/>
          <w:sz w:val="18"/>
          <w:szCs w:val="18"/>
          <w:lang w:val="en-GB"/>
        </w:rPr>
        <w:t xml:space="preserve"> </w:t>
      </w:r>
      <w:r w:rsidRPr="00F61435">
        <w:rPr>
          <w:spacing w:val="-2"/>
          <w:w w:val="110"/>
          <w:sz w:val="18"/>
          <w:szCs w:val="18"/>
          <w:lang w:val="en-GB"/>
        </w:rPr>
        <w:t>doi:</w:t>
      </w:r>
      <w:hyperlink r:id="rId24">
        <w:r w:rsidRPr="00F61435">
          <w:rPr>
            <w:color w:val="2F4F4F"/>
            <w:spacing w:val="-2"/>
            <w:w w:val="110"/>
            <w:sz w:val="18"/>
            <w:szCs w:val="18"/>
            <w:lang w:val="en-GB"/>
          </w:rPr>
          <w:t>10.1007/s11367-020-01781-1</w:t>
        </w:r>
      </w:hyperlink>
      <w:r w:rsidRPr="00F61435">
        <w:rPr>
          <w:spacing w:val="-2"/>
          <w:w w:val="110"/>
          <w:sz w:val="18"/>
          <w:szCs w:val="18"/>
          <w:lang w:val="en-GB"/>
        </w:rPr>
        <w:t>.</w:t>
      </w:r>
    </w:p>
    <w:p w14:paraId="58D39B9D" w14:textId="77777777" w:rsidR="009C0070" w:rsidRPr="00F61435" w:rsidRDefault="00000000">
      <w:pPr>
        <w:spacing w:before="14" w:line="228" w:lineRule="auto"/>
        <w:ind w:left="222" w:right="313" w:hanging="200"/>
        <w:jc w:val="both"/>
        <w:rPr>
          <w:sz w:val="18"/>
          <w:szCs w:val="18"/>
          <w:lang w:val="en-GB"/>
        </w:rPr>
      </w:pPr>
      <w:r w:rsidRPr="00F61435">
        <w:rPr>
          <w:sz w:val="18"/>
          <w:szCs w:val="18"/>
          <w:lang w:val="en-GB"/>
        </w:rPr>
        <w:t>Ayres,</w:t>
      </w:r>
      <w:r w:rsidRPr="00F61435">
        <w:rPr>
          <w:spacing w:val="-4"/>
          <w:sz w:val="18"/>
          <w:szCs w:val="18"/>
          <w:lang w:val="en-GB"/>
        </w:rPr>
        <w:t xml:space="preserve"> </w:t>
      </w:r>
      <w:r w:rsidRPr="00F61435">
        <w:rPr>
          <w:sz w:val="18"/>
          <w:szCs w:val="18"/>
          <w:lang w:val="en-GB"/>
        </w:rPr>
        <w:t>R.U.,</w:t>
      </w:r>
      <w:r w:rsidRPr="00F61435">
        <w:rPr>
          <w:spacing w:val="-4"/>
          <w:sz w:val="18"/>
          <w:szCs w:val="18"/>
          <w:lang w:val="en-GB"/>
        </w:rPr>
        <w:t xml:space="preserve"> </w:t>
      </w:r>
      <w:r w:rsidRPr="00F61435">
        <w:rPr>
          <w:sz w:val="18"/>
          <w:szCs w:val="18"/>
          <w:lang w:val="en-GB"/>
        </w:rPr>
        <w:t>1999.</w:t>
      </w:r>
      <w:r w:rsidRPr="00F61435">
        <w:rPr>
          <w:spacing w:val="19"/>
          <w:sz w:val="18"/>
          <w:szCs w:val="18"/>
          <w:lang w:val="en-GB"/>
        </w:rPr>
        <w:t xml:space="preserve"> </w:t>
      </w:r>
      <w:r w:rsidRPr="00F61435">
        <w:rPr>
          <w:sz w:val="18"/>
          <w:szCs w:val="18"/>
          <w:lang w:val="en-GB"/>
        </w:rPr>
        <w:t>The</w:t>
      </w:r>
      <w:r w:rsidRPr="00F61435">
        <w:rPr>
          <w:spacing w:val="-4"/>
          <w:sz w:val="18"/>
          <w:szCs w:val="18"/>
          <w:lang w:val="en-GB"/>
        </w:rPr>
        <w:t xml:space="preserve"> </w:t>
      </w:r>
      <w:r w:rsidRPr="00F61435">
        <w:rPr>
          <w:sz w:val="18"/>
          <w:szCs w:val="18"/>
          <w:lang w:val="en-GB"/>
        </w:rPr>
        <w:t>second</w:t>
      </w:r>
      <w:r w:rsidRPr="00F61435">
        <w:rPr>
          <w:spacing w:val="-4"/>
          <w:sz w:val="18"/>
          <w:szCs w:val="18"/>
          <w:lang w:val="en-GB"/>
        </w:rPr>
        <w:t xml:space="preserve"> </w:t>
      </w:r>
      <w:r w:rsidRPr="00F61435">
        <w:rPr>
          <w:sz w:val="18"/>
          <w:szCs w:val="18"/>
          <w:lang w:val="en-GB"/>
        </w:rPr>
        <w:t>law,</w:t>
      </w:r>
      <w:r w:rsidRPr="00F61435">
        <w:rPr>
          <w:spacing w:val="-4"/>
          <w:sz w:val="18"/>
          <w:szCs w:val="18"/>
          <w:lang w:val="en-GB"/>
        </w:rPr>
        <w:t xml:space="preserve"> </w:t>
      </w:r>
      <w:r w:rsidRPr="00F61435">
        <w:rPr>
          <w:sz w:val="18"/>
          <w:szCs w:val="18"/>
          <w:lang w:val="en-GB"/>
        </w:rPr>
        <w:t>the</w:t>
      </w:r>
      <w:r w:rsidRPr="00F61435">
        <w:rPr>
          <w:spacing w:val="-4"/>
          <w:sz w:val="18"/>
          <w:szCs w:val="18"/>
          <w:lang w:val="en-GB"/>
        </w:rPr>
        <w:t xml:space="preserve"> </w:t>
      </w:r>
      <w:r w:rsidRPr="00F61435">
        <w:rPr>
          <w:sz w:val="18"/>
          <w:szCs w:val="18"/>
          <w:lang w:val="en-GB"/>
        </w:rPr>
        <w:t>fourth</w:t>
      </w:r>
      <w:r w:rsidRPr="00F61435">
        <w:rPr>
          <w:spacing w:val="-4"/>
          <w:sz w:val="18"/>
          <w:szCs w:val="18"/>
          <w:lang w:val="en-GB"/>
        </w:rPr>
        <w:t xml:space="preserve"> </w:t>
      </w:r>
      <w:r w:rsidRPr="00F61435">
        <w:rPr>
          <w:sz w:val="18"/>
          <w:szCs w:val="18"/>
          <w:lang w:val="en-GB"/>
        </w:rPr>
        <w:t>law,</w:t>
      </w:r>
      <w:r w:rsidRPr="00F61435">
        <w:rPr>
          <w:spacing w:val="-4"/>
          <w:sz w:val="18"/>
          <w:szCs w:val="18"/>
          <w:lang w:val="en-GB"/>
        </w:rPr>
        <w:t xml:space="preserve"> </w:t>
      </w:r>
      <w:r w:rsidRPr="00F61435">
        <w:rPr>
          <w:sz w:val="18"/>
          <w:szCs w:val="18"/>
          <w:lang w:val="en-GB"/>
        </w:rPr>
        <w:t>recycling</w:t>
      </w:r>
      <w:r w:rsidRPr="00F61435">
        <w:rPr>
          <w:spacing w:val="-4"/>
          <w:sz w:val="18"/>
          <w:szCs w:val="18"/>
          <w:lang w:val="en-GB"/>
        </w:rPr>
        <w:t xml:space="preserve"> </w:t>
      </w:r>
      <w:r w:rsidRPr="00F61435">
        <w:rPr>
          <w:sz w:val="18"/>
          <w:szCs w:val="18"/>
          <w:lang w:val="en-GB"/>
        </w:rPr>
        <w:t>and</w:t>
      </w:r>
      <w:r w:rsidRPr="00F61435">
        <w:rPr>
          <w:spacing w:val="-4"/>
          <w:sz w:val="18"/>
          <w:szCs w:val="18"/>
          <w:lang w:val="en-GB"/>
        </w:rPr>
        <w:t xml:space="preserve"> </w:t>
      </w:r>
      <w:r w:rsidRPr="00F61435">
        <w:rPr>
          <w:sz w:val="18"/>
          <w:szCs w:val="18"/>
          <w:lang w:val="en-GB"/>
        </w:rPr>
        <w:t>limits</w:t>
      </w:r>
      <w:r w:rsidRPr="00F61435">
        <w:rPr>
          <w:spacing w:val="-4"/>
          <w:sz w:val="18"/>
          <w:szCs w:val="18"/>
          <w:lang w:val="en-GB"/>
        </w:rPr>
        <w:t xml:space="preserve"> </w:t>
      </w:r>
      <w:r w:rsidRPr="00F61435">
        <w:rPr>
          <w:sz w:val="18"/>
          <w:szCs w:val="18"/>
          <w:lang w:val="en-GB"/>
        </w:rPr>
        <w:t>to</w:t>
      </w:r>
      <w:r w:rsidRPr="00F61435">
        <w:rPr>
          <w:w w:val="105"/>
          <w:sz w:val="18"/>
          <w:szCs w:val="18"/>
          <w:lang w:val="en-GB"/>
        </w:rPr>
        <w:t xml:space="preserve"> growth. Ecological Economics URL: </w:t>
      </w:r>
      <w:hyperlink r:id="rId25">
        <w:r w:rsidRPr="00F61435">
          <w:rPr>
            <w:color w:val="2F4F4F"/>
            <w:w w:val="105"/>
            <w:sz w:val="18"/>
            <w:szCs w:val="18"/>
            <w:lang w:val="en-GB"/>
          </w:rPr>
          <w:t>https://doi.org/10.1016/s0</w:t>
        </w:r>
      </w:hyperlink>
      <w:r w:rsidRPr="00F61435">
        <w:rPr>
          <w:color w:val="2F4F4F"/>
          <w:w w:val="105"/>
          <w:sz w:val="18"/>
          <w:szCs w:val="18"/>
          <w:lang w:val="en-GB"/>
        </w:rPr>
        <w:t xml:space="preserve"> </w:t>
      </w:r>
      <w:hyperlink r:id="rId26">
        <w:r w:rsidRPr="00F61435">
          <w:rPr>
            <w:color w:val="2F4F4F"/>
            <w:w w:val="105"/>
            <w:sz w:val="18"/>
            <w:szCs w:val="18"/>
            <w:lang w:val="en-GB"/>
          </w:rPr>
          <w:t>921-8009(98)00098-6</w:t>
        </w:r>
      </w:hyperlink>
      <w:r w:rsidRPr="00F61435">
        <w:rPr>
          <w:w w:val="105"/>
          <w:sz w:val="18"/>
          <w:szCs w:val="18"/>
          <w:lang w:val="en-GB"/>
        </w:rPr>
        <w:t>,</w:t>
      </w:r>
      <w:r w:rsidRPr="00F61435">
        <w:rPr>
          <w:spacing w:val="49"/>
          <w:w w:val="105"/>
          <w:sz w:val="18"/>
          <w:szCs w:val="18"/>
          <w:lang w:val="en-GB"/>
        </w:rPr>
        <w:t xml:space="preserve">  </w:t>
      </w:r>
      <w:r w:rsidRPr="00F61435">
        <w:rPr>
          <w:w w:val="105"/>
          <w:sz w:val="18"/>
          <w:szCs w:val="18"/>
          <w:lang w:val="en-GB"/>
        </w:rPr>
        <w:t>doi:</w:t>
      </w:r>
      <w:hyperlink r:id="rId27">
        <w:r w:rsidRPr="00F61435">
          <w:rPr>
            <w:color w:val="2F4F4F"/>
            <w:w w:val="105"/>
            <w:sz w:val="18"/>
            <w:szCs w:val="18"/>
            <w:lang w:val="en-GB"/>
          </w:rPr>
          <w:t>10.1016/s0921-8009(98)00098-6</w:t>
        </w:r>
      </w:hyperlink>
      <w:r w:rsidRPr="00F61435">
        <w:rPr>
          <w:w w:val="105"/>
          <w:sz w:val="18"/>
          <w:szCs w:val="18"/>
          <w:lang w:val="en-GB"/>
        </w:rPr>
        <w:t>.</w:t>
      </w:r>
    </w:p>
    <w:p w14:paraId="4905B14C" w14:textId="5C18932E" w:rsidR="009C0070" w:rsidRPr="00F61435" w:rsidRDefault="00000000">
      <w:pPr>
        <w:spacing w:before="5" w:line="256" w:lineRule="auto"/>
        <w:ind w:left="220" w:right="286" w:hanging="197"/>
        <w:jc w:val="both"/>
        <w:rPr>
          <w:sz w:val="18"/>
          <w:szCs w:val="18"/>
          <w:lang w:val="en-GB"/>
        </w:rPr>
      </w:pPr>
      <w:r w:rsidRPr="00F61435">
        <w:rPr>
          <w:spacing w:val="-2"/>
          <w:sz w:val="18"/>
          <w:szCs w:val="18"/>
          <w:lang w:val="en-GB"/>
        </w:rPr>
        <w:t>Berger,</w:t>
      </w:r>
      <w:r w:rsidRPr="00F61435">
        <w:rPr>
          <w:spacing w:val="-7"/>
          <w:sz w:val="18"/>
          <w:szCs w:val="18"/>
          <w:lang w:val="en-GB"/>
        </w:rPr>
        <w:t xml:space="preserve"> </w:t>
      </w:r>
      <w:r w:rsidRPr="00F61435">
        <w:rPr>
          <w:spacing w:val="-2"/>
          <w:sz w:val="18"/>
          <w:szCs w:val="18"/>
          <w:lang w:val="en-GB"/>
        </w:rPr>
        <w:t>M.,</w:t>
      </w:r>
      <w:r w:rsidRPr="00F61435">
        <w:rPr>
          <w:spacing w:val="-7"/>
          <w:sz w:val="18"/>
          <w:szCs w:val="18"/>
          <w:lang w:val="en-GB"/>
        </w:rPr>
        <w:t xml:space="preserve"> </w:t>
      </w:r>
      <w:r w:rsidRPr="00F61435">
        <w:rPr>
          <w:spacing w:val="-2"/>
          <w:sz w:val="18"/>
          <w:szCs w:val="18"/>
          <w:lang w:val="en-GB"/>
        </w:rPr>
        <w:t>Sonderegger,</w:t>
      </w:r>
      <w:r w:rsidRPr="00F61435">
        <w:rPr>
          <w:spacing w:val="-7"/>
          <w:sz w:val="18"/>
          <w:szCs w:val="18"/>
          <w:lang w:val="en-GB"/>
        </w:rPr>
        <w:t xml:space="preserve"> </w:t>
      </w:r>
      <w:r w:rsidRPr="00F61435">
        <w:rPr>
          <w:spacing w:val="-2"/>
          <w:sz w:val="18"/>
          <w:szCs w:val="18"/>
          <w:lang w:val="en-GB"/>
        </w:rPr>
        <w:t>T.,</w:t>
      </w:r>
      <w:r w:rsidRPr="00F61435">
        <w:rPr>
          <w:spacing w:val="-7"/>
          <w:sz w:val="18"/>
          <w:szCs w:val="18"/>
          <w:lang w:val="en-GB"/>
        </w:rPr>
        <w:t xml:space="preserve"> </w:t>
      </w:r>
      <w:r w:rsidRPr="00F61435">
        <w:rPr>
          <w:spacing w:val="-2"/>
          <w:sz w:val="18"/>
          <w:szCs w:val="18"/>
          <w:lang w:val="en-GB"/>
        </w:rPr>
        <w:t>Alvarenga,</w:t>
      </w:r>
      <w:r w:rsidRPr="00F61435">
        <w:rPr>
          <w:spacing w:val="-7"/>
          <w:sz w:val="18"/>
          <w:szCs w:val="18"/>
          <w:lang w:val="en-GB"/>
        </w:rPr>
        <w:t xml:space="preserve"> </w:t>
      </w:r>
      <w:r w:rsidRPr="00F61435">
        <w:rPr>
          <w:spacing w:val="-2"/>
          <w:sz w:val="18"/>
          <w:szCs w:val="18"/>
          <w:lang w:val="en-GB"/>
        </w:rPr>
        <w:t>R.,</w:t>
      </w:r>
      <w:r w:rsidRPr="00F61435">
        <w:rPr>
          <w:spacing w:val="-7"/>
          <w:sz w:val="18"/>
          <w:szCs w:val="18"/>
          <w:lang w:val="en-GB"/>
        </w:rPr>
        <w:t xml:space="preserve"> </w:t>
      </w:r>
      <w:r w:rsidRPr="00F61435">
        <w:rPr>
          <w:spacing w:val="-2"/>
          <w:sz w:val="18"/>
          <w:szCs w:val="18"/>
          <w:lang w:val="en-GB"/>
        </w:rPr>
        <w:t>Bach,</w:t>
      </w:r>
      <w:r w:rsidRPr="00F61435">
        <w:rPr>
          <w:spacing w:val="-7"/>
          <w:sz w:val="18"/>
          <w:szCs w:val="18"/>
          <w:lang w:val="en-GB"/>
        </w:rPr>
        <w:t xml:space="preserve"> </w:t>
      </w:r>
      <w:r w:rsidRPr="00F61435">
        <w:rPr>
          <w:spacing w:val="-2"/>
          <w:sz w:val="18"/>
          <w:szCs w:val="18"/>
          <w:lang w:val="en-GB"/>
        </w:rPr>
        <w:t>V.,</w:t>
      </w:r>
      <w:r w:rsidRPr="00F61435">
        <w:rPr>
          <w:spacing w:val="-7"/>
          <w:sz w:val="18"/>
          <w:szCs w:val="18"/>
          <w:lang w:val="en-GB"/>
        </w:rPr>
        <w:t xml:space="preserve"> </w:t>
      </w:r>
      <w:r w:rsidRPr="00F61435">
        <w:rPr>
          <w:spacing w:val="-2"/>
          <w:sz w:val="18"/>
          <w:szCs w:val="18"/>
          <w:lang w:val="en-GB"/>
        </w:rPr>
        <w:t>Cimprich,</w:t>
      </w:r>
      <w:r w:rsidRPr="00F61435">
        <w:rPr>
          <w:spacing w:val="-7"/>
          <w:sz w:val="18"/>
          <w:szCs w:val="18"/>
          <w:lang w:val="en-GB"/>
        </w:rPr>
        <w:t xml:space="preserve"> </w:t>
      </w:r>
      <w:r w:rsidRPr="00F61435">
        <w:rPr>
          <w:spacing w:val="-2"/>
          <w:sz w:val="18"/>
          <w:szCs w:val="18"/>
          <w:lang w:val="en-GB"/>
        </w:rPr>
        <w:t>A.,</w:t>
      </w:r>
      <w:r w:rsidRPr="00F61435">
        <w:rPr>
          <w:spacing w:val="-7"/>
          <w:sz w:val="18"/>
          <w:szCs w:val="18"/>
          <w:lang w:val="en-GB"/>
        </w:rPr>
        <w:t xml:space="preserve"> </w:t>
      </w:r>
      <w:r w:rsidRPr="00F61435">
        <w:rPr>
          <w:spacing w:val="-2"/>
          <w:sz w:val="18"/>
          <w:szCs w:val="18"/>
          <w:lang w:val="en-GB"/>
        </w:rPr>
        <w:t>Dewulf,</w:t>
      </w:r>
      <w:r w:rsidRPr="00F61435">
        <w:rPr>
          <w:spacing w:val="40"/>
          <w:sz w:val="18"/>
          <w:szCs w:val="18"/>
          <w:lang w:val="en-GB"/>
        </w:rPr>
        <w:t xml:space="preserve"> </w:t>
      </w:r>
      <w:r w:rsidRPr="00F61435">
        <w:rPr>
          <w:sz w:val="18"/>
          <w:szCs w:val="18"/>
          <w:lang w:val="en-GB"/>
        </w:rPr>
        <w:t>J.,</w:t>
      </w:r>
      <w:r w:rsidRPr="00F61435">
        <w:rPr>
          <w:spacing w:val="-10"/>
          <w:sz w:val="18"/>
          <w:szCs w:val="18"/>
          <w:lang w:val="en-GB"/>
        </w:rPr>
        <w:t xml:space="preserve"> </w:t>
      </w:r>
      <w:r w:rsidRPr="00F61435">
        <w:rPr>
          <w:sz w:val="18"/>
          <w:szCs w:val="18"/>
          <w:lang w:val="en-GB"/>
        </w:rPr>
        <w:t>Frischknecht,</w:t>
      </w:r>
      <w:r w:rsidRPr="00F61435">
        <w:rPr>
          <w:spacing w:val="-10"/>
          <w:sz w:val="18"/>
          <w:szCs w:val="18"/>
          <w:lang w:val="en-GB"/>
        </w:rPr>
        <w:t xml:space="preserve"> </w:t>
      </w:r>
      <w:r w:rsidRPr="00F61435">
        <w:rPr>
          <w:sz w:val="18"/>
          <w:szCs w:val="18"/>
          <w:lang w:val="en-GB"/>
        </w:rPr>
        <w:t>R.,</w:t>
      </w:r>
      <w:r w:rsidRPr="00F61435">
        <w:rPr>
          <w:spacing w:val="-10"/>
          <w:sz w:val="18"/>
          <w:szCs w:val="18"/>
          <w:lang w:val="en-GB"/>
        </w:rPr>
        <w:t xml:space="preserve"> </w:t>
      </w:r>
      <w:r w:rsidRPr="00F61435">
        <w:rPr>
          <w:sz w:val="18"/>
          <w:szCs w:val="18"/>
          <w:lang w:val="en-GB"/>
        </w:rPr>
        <w:t>Guinée,</w:t>
      </w:r>
      <w:r w:rsidRPr="00F61435">
        <w:rPr>
          <w:spacing w:val="-10"/>
          <w:sz w:val="18"/>
          <w:szCs w:val="18"/>
          <w:lang w:val="en-GB"/>
        </w:rPr>
        <w:t xml:space="preserve"> </w:t>
      </w:r>
      <w:r w:rsidRPr="00F61435">
        <w:rPr>
          <w:sz w:val="18"/>
          <w:szCs w:val="18"/>
          <w:lang w:val="en-GB"/>
        </w:rPr>
        <w:t>J.,</w:t>
      </w:r>
      <w:r w:rsidRPr="00F61435">
        <w:rPr>
          <w:spacing w:val="-10"/>
          <w:sz w:val="18"/>
          <w:szCs w:val="18"/>
          <w:lang w:val="en-GB"/>
        </w:rPr>
        <w:t xml:space="preserve"> </w:t>
      </w:r>
      <w:r w:rsidRPr="00F61435">
        <w:rPr>
          <w:sz w:val="18"/>
          <w:szCs w:val="18"/>
          <w:lang w:val="en-GB"/>
        </w:rPr>
        <w:t>Helbig,</w:t>
      </w:r>
      <w:r w:rsidRPr="00F61435">
        <w:rPr>
          <w:spacing w:val="-10"/>
          <w:sz w:val="18"/>
          <w:szCs w:val="18"/>
          <w:lang w:val="en-GB"/>
        </w:rPr>
        <w:t xml:space="preserve"> </w:t>
      </w:r>
      <w:r w:rsidRPr="00F61435">
        <w:rPr>
          <w:sz w:val="18"/>
          <w:szCs w:val="18"/>
          <w:lang w:val="en-GB"/>
        </w:rPr>
        <w:t>C.,</w:t>
      </w:r>
      <w:r w:rsidRPr="00F61435">
        <w:rPr>
          <w:spacing w:val="-10"/>
          <w:sz w:val="18"/>
          <w:szCs w:val="18"/>
          <w:lang w:val="en-GB"/>
        </w:rPr>
        <w:t xml:space="preserve"> </w:t>
      </w:r>
      <w:r w:rsidRPr="00F61435">
        <w:rPr>
          <w:sz w:val="18"/>
          <w:szCs w:val="18"/>
          <w:lang w:val="en-GB"/>
        </w:rPr>
        <w:t>Huppertz,</w:t>
      </w:r>
      <w:r w:rsidRPr="00F61435">
        <w:rPr>
          <w:spacing w:val="-10"/>
          <w:sz w:val="18"/>
          <w:szCs w:val="18"/>
          <w:lang w:val="en-GB"/>
        </w:rPr>
        <w:t xml:space="preserve"> </w:t>
      </w:r>
      <w:r w:rsidRPr="00F61435">
        <w:rPr>
          <w:sz w:val="18"/>
          <w:szCs w:val="18"/>
          <w:lang w:val="en-GB"/>
        </w:rPr>
        <w:t>T.,</w:t>
      </w:r>
      <w:r w:rsidRPr="00F61435">
        <w:rPr>
          <w:spacing w:val="-10"/>
          <w:sz w:val="18"/>
          <w:szCs w:val="18"/>
          <w:lang w:val="en-GB"/>
        </w:rPr>
        <w:t xml:space="preserve"> </w:t>
      </w:r>
      <w:r w:rsidRPr="00F61435">
        <w:rPr>
          <w:sz w:val="18"/>
          <w:szCs w:val="18"/>
          <w:lang w:val="en-GB"/>
        </w:rPr>
        <w:t>Jolliet,</w:t>
      </w:r>
      <w:r w:rsidRPr="00F61435">
        <w:rPr>
          <w:spacing w:val="-10"/>
          <w:sz w:val="18"/>
          <w:szCs w:val="18"/>
          <w:lang w:val="en-GB"/>
        </w:rPr>
        <w:t xml:space="preserve"> </w:t>
      </w:r>
      <w:r w:rsidRPr="00F61435">
        <w:rPr>
          <w:sz w:val="18"/>
          <w:szCs w:val="18"/>
          <w:lang w:val="en-GB"/>
        </w:rPr>
        <w:t>O.,</w:t>
      </w:r>
      <w:r w:rsidRPr="00F61435">
        <w:rPr>
          <w:spacing w:val="-10"/>
          <w:sz w:val="18"/>
          <w:szCs w:val="18"/>
          <w:lang w:val="en-GB"/>
        </w:rPr>
        <w:t xml:space="preserve"> </w:t>
      </w:r>
      <w:r w:rsidRPr="00F61435">
        <w:rPr>
          <w:sz w:val="18"/>
          <w:szCs w:val="18"/>
          <w:lang w:val="en-GB"/>
        </w:rPr>
        <w:t>Mo</w:t>
      </w:r>
      <w:r w:rsidRPr="00F61435">
        <w:rPr>
          <w:spacing w:val="-2"/>
          <w:sz w:val="18"/>
          <w:szCs w:val="18"/>
          <w:lang w:val="en-GB"/>
        </w:rPr>
        <w:t>toshita,</w:t>
      </w:r>
      <w:r w:rsidRPr="00F61435">
        <w:rPr>
          <w:spacing w:val="-8"/>
          <w:sz w:val="18"/>
          <w:szCs w:val="18"/>
          <w:lang w:val="en-GB"/>
        </w:rPr>
        <w:t xml:space="preserve"> </w:t>
      </w:r>
      <w:r w:rsidRPr="00F61435">
        <w:rPr>
          <w:spacing w:val="-2"/>
          <w:sz w:val="18"/>
          <w:szCs w:val="18"/>
          <w:lang w:val="en-GB"/>
        </w:rPr>
        <w:t>M.,</w:t>
      </w:r>
      <w:r w:rsidRPr="00F61435">
        <w:rPr>
          <w:spacing w:val="-8"/>
          <w:sz w:val="18"/>
          <w:szCs w:val="18"/>
          <w:lang w:val="en-GB"/>
        </w:rPr>
        <w:t xml:space="preserve"> </w:t>
      </w:r>
      <w:r w:rsidRPr="00F61435">
        <w:rPr>
          <w:spacing w:val="-2"/>
          <w:sz w:val="18"/>
          <w:szCs w:val="18"/>
          <w:lang w:val="en-GB"/>
        </w:rPr>
        <w:t>Northey,</w:t>
      </w:r>
      <w:r w:rsidRPr="00F61435">
        <w:rPr>
          <w:spacing w:val="-8"/>
          <w:sz w:val="18"/>
          <w:szCs w:val="18"/>
          <w:lang w:val="en-GB"/>
        </w:rPr>
        <w:t xml:space="preserve"> </w:t>
      </w:r>
      <w:r w:rsidRPr="00F61435">
        <w:rPr>
          <w:spacing w:val="-2"/>
          <w:sz w:val="18"/>
          <w:szCs w:val="18"/>
          <w:lang w:val="en-GB"/>
        </w:rPr>
        <w:t>S.,</w:t>
      </w:r>
      <w:r w:rsidRPr="00F61435">
        <w:rPr>
          <w:spacing w:val="-8"/>
          <w:sz w:val="18"/>
          <w:szCs w:val="18"/>
          <w:lang w:val="en-GB"/>
        </w:rPr>
        <w:t xml:space="preserve"> </w:t>
      </w:r>
      <w:r w:rsidRPr="00F61435">
        <w:rPr>
          <w:spacing w:val="-2"/>
          <w:sz w:val="18"/>
          <w:szCs w:val="18"/>
          <w:lang w:val="en-GB"/>
        </w:rPr>
        <w:t>Peña,</w:t>
      </w:r>
      <w:r w:rsidRPr="00F61435">
        <w:rPr>
          <w:spacing w:val="-8"/>
          <w:sz w:val="18"/>
          <w:szCs w:val="18"/>
          <w:lang w:val="en-GB"/>
        </w:rPr>
        <w:t xml:space="preserve"> </w:t>
      </w:r>
      <w:r w:rsidRPr="00F61435">
        <w:rPr>
          <w:spacing w:val="-2"/>
          <w:sz w:val="18"/>
          <w:szCs w:val="18"/>
          <w:lang w:val="en-GB"/>
        </w:rPr>
        <w:t>C.A.,</w:t>
      </w:r>
      <w:r w:rsidRPr="00F61435">
        <w:rPr>
          <w:spacing w:val="-8"/>
          <w:sz w:val="18"/>
          <w:szCs w:val="18"/>
          <w:lang w:val="en-GB"/>
        </w:rPr>
        <w:t xml:space="preserve"> </w:t>
      </w:r>
      <w:r w:rsidRPr="00F61435">
        <w:rPr>
          <w:spacing w:val="-2"/>
          <w:sz w:val="18"/>
          <w:szCs w:val="18"/>
          <w:lang w:val="en-GB"/>
        </w:rPr>
        <w:t>Rugani,</w:t>
      </w:r>
      <w:r w:rsidRPr="00F61435">
        <w:rPr>
          <w:spacing w:val="-8"/>
          <w:sz w:val="18"/>
          <w:szCs w:val="18"/>
          <w:lang w:val="en-GB"/>
        </w:rPr>
        <w:t xml:space="preserve"> </w:t>
      </w:r>
      <w:r w:rsidRPr="00F61435">
        <w:rPr>
          <w:spacing w:val="-2"/>
          <w:sz w:val="18"/>
          <w:szCs w:val="18"/>
          <w:lang w:val="en-GB"/>
        </w:rPr>
        <w:t>B.,</w:t>
      </w:r>
      <w:r w:rsidRPr="00F61435">
        <w:rPr>
          <w:spacing w:val="-8"/>
          <w:sz w:val="18"/>
          <w:szCs w:val="18"/>
          <w:lang w:val="en-GB"/>
        </w:rPr>
        <w:t xml:space="preserve"> </w:t>
      </w:r>
      <w:r w:rsidRPr="00F61435">
        <w:rPr>
          <w:spacing w:val="-2"/>
          <w:sz w:val="18"/>
          <w:szCs w:val="18"/>
          <w:lang w:val="en-GB"/>
        </w:rPr>
        <w:t>Sahnoune,</w:t>
      </w:r>
      <w:r w:rsidRPr="00F61435">
        <w:rPr>
          <w:spacing w:val="-8"/>
          <w:sz w:val="18"/>
          <w:szCs w:val="18"/>
          <w:lang w:val="en-GB"/>
        </w:rPr>
        <w:t xml:space="preserve"> </w:t>
      </w:r>
      <w:r w:rsidRPr="00F61435">
        <w:rPr>
          <w:spacing w:val="-2"/>
          <w:sz w:val="18"/>
          <w:szCs w:val="18"/>
          <w:lang w:val="en-GB"/>
        </w:rPr>
        <w:t>A.,</w:t>
      </w:r>
      <w:r w:rsidRPr="00F61435">
        <w:rPr>
          <w:spacing w:val="-8"/>
          <w:sz w:val="18"/>
          <w:szCs w:val="18"/>
          <w:lang w:val="en-GB"/>
        </w:rPr>
        <w:t xml:space="preserve"> </w:t>
      </w:r>
      <w:r w:rsidRPr="00F61435">
        <w:rPr>
          <w:spacing w:val="-2"/>
          <w:sz w:val="18"/>
          <w:szCs w:val="18"/>
          <w:lang w:val="en-GB"/>
        </w:rPr>
        <w:t>Schrijvers,</w:t>
      </w:r>
      <w:r w:rsidRPr="00F61435">
        <w:rPr>
          <w:spacing w:val="40"/>
          <w:sz w:val="18"/>
          <w:szCs w:val="18"/>
          <w:lang w:val="en-GB"/>
        </w:rPr>
        <w:t xml:space="preserve"> </w:t>
      </w:r>
      <w:r w:rsidRPr="00F61435">
        <w:rPr>
          <w:spacing w:val="-2"/>
          <w:sz w:val="18"/>
          <w:szCs w:val="18"/>
          <w:lang w:val="en-GB"/>
        </w:rPr>
        <w:t>D.,</w:t>
      </w:r>
      <w:r w:rsidRPr="00F61435">
        <w:rPr>
          <w:spacing w:val="-8"/>
          <w:sz w:val="18"/>
          <w:szCs w:val="18"/>
          <w:lang w:val="en-GB"/>
        </w:rPr>
        <w:t xml:space="preserve"> </w:t>
      </w:r>
      <w:r w:rsidRPr="00F61435">
        <w:rPr>
          <w:spacing w:val="-2"/>
          <w:sz w:val="18"/>
          <w:szCs w:val="18"/>
          <w:lang w:val="en-GB"/>
        </w:rPr>
        <w:t>Schulze,</w:t>
      </w:r>
      <w:r w:rsidRPr="00F61435">
        <w:rPr>
          <w:spacing w:val="-8"/>
          <w:sz w:val="18"/>
          <w:szCs w:val="18"/>
          <w:lang w:val="en-GB"/>
        </w:rPr>
        <w:t xml:space="preserve"> </w:t>
      </w:r>
      <w:r w:rsidRPr="00F61435">
        <w:rPr>
          <w:spacing w:val="-2"/>
          <w:sz w:val="18"/>
          <w:szCs w:val="18"/>
          <w:lang w:val="en-GB"/>
        </w:rPr>
        <w:t>R.,</w:t>
      </w:r>
      <w:r w:rsidRPr="00F61435">
        <w:rPr>
          <w:spacing w:val="-8"/>
          <w:sz w:val="18"/>
          <w:szCs w:val="18"/>
          <w:lang w:val="en-GB"/>
        </w:rPr>
        <w:t xml:space="preserve"> </w:t>
      </w:r>
      <w:r w:rsidRPr="00F61435">
        <w:rPr>
          <w:spacing w:val="-2"/>
          <w:sz w:val="18"/>
          <w:szCs w:val="18"/>
          <w:lang w:val="en-GB"/>
        </w:rPr>
        <w:t>Sonnemann,</w:t>
      </w:r>
      <w:r w:rsidRPr="00F61435">
        <w:rPr>
          <w:spacing w:val="-8"/>
          <w:sz w:val="18"/>
          <w:szCs w:val="18"/>
          <w:lang w:val="en-GB"/>
        </w:rPr>
        <w:t xml:space="preserve"> </w:t>
      </w:r>
      <w:r w:rsidRPr="00F61435">
        <w:rPr>
          <w:spacing w:val="-2"/>
          <w:sz w:val="18"/>
          <w:szCs w:val="18"/>
          <w:lang w:val="en-GB"/>
        </w:rPr>
        <w:t>G.,</w:t>
      </w:r>
      <w:r w:rsidRPr="00F61435">
        <w:rPr>
          <w:spacing w:val="-8"/>
          <w:sz w:val="18"/>
          <w:szCs w:val="18"/>
          <w:lang w:val="en-GB"/>
        </w:rPr>
        <w:t xml:space="preserve"> </w:t>
      </w:r>
      <w:r w:rsidRPr="00F61435">
        <w:rPr>
          <w:spacing w:val="-2"/>
          <w:sz w:val="18"/>
          <w:szCs w:val="18"/>
          <w:lang w:val="en-GB"/>
        </w:rPr>
        <w:t>Valero,</w:t>
      </w:r>
      <w:r w:rsidRPr="00F61435">
        <w:rPr>
          <w:spacing w:val="-8"/>
          <w:sz w:val="18"/>
          <w:szCs w:val="18"/>
          <w:lang w:val="en-GB"/>
        </w:rPr>
        <w:t xml:space="preserve"> </w:t>
      </w:r>
      <w:r w:rsidRPr="00F61435">
        <w:rPr>
          <w:spacing w:val="-2"/>
          <w:sz w:val="18"/>
          <w:szCs w:val="18"/>
          <w:lang w:val="en-GB"/>
        </w:rPr>
        <w:t>A.,</w:t>
      </w:r>
      <w:r w:rsidRPr="00F61435">
        <w:rPr>
          <w:spacing w:val="-8"/>
          <w:sz w:val="18"/>
          <w:szCs w:val="18"/>
          <w:lang w:val="en-GB"/>
        </w:rPr>
        <w:t xml:space="preserve"> </w:t>
      </w:r>
      <w:r w:rsidRPr="00F61435">
        <w:rPr>
          <w:spacing w:val="-2"/>
          <w:sz w:val="18"/>
          <w:szCs w:val="18"/>
          <w:lang w:val="en-GB"/>
        </w:rPr>
        <w:t>Weidema,</w:t>
      </w:r>
      <w:r w:rsidRPr="00F61435">
        <w:rPr>
          <w:spacing w:val="-8"/>
          <w:sz w:val="18"/>
          <w:szCs w:val="18"/>
          <w:lang w:val="en-GB"/>
        </w:rPr>
        <w:t xml:space="preserve"> </w:t>
      </w:r>
      <w:r w:rsidRPr="00F61435">
        <w:rPr>
          <w:spacing w:val="-2"/>
          <w:sz w:val="18"/>
          <w:szCs w:val="18"/>
          <w:lang w:val="en-GB"/>
        </w:rPr>
        <w:t>B.P.,</w:t>
      </w:r>
      <w:r w:rsidRPr="00F61435">
        <w:rPr>
          <w:spacing w:val="-8"/>
          <w:sz w:val="18"/>
          <w:szCs w:val="18"/>
          <w:lang w:val="en-GB"/>
        </w:rPr>
        <w:t xml:space="preserve"> </w:t>
      </w:r>
      <w:r w:rsidRPr="00F61435">
        <w:rPr>
          <w:spacing w:val="-2"/>
          <w:sz w:val="18"/>
          <w:szCs w:val="18"/>
          <w:lang w:val="en-GB"/>
        </w:rPr>
        <w:t>Young,</w:t>
      </w:r>
      <w:r w:rsidRPr="00F61435">
        <w:rPr>
          <w:spacing w:val="-8"/>
          <w:sz w:val="18"/>
          <w:szCs w:val="18"/>
          <w:lang w:val="en-GB"/>
        </w:rPr>
        <w:t xml:space="preserve"> </w:t>
      </w:r>
      <w:r w:rsidRPr="00F61435">
        <w:rPr>
          <w:spacing w:val="-2"/>
          <w:sz w:val="18"/>
          <w:szCs w:val="18"/>
          <w:lang w:val="en-GB"/>
        </w:rPr>
        <w:t>S.B.,</w:t>
      </w:r>
      <w:r w:rsidRPr="00F61435">
        <w:rPr>
          <w:spacing w:val="40"/>
          <w:sz w:val="18"/>
          <w:szCs w:val="18"/>
          <w:lang w:val="en-GB"/>
        </w:rPr>
        <w:t xml:space="preserve"> </w:t>
      </w:r>
      <w:r w:rsidRPr="00F61435">
        <w:rPr>
          <w:sz w:val="18"/>
          <w:szCs w:val="18"/>
          <w:lang w:val="en-GB"/>
        </w:rPr>
        <w:t>2020.</w:t>
      </w:r>
      <w:r w:rsidRPr="00F61435">
        <w:rPr>
          <w:spacing w:val="40"/>
          <w:sz w:val="18"/>
          <w:szCs w:val="18"/>
          <w:lang w:val="en-GB"/>
        </w:rPr>
        <w:t xml:space="preserve"> </w:t>
      </w:r>
      <w:r w:rsidRPr="00F61435">
        <w:rPr>
          <w:sz w:val="18"/>
          <w:szCs w:val="18"/>
          <w:lang w:val="en-GB"/>
        </w:rPr>
        <w:t>Mineral resources in life cycle impact assessment: part ii —</w:t>
      </w:r>
      <w:r w:rsidRPr="00F61435">
        <w:rPr>
          <w:spacing w:val="40"/>
          <w:sz w:val="18"/>
          <w:szCs w:val="18"/>
          <w:lang w:val="en-GB"/>
        </w:rPr>
        <w:t xml:space="preserve"> </w:t>
      </w:r>
      <w:r w:rsidRPr="00F61435">
        <w:rPr>
          <w:sz w:val="18"/>
          <w:szCs w:val="18"/>
          <w:lang w:val="en-GB"/>
        </w:rPr>
        <w:t>recommendations on application-dependent use of existing methods</w:t>
      </w:r>
      <w:r w:rsidRPr="00F61435">
        <w:rPr>
          <w:spacing w:val="40"/>
          <w:sz w:val="18"/>
          <w:szCs w:val="18"/>
          <w:lang w:val="en-GB"/>
        </w:rPr>
        <w:t xml:space="preserve"> </w:t>
      </w:r>
      <w:r w:rsidRPr="00F61435">
        <w:rPr>
          <w:sz w:val="18"/>
          <w:szCs w:val="18"/>
          <w:lang w:val="en-GB"/>
        </w:rPr>
        <w:t>and on future method development needs.</w:t>
      </w:r>
      <w:r w:rsidRPr="00F61435">
        <w:rPr>
          <w:spacing w:val="40"/>
          <w:sz w:val="18"/>
          <w:szCs w:val="18"/>
          <w:lang w:val="en-GB"/>
        </w:rPr>
        <w:t xml:space="preserve"> </w:t>
      </w:r>
      <w:r w:rsidRPr="00F61435">
        <w:rPr>
          <w:sz w:val="18"/>
          <w:szCs w:val="18"/>
          <w:lang w:val="en-GB"/>
        </w:rPr>
        <w:t>The International Journal</w:t>
      </w:r>
      <w:r w:rsidRPr="00F61435">
        <w:rPr>
          <w:spacing w:val="80"/>
          <w:sz w:val="18"/>
          <w:szCs w:val="18"/>
          <w:lang w:val="en-GB"/>
        </w:rPr>
        <w:t xml:space="preserve"> </w:t>
      </w:r>
      <w:r w:rsidRPr="00F61435">
        <w:rPr>
          <w:sz w:val="18"/>
          <w:szCs w:val="18"/>
          <w:lang w:val="en-GB"/>
        </w:rPr>
        <w:t>of Life Cycle Assessment 25, 798–813.</w:t>
      </w:r>
      <w:r w:rsidRPr="00F61435">
        <w:rPr>
          <w:spacing w:val="29"/>
          <w:sz w:val="18"/>
          <w:szCs w:val="18"/>
          <w:lang w:val="en-GB"/>
        </w:rPr>
        <w:t xml:space="preserve"> </w:t>
      </w:r>
      <w:r w:rsidRPr="00F61435">
        <w:rPr>
          <w:sz w:val="18"/>
          <w:szCs w:val="18"/>
          <w:lang w:val="en-GB"/>
        </w:rPr>
        <w:t xml:space="preserve">URL: </w:t>
      </w:r>
      <w:hyperlink r:id="rId28">
        <w:r w:rsidRPr="00F61435">
          <w:rPr>
            <w:color w:val="2F4F4F"/>
            <w:w w:val="120"/>
            <w:sz w:val="18"/>
            <w:szCs w:val="18"/>
            <w:lang w:val="en-GB"/>
          </w:rPr>
          <w:t>http://doi.org/10.1</w:t>
        </w:r>
      </w:hyperlink>
    </w:p>
    <w:p w14:paraId="7A6F9396" w14:textId="77777777" w:rsidR="009C0070" w:rsidRPr="00F61435" w:rsidRDefault="00000000">
      <w:pPr>
        <w:spacing w:line="182" w:lineRule="exact"/>
        <w:ind w:left="222"/>
        <w:rPr>
          <w:sz w:val="18"/>
          <w:szCs w:val="18"/>
          <w:lang w:val="en-GB"/>
        </w:rPr>
      </w:pPr>
      <w:hyperlink r:id="rId29">
        <w:r w:rsidRPr="00F61435">
          <w:rPr>
            <w:color w:val="2F4F4F"/>
            <w:w w:val="110"/>
            <w:sz w:val="18"/>
            <w:szCs w:val="18"/>
            <w:lang w:val="en-GB"/>
          </w:rPr>
          <w:t>007/s11367-020-01737-5</w:t>
        </w:r>
      </w:hyperlink>
      <w:r w:rsidRPr="00F61435">
        <w:rPr>
          <w:w w:val="110"/>
          <w:sz w:val="18"/>
          <w:szCs w:val="18"/>
          <w:lang w:val="en-GB"/>
        </w:rPr>
        <w:t>,</w:t>
      </w:r>
      <w:r w:rsidRPr="00F61435">
        <w:rPr>
          <w:spacing w:val="52"/>
          <w:w w:val="110"/>
          <w:sz w:val="18"/>
          <w:szCs w:val="18"/>
          <w:lang w:val="en-GB"/>
        </w:rPr>
        <w:t xml:space="preserve">  </w:t>
      </w:r>
      <w:r w:rsidRPr="00F61435">
        <w:rPr>
          <w:w w:val="110"/>
          <w:sz w:val="18"/>
          <w:szCs w:val="18"/>
          <w:lang w:val="en-GB"/>
        </w:rPr>
        <w:t>doi:</w:t>
      </w:r>
      <w:hyperlink r:id="rId30">
        <w:r w:rsidRPr="00F61435">
          <w:rPr>
            <w:color w:val="2F4F4F"/>
            <w:w w:val="110"/>
            <w:sz w:val="18"/>
            <w:szCs w:val="18"/>
            <w:lang w:val="en-GB"/>
          </w:rPr>
          <w:t>10.1007/s11367-020-01737-</w:t>
        </w:r>
        <w:r w:rsidRPr="00F61435">
          <w:rPr>
            <w:color w:val="2F4F4F"/>
            <w:spacing w:val="-5"/>
            <w:w w:val="110"/>
            <w:sz w:val="18"/>
            <w:szCs w:val="18"/>
            <w:lang w:val="en-GB"/>
          </w:rPr>
          <w:t>5</w:t>
        </w:r>
      </w:hyperlink>
      <w:r w:rsidRPr="00F61435">
        <w:rPr>
          <w:spacing w:val="-5"/>
          <w:w w:val="110"/>
          <w:sz w:val="18"/>
          <w:szCs w:val="18"/>
          <w:lang w:val="en-GB"/>
        </w:rPr>
        <w:t>.</w:t>
      </w:r>
    </w:p>
    <w:p w14:paraId="257DDFAC" w14:textId="35D33EBA" w:rsidR="009C0070" w:rsidRPr="00F61435" w:rsidRDefault="00000000">
      <w:pPr>
        <w:spacing w:before="2" w:line="259" w:lineRule="auto"/>
        <w:ind w:left="222" w:right="286" w:hanging="200"/>
        <w:jc w:val="both"/>
        <w:rPr>
          <w:sz w:val="18"/>
          <w:szCs w:val="18"/>
          <w:lang w:val="en-GB"/>
        </w:rPr>
      </w:pPr>
      <w:r w:rsidRPr="00F61435">
        <w:rPr>
          <w:sz w:val="18"/>
          <w:szCs w:val="18"/>
          <w:lang w:val="en-GB"/>
        </w:rPr>
        <w:t>Berry, C., 2023.</w:t>
      </w:r>
      <w:r w:rsidRPr="00F61435">
        <w:rPr>
          <w:spacing w:val="40"/>
          <w:sz w:val="18"/>
          <w:szCs w:val="18"/>
          <w:lang w:val="en-GB"/>
        </w:rPr>
        <w:t xml:space="preserve"> </w:t>
      </w:r>
      <w:r w:rsidRPr="00F61435">
        <w:rPr>
          <w:sz w:val="18"/>
          <w:szCs w:val="18"/>
          <w:lang w:val="en-GB"/>
        </w:rPr>
        <w:t>The paradox of green growth: Challenges and opportunities</w:t>
      </w:r>
      <w:r w:rsidRPr="00F61435">
        <w:rPr>
          <w:spacing w:val="4"/>
          <w:sz w:val="18"/>
          <w:szCs w:val="18"/>
          <w:lang w:val="en-GB"/>
        </w:rPr>
        <w:t xml:space="preserve"> </w:t>
      </w:r>
      <w:r w:rsidRPr="00F61435">
        <w:rPr>
          <w:sz w:val="18"/>
          <w:szCs w:val="18"/>
          <w:lang w:val="en-GB"/>
        </w:rPr>
        <w:t>in</w:t>
      </w:r>
      <w:r w:rsidRPr="00F61435">
        <w:rPr>
          <w:spacing w:val="5"/>
          <w:sz w:val="18"/>
          <w:szCs w:val="18"/>
          <w:lang w:val="en-GB"/>
        </w:rPr>
        <w:t xml:space="preserve"> </w:t>
      </w:r>
      <w:r w:rsidRPr="00F61435">
        <w:rPr>
          <w:sz w:val="18"/>
          <w:szCs w:val="18"/>
          <w:lang w:val="en-GB"/>
        </w:rPr>
        <w:t>decarbonizing</w:t>
      </w:r>
      <w:r w:rsidRPr="00F61435">
        <w:rPr>
          <w:spacing w:val="4"/>
          <w:sz w:val="18"/>
          <w:szCs w:val="18"/>
          <w:lang w:val="en-GB"/>
        </w:rPr>
        <w:t xml:space="preserve"> </w:t>
      </w:r>
      <w:r w:rsidRPr="00F61435">
        <w:rPr>
          <w:sz w:val="18"/>
          <w:szCs w:val="18"/>
          <w:lang w:val="en-GB"/>
        </w:rPr>
        <w:t>the</w:t>
      </w:r>
      <w:r w:rsidRPr="00F61435">
        <w:rPr>
          <w:spacing w:val="5"/>
          <w:sz w:val="18"/>
          <w:szCs w:val="18"/>
          <w:lang w:val="en-GB"/>
        </w:rPr>
        <w:t xml:space="preserve"> </w:t>
      </w:r>
      <w:r w:rsidRPr="00F61435">
        <w:rPr>
          <w:sz w:val="18"/>
          <w:szCs w:val="18"/>
          <w:lang w:val="en-GB"/>
        </w:rPr>
        <w:t>lithium-ion</w:t>
      </w:r>
      <w:r w:rsidRPr="00F61435">
        <w:rPr>
          <w:spacing w:val="5"/>
          <w:sz w:val="18"/>
          <w:szCs w:val="18"/>
          <w:lang w:val="en-GB"/>
        </w:rPr>
        <w:t xml:space="preserve"> </w:t>
      </w:r>
      <w:r w:rsidRPr="00F61435">
        <w:rPr>
          <w:sz w:val="18"/>
          <w:szCs w:val="18"/>
          <w:lang w:val="en-GB"/>
        </w:rPr>
        <w:t>supply</w:t>
      </w:r>
      <w:r w:rsidRPr="00F61435">
        <w:rPr>
          <w:spacing w:val="4"/>
          <w:sz w:val="18"/>
          <w:szCs w:val="18"/>
          <w:lang w:val="en-GB"/>
        </w:rPr>
        <w:t xml:space="preserve"> </w:t>
      </w:r>
      <w:r w:rsidRPr="00F61435">
        <w:rPr>
          <w:sz w:val="18"/>
          <w:szCs w:val="18"/>
          <w:lang w:val="en-GB"/>
        </w:rPr>
        <w:t>chain,</w:t>
      </w:r>
      <w:r w:rsidRPr="00F61435">
        <w:rPr>
          <w:spacing w:val="5"/>
          <w:sz w:val="18"/>
          <w:szCs w:val="18"/>
          <w:lang w:val="en-GB"/>
        </w:rPr>
        <w:t xml:space="preserve"> </w:t>
      </w:r>
      <w:r w:rsidRPr="00F61435">
        <w:rPr>
          <w:sz w:val="18"/>
          <w:szCs w:val="18"/>
          <w:lang w:val="en-GB"/>
        </w:rPr>
        <w:t>in:</w:t>
      </w:r>
      <w:r w:rsidRPr="00F61435">
        <w:rPr>
          <w:spacing w:val="5"/>
          <w:sz w:val="18"/>
          <w:szCs w:val="18"/>
          <w:lang w:val="en-GB"/>
        </w:rPr>
        <w:t xml:space="preserve"> </w:t>
      </w:r>
      <w:r w:rsidRPr="00F61435">
        <w:rPr>
          <w:spacing w:val="-2"/>
          <w:sz w:val="18"/>
          <w:szCs w:val="18"/>
          <w:lang w:val="en-GB"/>
        </w:rPr>
        <w:t>Kalantzakos,</w:t>
      </w:r>
    </w:p>
    <w:p w14:paraId="68FA9ED3" w14:textId="77777777" w:rsidR="009C0070" w:rsidRPr="00F61435" w:rsidRDefault="00000000">
      <w:pPr>
        <w:spacing w:before="4" w:line="235" w:lineRule="auto"/>
        <w:ind w:left="222"/>
        <w:rPr>
          <w:sz w:val="18"/>
          <w:szCs w:val="18"/>
          <w:lang w:val="en-GB"/>
        </w:rPr>
      </w:pPr>
      <w:r w:rsidRPr="00F61435">
        <w:rPr>
          <w:sz w:val="18"/>
          <w:szCs w:val="18"/>
          <w:lang w:val="en-GB"/>
        </w:rPr>
        <w:t>S. (Ed.), Critical Minerals, the Climate Crisis and the Tech Imperium.</w:t>
      </w:r>
      <w:r w:rsidRPr="00F61435">
        <w:rPr>
          <w:spacing w:val="40"/>
          <w:sz w:val="18"/>
          <w:szCs w:val="18"/>
          <w:lang w:val="en-GB"/>
        </w:rPr>
        <w:t xml:space="preserve"> </w:t>
      </w:r>
      <w:r w:rsidRPr="00F61435">
        <w:rPr>
          <w:spacing w:val="-2"/>
          <w:sz w:val="18"/>
          <w:szCs w:val="18"/>
          <w:lang w:val="en-GB"/>
        </w:rPr>
        <w:t>Springer</w:t>
      </w:r>
      <w:r w:rsidRPr="00F61435">
        <w:rPr>
          <w:spacing w:val="13"/>
          <w:sz w:val="18"/>
          <w:szCs w:val="18"/>
          <w:lang w:val="en-GB"/>
        </w:rPr>
        <w:t xml:space="preserve"> </w:t>
      </w:r>
      <w:r w:rsidRPr="00F61435">
        <w:rPr>
          <w:spacing w:val="-2"/>
          <w:sz w:val="18"/>
          <w:szCs w:val="18"/>
          <w:lang w:val="en-GB"/>
        </w:rPr>
        <w:t>Nature</w:t>
      </w:r>
      <w:r w:rsidRPr="00F61435">
        <w:rPr>
          <w:spacing w:val="12"/>
          <w:sz w:val="18"/>
          <w:szCs w:val="18"/>
          <w:lang w:val="en-GB"/>
        </w:rPr>
        <w:t xml:space="preserve"> </w:t>
      </w:r>
      <w:r w:rsidRPr="00F61435">
        <w:rPr>
          <w:spacing w:val="-2"/>
          <w:sz w:val="18"/>
          <w:szCs w:val="18"/>
          <w:lang w:val="en-GB"/>
        </w:rPr>
        <w:t>Switzerland,</w:t>
      </w:r>
      <w:r w:rsidRPr="00F61435">
        <w:rPr>
          <w:spacing w:val="13"/>
          <w:sz w:val="18"/>
          <w:szCs w:val="18"/>
          <w:lang w:val="en-GB"/>
        </w:rPr>
        <w:t xml:space="preserve"> </w:t>
      </w:r>
      <w:r w:rsidRPr="00F61435">
        <w:rPr>
          <w:spacing w:val="-2"/>
          <w:sz w:val="18"/>
          <w:szCs w:val="18"/>
          <w:lang w:val="en-GB"/>
        </w:rPr>
        <w:t>pp.</w:t>
      </w:r>
      <w:r w:rsidRPr="00F61435">
        <w:rPr>
          <w:spacing w:val="12"/>
          <w:sz w:val="18"/>
          <w:szCs w:val="18"/>
          <w:lang w:val="en-GB"/>
        </w:rPr>
        <w:t xml:space="preserve"> </w:t>
      </w:r>
      <w:r w:rsidRPr="00F61435">
        <w:rPr>
          <w:spacing w:val="-2"/>
          <w:sz w:val="18"/>
          <w:szCs w:val="18"/>
          <w:lang w:val="en-GB"/>
        </w:rPr>
        <w:t>107–123.</w:t>
      </w:r>
      <w:r w:rsidRPr="00F61435">
        <w:rPr>
          <w:spacing w:val="34"/>
          <w:sz w:val="18"/>
          <w:szCs w:val="18"/>
          <w:lang w:val="en-GB"/>
        </w:rPr>
        <w:t xml:space="preserve"> </w:t>
      </w:r>
      <w:r w:rsidRPr="00F61435">
        <w:rPr>
          <w:spacing w:val="-2"/>
          <w:sz w:val="18"/>
          <w:szCs w:val="18"/>
          <w:lang w:val="en-GB"/>
        </w:rPr>
        <w:t>URL:</w:t>
      </w:r>
      <w:r w:rsidRPr="00F61435">
        <w:rPr>
          <w:spacing w:val="11"/>
          <w:sz w:val="18"/>
          <w:szCs w:val="18"/>
          <w:lang w:val="en-GB"/>
        </w:rPr>
        <w:t xml:space="preserve"> </w:t>
      </w:r>
      <w:hyperlink r:id="rId31">
        <w:r w:rsidRPr="00F61435">
          <w:rPr>
            <w:color w:val="2F4F4F"/>
            <w:spacing w:val="-2"/>
            <w:sz w:val="18"/>
            <w:szCs w:val="18"/>
            <w:lang w:val="en-GB"/>
          </w:rPr>
          <w:t>http://dx.doi.org</w:t>
        </w:r>
      </w:hyperlink>
    </w:p>
    <w:p w14:paraId="71AC0095" w14:textId="77777777" w:rsidR="009C0070" w:rsidRPr="00F61435" w:rsidRDefault="00000000">
      <w:pPr>
        <w:spacing w:line="220" w:lineRule="auto"/>
        <w:ind w:left="218" w:right="316" w:hanging="5"/>
        <w:rPr>
          <w:sz w:val="18"/>
          <w:szCs w:val="18"/>
          <w:lang w:val="en-GB"/>
        </w:rPr>
      </w:pPr>
      <w:hyperlink r:id="rId32">
        <w:r w:rsidRPr="00F61435">
          <w:rPr>
            <w:color w:val="2F4F4F"/>
            <w:w w:val="115"/>
            <w:sz w:val="18"/>
            <w:szCs w:val="18"/>
            <w:lang w:val="en-GB"/>
          </w:rPr>
          <w:t>/10.1007/978-3-031-25577-9_6</w:t>
        </w:r>
      </w:hyperlink>
      <w:r w:rsidRPr="00F61435">
        <w:rPr>
          <w:w w:val="115"/>
          <w:sz w:val="18"/>
          <w:szCs w:val="18"/>
          <w:lang w:val="en-GB"/>
        </w:rPr>
        <w:t>,</w:t>
      </w:r>
      <w:r w:rsidRPr="00F61435">
        <w:rPr>
          <w:spacing w:val="-7"/>
          <w:w w:val="115"/>
          <w:sz w:val="18"/>
          <w:szCs w:val="18"/>
          <w:lang w:val="en-GB"/>
        </w:rPr>
        <w:t xml:space="preserve"> </w:t>
      </w:r>
      <w:r w:rsidRPr="00F61435">
        <w:rPr>
          <w:w w:val="115"/>
          <w:sz w:val="18"/>
          <w:szCs w:val="18"/>
          <w:lang w:val="en-GB"/>
        </w:rPr>
        <w:t>doi:</w:t>
      </w:r>
      <w:hyperlink r:id="rId33">
        <w:r w:rsidRPr="00F61435">
          <w:rPr>
            <w:color w:val="2F4F4F"/>
            <w:w w:val="115"/>
            <w:sz w:val="18"/>
            <w:szCs w:val="18"/>
            <w:lang w:val="en-GB"/>
          </w:rPr>
          <w:t>10.1007/978-3-031-255</w:t>
        </w:r>
      </w:hyperlink>
      <w:r w:rsidRPr="00F61435">
        <w:rPr>
          <w:color w:val="2F4F4F"/>
          <w:w w:val="115"/>
          <w:sz w:val="18"/>
          <w:szCs w:val="18"/>
          <w:lang w:val="en-GB"/>
        </w:rPr>
        <w:t xml:space="preserve"> </w:t>
      </w:r>
      <w:hyperlink r:id="rId34">
        <w:r w:rsidRPr="00F61435">
          <w:rPr>
            <w:color w:val="2F4F4F"/>
            <w:spacing w:val="-2"/>
            <w:w w:val="115"/>
            <w:sz w:val="18"/>
            <w:szCs w:val="18"/>
            <w:lang w:val="en-GB"/>
          </w:rPr>
          <w:t>77-9_6</w:t>
        </w:r>
      </w:hyperlink>
      <w:r w:rsidRPr="00F61435">
        <w:rPr>
          <w:spacing w:val="-2"/>
          <w:w w:val="115"/>
          <w:sz w:val="18"/>
          <w:szCs w:val="18"/>
          <w:lang w:val="en-GB"/>
        </w:rPr>
        <w:t>.</w:t>
      </w:r>
    </w:p>
    <w:p w14:paraId="6E9F3E99" w14:textId="77777777" w:rsidR="009C0070" w:rsidRPr="00F61435" w:rsidRDefault="00000000">
      <w:pPr>
        <w:spacing w:before="7" w:line="237" w:lineRule="auto"/>
        <w:ind w:left="215" w:right="289" w:hanging="192"/>
        <w:jc w:val="both"/>
        <w:rPr>
          <w:sz w:val="18"/>
          <w:szCs w:val="18"/>
          <w:lang w:val="en-GB"/>
        </w:rPr>
      </w:pPr>
      <w:r w:rsidRPr="00F61435">
        <w:rPr>
          <w:w w:val="105"/>
          <w:sz w:val="18"/>
          <w:szCs w:val="18"/>
          <w:lang w:val="en-GB"/>
        </w:rPr>
        <w:t>Beylot,</w:t>
      </w:r>
      <w:r w:rsidRPr="00F61435">
        <w:rPr>
          <w:spacing w:val="-3"/>
          <w:w w:val="105"/>
          <w:sz w:val="18"/>
          <w:szCs w:val="18"/>
          <w:lang w:val="en-GB"/>
        </w:rPr>
        <w:t xml:space="preserve"> </w:t>
      </w:r>
      <w:r w:rsidRPr="00F61435">
        <w:rPr>
          <w:w w:val="105"/>
          <w:sz w:val="18"/>
          <w:szCs w:val="18"/>
          <w:lang w:val="en-GB"/>
        </w:rPr>
        <w:t>A.,</w:t>
      </w:r>
      <w:r w:rsidRPr="00F61435">
        <w:rPr>
          <w:spacing w:val="-3"/>
          <w:w w:val="105"/>
          <w:sz w:val="18"/>
          <w:szCs w:val="18"/>
          <w:lang w:val="en-GB"/>
        </w:rPr>
        <w:t xml:space="preserve"> </w:t>
      </w:r>
      <w:r w:rsidRPr="00F61435">
        <w:rPr>
          <w:w w:val="105"/>
          <w:sz w:val="18"/>
          <w:szCs w:val="18"/>
          <w:lang w:val="en-GB"/>
        </w:rPr>
        <w:t>Muller,</w:t>
      </w:r>
      <w:r w:rsidRPr="00F61435">
        <w:rPr>
          <w:spacing w:val="-3"/>
          <w:w w:val="105"/>
          <w:sz w:val="18"/>
          <w:szCs w:val="18"/>
          <w:lang w:val="en-GB"/>
        </w:rPr>
        <w:t xml:space="preserve"> </w:t>
      </w:r>
      <w:r w:rsidRPr="00F61435">
        <w:rPr>
          <w:w w:val="105"/>
          <w:sz w:val="18"/>
          <w:szCs w:val="18"/>
          <w:lang w:val="en-GB"/>
        </w:rPr>
        <w:t>S.,</w:t>
      </w:r>
      <w:r w:rsidRPr="00F61435">
        <w:rPr>
          <w:spacing w:val="-3"/>
          <w:w w:val="105"/>
          <w:sz w:val="18"/>
          <w:szCs w:val="18"/>
          <w:lang w:val="en-GB"/>
        </w:rPr>
        <w:t xml:space="preserve"> </w:t>
      </w:r>
      <w:r w:rsidRPr="00F61435">
        <w:rPr>
          <w:w w:val="105"/>
          <w:sz w:val="18"/>
          <w:szCs w:val="18"/>
          <w:lang w:val="en-GB"/>
        </w:rPr>
        <w:t>Descat,</w:t>
      </w:r>
      <w:r w:rsidRPr="00F61435">
        <w:rPr>
          <w:spacing w:val="-3"/>
          <w:w w:val="105"/>
          <w:sz w:val="18"/>
          <w:szCs w:val="18"/>
          <w:lang w:val="en-GB"/>
        </w:rPr>
        <w:t xml:space="preserve"> </w:t>
      </w:r>
      <w:r w:rsidRPr="00F61435">
        <w:rPr>
          <w:w w:val="105"/>
          <w:sz w:val="18"/>
          <w:szCs w:val="18"/>
          <w:lang w:val="en-GB"/>
        </w:rPr>
        <w:t>M.,</w:t>
      </w:r>
      <w:r w:rsidRPr="00F61435">
        <w:rPr>
          <w:spacing w:val="-3"/>
          <w:w w:val="105"/>
          <w:sz w:val="18"/>
          <w:szCs w:val="18"/>
          <w:lang w:val="en-GB"/>
        </w:rPr>
        <w:t xml:space="preserve"> </w:t>
      </w:r>
      <w:r w:rsidRPr="00F61435">
        <w:rPr>
          <w:w w:val="105"/>
          <w:sz w:val="18"/>
          <w:szCs w:val="18"/>
          <w:lang w:val="en-GB"/>
        </w:rPr>
        <w:t>Ménard,</w:t>
      </w:r>
      <w:r w:rsidRPr="00F61435">
        <w:rPr>
          <w:spacing w:val="-3"/>
          <w:w w:val="105"/>
          <w:sz w:val="18"/>
          <w:szCs w:val="18"/>
          <w:lang w:val="en-GB"/>
        </w:rPr>
        <w:t xml:space="preserve"> </w:t>
      </w:r>
      <w:r w:rsidRPr="00F61435">
        <w:rPr>
          <w:w w:val="105"/>
          <w:sz w:val="18"/>
          <w:szCs w:val="18"/>
          <w:lang w:val="en-GB"/>
        </w:rPr>
        <w:t>Y.,</w:t>
      </w:r>
      <w:r w:rsidRPr="00F61435">
        <w:rPr>
          <w:spacing w:val="-3"/>
          <w:w w:val="105"/>
          <w:sz w:val="18"/>
          <w:szCs w:val="18"/>
          <w:lang w:val="en-GB"/>
        </w:rPr>
        <w:t xml:space="preserve"> </w:t>
      </w:r>
      <w:r w:rsidRPr="00F61435">
        <w:rPr>
          <w:w w:val="105"/>
          <w:sz w:val="18"/>
          <w:szCs w:val="18"/>
          <w:lang w:val="en-GB"/>
        </w:rPr>
        <w:t>et</w:t>
      </w:r>
      <w:r w:rsidRPr="00F61435">
        <w:rPr>
          <w:spacing w:val="-3"/>
          <w:w w:val="105"/>
          <w:sz w:val="18"/>
          <w:szCs w:val="18"/>
          <w:lang w:val="en-GB"/>
        </w:rPr>
        <w:t xml:space="preserve"> </w:t>
      </w:r>
      <w:r w:rsidRPr="00F61435">
        <w:rPr>
          <w:w w:val="105"/>
          <w:sz w:val="18"/>
          <w:szCs w:val="18"/>
          <w:lang w:val="en-GB"/>
        </w:rPr>
        <w:t>al.,</w:t>
      </w:r>
      <w:r w:rsidRPr="00F61435">
        <w:rPr>
          <w:spacing w:val="-3"/>
          <w:w w:val="105"/>
          <w:sz w:val="18"/>
          <w:szCs w:val="18"/>
          <w:lang w:val="en-GB"/>
        </w:rPr>
        <w:t xml:space="preserve"> </w:t>
      </w:r>
      <w:r w:rsidRPr="00F61435">
        <w:rPr>
          <w:w w:val="105"/>
          <w:sz w:val="18"/>
          <w:szCs w:val="18"/>
          <w:lang w:val="en-GB"/>
        </w:rPr>
        <w:t>2018.</w:t>
      </w:r>
      <w:r w:rsidRPr="00F61435">
        <w:rPr>
          <w:spacing w:val="40"/>
          <w:w w:val="105"/>
          <w:sz w:val="18"/>
          <w:szCs w:val="18"/>
          <w:lang w:val="en-GB"/>
        </w:rPr>
        <w:t xml:space="preserve"> </w:t>
      </w:r>
      <w:r w:rsidRPr="00F61435">
        <w:rPr>
          <w:w w:val="105"/>
          <w:sz w:val="18"/>
          <w:szCs w:val="18"/>
          <w:lang w:val="en-GB"/>
        </w:rPr>
        <w:t>Life</w:t>
      </w:r>
      <w:r w:rsidRPr="00F61435">
        <w:rPr>
          <w:spacing w:val="-3"/>
          <w:w w:val="105"/>
          <w:sz w:val="18"/>
          <w:szCs w:val="18"/>
          <w:lang w:val="en-GB"/>
        </w:rPr>
        <w:t xml:space="preserve"> </w:t>
      </w:r>
      <w:r w:rsidRPr="00F61435">
        <w:rPr>
          <w:w w:val="105"/>
          <w:sz w:val="18"/>
          <w:szCs w:val="18"/>
          <w:lang w:val="en-GB"/>
        </w:rPr>
        <w:t xml:space="preserve">cycle assessment of the french municipal solid waste incineration sector. Waste Management URL: </w:t>
      </w:r>
      <w:hyperlink r:id="rId35">
        <w:r w:rsidRPr="00F61435">
          <w:rPr>
            <w:color w:val="2F4F4F"/>
            <w:w w:val="105"/>
            <w:sz w:val="18"/>
            <w:szCs w:val="18"/>
            <w:lang w:val="en-GB"/>
          </w:rPr>
          <w:t>https://doi.org/10.1016/j.wasman.2</w:t>
        </w:r>
      </w:hyperlink>
      <w:r w:rsidRPr="00F61435">
        <w:rPr>
          <w:color w:val="2F4F4F"/>
          <w:w w:val="105"/>
          <w:sz w:val="18"/>
          <w:szCs w:val="18"/>
          <w:lang w:val="en-GB"/>
        </w:rPr>
        <w:t xml:space="preserve"> </w:t>
      </w:r>
      <w:hyperlink r:id="rId36">
        <w:r w:rsidRPr="00F61435">
          <w:rPr>
            <w:color w:val="2F4F4F"/>
            <w:w w:val="105"/>
            <w:sz w:val="18"/>
            <w:szCs w:val="18"/>
            <w:lang w:val="en-GB"/>
          </w:rPr>
          <w:t>018.08.037</w:t>
        </w:r>
      </w:hyperlink>
      <w:r w:rsidRPr="00F61435">
        <w:rPr>
          <w:w w:val="105"/>
          <w:sz w:val="18"/>
          <w:szCs w:val="18"/>
          <w:lang w:val="en-GB"/>
        </w:rPr>
        <w:t>,</w:t>
      </w:r>
      <w:r w:rsidRPr="00F61435">
        <w:rPr>
          <w:spacing w:val="34"/>
          <w:w w:val="105"/>
          <w:sz w:val="18"/>
          <w:szCs w:val="18"/>
          <w:lang w:val="en-GB"/>
        </w:rPr>
        <w:t xml:space="preserve"> </w:t>
      </w:r>
      <w:r w:rsidRPr="00F61435">
        <w:rPr>
          <w:w w:val="105"/>
          <w:sz w:val="18"/>
          <w:szCs w:val="18"/>
          <w:lang w:val="en-GB"/>
        </w:rPr>
        <w:t>doi:</w:t>
      </w:r>
      <w:hyperlink r:id="rId37">
        <w:r w:rsidRPr="00F61435">
          <w:rPr>
            <w:color w:val="2F4F4F"/>
            <w:w w:val="105"/>
            <w:sz w:val="18"/>
            <w:szCs w:val="18"/>
            <w:lang w:val="en-GB"/>
          </w:rPr>
          <w:t>10.1016/j.wasman.2018.08.037</w:t>
        </w:r>
      </w:hyperlink>
      <w:r w:rsidRPr="00F61435">
        <w:rPr>
          <w:w w:val="105"/>
          <w:sz w:val="18"/>
          <w:szCs w:val="18"/>
          <w:lang w:val="en-GB"/>
        </w:rPr>
        <w:t>.</w:t>
      </w:r>
    </w:p>
    <w:p w14:paraId="6E317821" w14:textId="77777777" w:rsidR="009C0070" w:rsidRPr="00F61435" w:rsidRDefault="00000000">
      <w:pPr>
        <w:spacing w:before="13" w:line="225" w:lineRule="auto"/>
        <w:ind w:left="222" w:right="311" w:hanging="200"/>
        <w:jc w:val="both"/>
        <w:rPr>
          <w:sz w:val="18"/>
          <w:szCs w:val="18"/>
          <w:lang w:val="en-GB"/>
        </w:rPr>
      </w:pPr>
      <w:r w:rsidRPr="00F61435">
        <w:rPr>
          <w:spacing w:val="-2"/>
          <w:sz w:val="18"/>
          <w:szCs w:val="18"/>
          <w:lang w:val="en-GB"/>
        </w:rPr>
        <w:t>Bisinella,</w:t>
      </w:r>
      <w:r w:rsidRPr="00F61435">
        <w:rPr>
          <w:spacing w:val="-5"/>
          <w:sz w:val="18"/>
          <w:szCs w:val="18"/>
          <w:lang w:val="en-GB"/>
        </w:rPr>
        <w:t xml:space="preserve"> </w:t>
      </w:r>
      <w:r w:rsidRPr="00F61435">
        <w:rPr>
          <w:spacing w:val="-2"/>
          <w:sz w:val="18"/>
          <w:szCs w:val="18"/>
          <w:lang w:val="en-GB"/>
        </w:rPr>
        <w:t>V.,</w:t>
      </w:r>
      <w:r w:rsidRPr="00F61435">
        <w:rPr>
          <w:spacing w:val="-5"/>
          <w:sz w:val="18"/>
          <w:szCs w:val="18"/>
          <w:lang w:val="en-GB"/>
        </w:rPr>
        <w:t xml:space="preserve"> </w:t>
      </w:r>
      <w:r w:rsidRPr="00F61435">
        <w:rPr>
          <w:spacing w:val="-2"/>
          <w:sz w:val="18"/>
          <w:szCs w:val="18"/>
          <w:lang w:val="en-GB"/>
        </w:rPr>
        <w:t>Schmidt,</w:t>
      </w:r>
      <w:r w:rsidRPr="00F61435">
        <w:rPr>
          <w:spacing w:val="-5"/>
          <w:sz w:val="18"/>
          <w:szCs w:val="18"/>
          <w:lang w:val="en-GB"/>
        </w:rPr>
        <w:t xml:space="preserve"> </w:t>
      </w:r>
      <w:r w:rsidRPr="00F61435">
        <w:rPr>
          <w:spacing w:val="-2"/>
          <w:sz w:val="18"/>
          <w:szCs w:val="18"/>
          <w:lang w:val="en-GB"/>
        </w:rPr>
        <w:t>S.,</w:t>
      </w:r>
      <w:r w:rsidRPr="00F61435">
        <w:rPr>
          <w:spacing w:val="-5"/>
          <w:sz w:val="18"/>
          <w:szCs w:val="18"/>
          <w:lang w:val="en-GB"/>
        </w:rPr>
        <w:t xml:space="preserve"> </w:t>
      </w:r>
      <w:r w:rsidRPr="00F61435">
        <w:rPr>
          <w:spacing w:val="-2"/>
          <w:sz w:val="18"/>
          <w:szCs w:val="18"/>
          <w:lang w:val="en-GB"/>
        </w:rPr>
        <w:t>Varling,</w:t>
      </w:r>
      <w:r w:rsidRPr="00F61435">
        <w:rPr>
          <w:spacing w:val="-5"/>
          <w:sz w:val="18"/>
          <w:szCs w:val="18"/>
          <w:lang w:val="en-GB"/>
        </w:rPr>
        <w:t xml:space="preserve"> </w:t>
      </w:r>
      <w:r w:rsidRPr="00F61435">
        <w:rPr>
          <w:spacing w:val="-2"/>
          <w:sz w:val="18"/>
          <w:szCs w:val="18"/>
          <w:lang w:val="en-GB"/>
        </w:rPr>
        <w:t>A.,</w:t>
      </w:r>
      <w:r w:rsidRPr="00F61435">
        <w:rPr>
          <w:spacing w:val="-5"/>
          <w:sz w:val="18"/>
          <w:szCs w:val="18"/>
          <w:lang w:val="en-GB"/>
        </w:rPr>
        <w:t xml:space="preserve"> </w:t>
      </w:r>
      <w:r w:rsidRPr="00F61435">
        <w:rPr>
          <w:spacing w:val="-2"/>
          <w:sz w:val="18"/>
          <w:szCs w:val="18"/>
          <w:lang w:val="en-GB"/>
        </w:rPr>
        <w:t>Laner,</w:t>
      </w:r>
      <w:r w:rsidRPr="00F61435">
        <w:rPr>
          <w:spacing w:val="-5"/>
          <w:sz w:val="18"/>
          <w:szCs w:val="18"/>
          <w:lang w:val="en-GB"/>
        </w:rPr>
        <w:t xml:space="preserve"> </w:t>
      </w:r>
      <w:r w:rsidRPr="00F61435">
        <w:rPr>
          <w:spacing w:val="-2"/>
          <w:sz w:val="18"/>
          <w:szCs w:val="18"/>
          <w:lang w:val="en-GB"/>
        </w:rPr>
        <w:t>D.,</w:t>
      </w:r>
      <w:r w:rsidRPr="00F61435">
        <w:rPr>
          <w:spacing w:val="-5"/>
          <w:sz w:val="18"/>
          <w:szCs w:val="18"/>
          <w:lang w:val="en-GB"/>
        </w:rPr>
        <w:t xml:space="preserve"> </w:t>
      </w:r>
      <w:r w:rsidRPr="00F61435">
        <w:rPr>
          <w:spacing w:val="-2"/>
          <w:sz w:val="18"/>
          <w:szCs w:val="18"/>
          <w:lang w:val="en-GB"/>
        </w:rPr>
        <w:t>et</w:t>
      </w:r>
      <w:r w:rsidRPr="00F61435">
        <w:rPr>
          <w:spacing w:val="-5"/>
          <w:sz w:val="18"/>
          <w:szCs w:val="18"/>
          <w:lang w:val="en-GB"/>
        </w:rPr>
        <w:t xml:space="preserve"> </w:t>
      </w:r>
      <w:r w:rsidRPr="00F61435">
        <w:rPr>
          <w:spacing w:val="-2"/>
          <w:sz w:val="18"/>
          <w:szCs w:val="18"/>
          <w:lang w:val="en-GB"/>
        </w:rPr>
        <w:t>al.,</w:t>
      </w:r>
      <w:r w:rsidRPr="00F61435">
        <w:rPr>
          <w:spacing w:val="-5"/>
          <w:sz w:val="18"/>
          <w:szCs w:val="18"/>
          <w:lang w:val="en-GB"/>
        </w:rPr>
        <w:t xml:space="preserve"> </w:t>
      </w:r>
      <w:r w:rsidRPr="00F61435">
        <w:rPr>
          <w:spacing w:val="-2"/>
          <w:sz w:val="18"/>
          <w:szCs w:val="18"/>
          <w:lang w:val="en-GB"/>
        </w:rPr>
        <w:t>2024.</w:t>
      </w:r>
      <w:r w:rsidRPr="00F61435">
        <w:rPr>
          <w:spacing w:val="15"/>
          <w:sz w:val="18"/>
          <w:szCs w:val="18"/>
          <w:lang w:val="en-GB"/>
        </w:rPr>
        <w:t xml:space="preserve"> </w:t>
      </w:r>
      <w:r w:rsidRPr="00F61435">
        <w:rPr>
          <w:spacing w:val="-2"/>
          <w:sz w:val="18"/>
          <w:szCs w:val="18"/>
          <w:lang w:val="en-GB"/>
        </w:rPr>
        <w:t>Waste</w:t>
      </w:r>
      <w:r w:rsidRPr="00F61435">
        <w:rPr>
          <w:spacing w:val="-5"/>
          <w:sz w:val="18"/>
          <w:szCs w:val="18"/>
          <w:lang w:val="en-GB"/>
        </w:rPr>
        <w:t xml:space="preserve"> </w:t>
      </w:r>
      <w:r w:rsidRPr="00F61435">
        <w:rPr>
          <w:spacing w:val="-2"/>
          <w:sz w:val="18"/>
          <w:szCs w:val="18"/>
          <w:lang w:val="en-GB"/>
        </w:rPr>
        <w:t>lca</w:t>
      </w:r>
      <w:r w:rsidRPr="00F61435">
        <w:rPr>
          <w:spacing w:val="-5"/>
          <w:sz w:val="18"/>
          <w:szCs w:val="18"/>
          <w:lang w:val="en-GB"/>
        </w:rPr>
        <w:t xml:space="preserve"> </w:t>
      </w:r>
      <w:r w:rsidRPr="00F61435">
        <w:rPr>
          <w:spacing w:val="-2"/>
          <w:sz w:val="18"/>
          <w:szCs w:val="18"/>
          <w:lang w:val="en-GB"/>
        </w:rPr>
        <w:t>and</w:t>
      </w:r>
      <w:r w:rsidRPr="00F61435">
        <w:rPr>
          <w:spacing w:val="40"/>
          <w:sz w:val="18"/>
          <w:szCs w:val="18"/>
          <w:lang w:val="en-GB"/>
        </w:rPr>
        <w:t xml:space="preserve"> </w:t>
      </w:r>
      <w:r w:rsidRPr="00F61435">
        <w:rPr>
          <w:sz w:val="18"/>
          <w:szCs w:val="18"/>
          <w:lang w:val="en-GB"/>
        </w:rPr>
        <w:t>the future.</w:t>
      </w:r>
      <w:r w:rsidRPr="00F61435">
        <w:rPr>
          <w:spacing w:val="40"/>
          <w:sz w:val="18"/>
          <w:szCs w:val="18"/>
          <w:lang w:val="en-GB"/>
        </w:rPr>
        <w:t xml:space="preserve"> </w:t>
      </w:r>
      <w:r w:rsidRPr="00F61435">
        <w:rPr>
          <w:sz w:val="18"/>
          <w:szCs w:val="18"/>
          <w:lang w:val="en-GB"/>
        </w:rPr>
        <w:t xml:space="preserve">Waste Management , 53–75URL: </w:t>
      </w:r>
      <w:hyperlink r:id="rId38">
        <w:r w:rsidRPr="00F61435">
          <w:rPr>
            <w:color w:val="2F4F4F"/>
            <w:w w:val="115"/>
            <w:sz w:val="18"/>
            <w:szCs w:val="18"/>
            <w:lang w:val="en-GB"/>
          </w:rPr>
          <w:t>http://doi.org/10.1</w:t>
        </w:r>
      </w:hyperlink>
      <w:r w:rsidRPr="00F61435">
        <w:rPr>
          <w:color w:val="2F4F4F"/>
          <w:w w:val="115"/>
          <w:sz w:val="18"/>
          <w:szCs w:val="18"/>
          <w:lang w:val="en-GB"/>
        </w:rPr>
        <w:t xml:space="preserve"> </w:t>
      </w:r>
      <w:hyperlink r:id="rId39">
        <w:r w:rsidRPr="00F61435">
          <w:rPr>
            <w:color w:val="2F4F4F"/>
            <w:sz w:val="18"/>
            <w:szCs w:val="18"/>
            <w:lang w:val="en-GB"/>
          </w:rPr>
          <w:t>016/j.wasman.2023.11.021</w:t>
        </w:r>
      </w:hyperlink>
      <w:r w:rsidRPr="00F61435">
        <w:rPr>
          <w:sz w:val="18"/>
          <w:szCs w:val="18"/>
          <w:lang w:val="en-GB"/>
        </w:rPr>
        <w:t>,</w:t>
      </w:r>
      <w:r w:rsidRPr="00F61435">
        <w:rPr>
          <w:spacing w:val="77"/>
          <w:w w:val="150"/>
          <w:sz w:val="18"/>
          <w:szCs w:val="18"/>
          <w:lang w:val="en-GB"/>
        </w:rPr>
        <w:t xml:space="preserve">  </w:t>
      </w:r>
      <w:r w:rsidRPr="00F61435">
        <w:rPr>
          <w:sz w:val="18"/>
          <w:szCs w:val="18"/>
          <w:lang w:val="en-GB"/>
        </w:rPr>
        <w:t>doi:</w:t>
      </w:r>
      <w:hyperlink r:id="rId40">
        <w:r w:rsidRPr="00F61435">
          <w:rPr>
            <w:color w:val="2F4F4F"/>
            <w:sz w:val="18"/>
            <w:szCs w:val="18"/>
            <w:lang w:val="en-GB"/>
          </w:rPr>
          <w:t>10.1016/j.wasman.2023.11.0</w:t>
        </w:r>
      </w:hyperlink>
      <w:r w:rsidRPr="00F61435">
        <w:rPr>
          <w:color w:val="2F4F4F"/>
          <w:spacing w:val="80"/>
          <w:w w:val="150"/>
          <w:sz w:val="18"/>
          <w:szCs w:val="18"/>
          <w:lang w:val="en-GB"/>
        </w:rPr>
        <w:t xml:space="preserve"> </w:t>
      </w:r>
      <w:hyperlink r:id="rId41">
        <w:r w:rsidRPr="00F61435">
          <w:rPr>
            <w:color w:val="2F4F4F"/>
            <w:spacing w:val="-4"/>
            <w:sz w:val="18"/>
            <w:szCs w:val="18"/>
            <w:lang w:val="en-GB"/>
          </w:rPr>
          <w:t>21</w:t>
        </w:r>
      </w:hyperlink>
      <w:r w:rsidRPr="00F61435">
        <w:rPr>
          <w:spacing w:val="-4"/>
          <w:sz w:val="18"/>
          <w:szCs w:val="18"/>
          <w:lang w:val="en-GB"/>
        </w:rPr>
        <w:t>.</w:t>
      </w:r>
    </w:p>
    <w:p w14:paraId="7ADA7043" w14:textId="77777777" w:rsidR="009C0070" w:rsidRPr="00F61435" w:rsidRDefault="00000000">
      <w:pPr>
        <w:spacing w:before="6" w:line="244" w:lineRule="auto"/>
        <w:ind w:left="222" w:right="298" w:hanging="200"/>
        <w:jc w:val="both"/>
        <w:rPr>
          <w:sz w:val="18"/>
          <w:szCs w:val="18"/>
          <w:lang w:val="en-GB"/>
        </w:rPr>
      </w:pPr>
      <w:r w:rsidRPr="00F61435">
        <w:rPr>
          <w:spacing w:val="-4"/>
          <w:sz w:val="18"/>
          <w:szCs w:val="18"/>
          <w:lang w:val="en-GB"/>
        </w:rPr>
        <w:t>Blanco,</w:t>
      </w:r>
      <w:r w:rsidRPr="00F61435">
        <w:rPr>
          <w:spacing w:val="-5"/>
          <w:sz w:val="18"/>
          <w:szCs w:val="18"/>
          <w:lang w:val="en-GB"/>
        </w:rPr>
        <w:t xml:space="preserve"> </w:t>
      </w:r>
      <w:r w:rsidRPr="00F61435">
        <w:rPr>
          <w:spacing w:val="-4"/>
          <w:sz w:val="18"/>
          <w:szCs w:val="18"/>
          <w:lang w:val="en-GB"/>
        </w:rPr>
        <w:t>C.F.,</w:t>
      </w:r>
      <w:r w:rsidRPr="00F61435">
        <w:rPr>
          <w:spacing w:val="-6"/>
          <w:sz w:val="18"/>
          <w:szCs w:val="18"/>
          <w:lang w:val="en-GB"/>
        </w:rPr>
        <w:t xml:space="preserve"> </w:t>
      </w:r>
      <w:r w:rsidRPr="00F61435">
        <w:rPr>
          <w:spacing w:val="-4"/>
          <w:sz w:val="18"/>
          <w:szCs w:val="18"/>
          <w:lang w:val="en-GB"/>
        </w:rPr>
        <w:t>Cucurachi,</w:t>
      </w:r>
      <w:r w:rsidRPr="00F61435">
        <w:rPr>
          <w:spacing w:val="-5"/>
          <w:sz w:val="18"/>
          <w:szCs w:val="18"/>
          <w:lang w:val="en-GB"/>
        </w:rPr>
        <w:t xml:space="preserve"> </w:t>
      </w:r>
      <w:r w:rsidRPr="00F61435">
        <w:rPr>
          <w:spacing w:val="-4"/>
          <w:sz w:val="18"/>
          <w:szCs w:val="18"/>
          <w:lang w:val="en-GB"/>
        </w:rPr>
        <w:t>S.,</w:t>
      </w:r>
      <w:r w:rsidRPr="00F61435">
        <w:rPr>
          <w:spacing w:val="-5"/>
          <w:sz w:val="18"/>
          <w:szCs w:val="18"/>
          <w:lang w:val="en-GB"/>
        </w:rPr>
        <w:t xml:space="preserve"> </w:t>
      </w:r>
      <w:r w:rsidRPr="00F61435">
        <w:rPr>
          <w:spacing w:val="-4"/>
          <w:sz w:val="18"/>
          <w:szCs w:val="18"/>
          <w:lang w:val="en-GB"/>
        </w:rPr>
        <w:t>Guinée,</w:t>
      </w:r>
      <w:r w:rsidRPr="00F61435">
        <w:rPr>
          <w:spacing w:val="-5"/>
          <w:sz w:val="18"/>
          <w:szCs w:val="18"/>
          <w:lang w:val="en-GB"/>
        </w:rPr>
        <w:t xml:space="preserve"> </w:t>
      </w:r>
      <w:r w:rsidRPr="00F61435">
        <w:rPr>
          <w:spacing w:val="-4"/>
          <w:sz w:val="18"/>
          <w:szCs w:val="18"/>
          <w:lang w:val="en-GB"/>
        </w:rPr>
        <w:t>J.B.,</w:t>
      </w:r>
      <w:r w:rsidRPr="00F61435">
        <w:rPr>
          <w:spacing w:val="-5"/>
          <w:sz w:val="18"/>
          <w:szCs w:val="18"/>
          <w:lang w:val="en-GB"/>
        </w:rPr>
        <w:t xml:space="preserve"> </w:t>
      </w:r>
      <w:r w:rsidRPr="00F61435">
        <w:rPr>
          <w:spacing w:val="-4"/>
          <w:sz w:val="18"/>
          <w:szCs w:val="18"/>
          <w:lang w:val="en-GB"/>
        </w:rPr>
        <w:t>Vijver,</w:t>
      </w:r>
      <w:r w:rsidRPr="00F61435">
        <w:rPr>
          <w:spacing w:val="-5"/>
          <w:sz w:val="18"/>
          <w:szCs w:val="18"/>
          <w:lang w:val="en-GB"/>
        </w:rPr>
        <w:t xml:space="preserve"> </w:t>
      </w:r>
      <w:r w:rsidRPr="00F61435">
        <w:rPr>
          <w:spacing w:val="-4"/>
          <w:sz w:val="18"/>
          <w:szCs w:val="18"/>
          <w:lang w:val="en-GB"/>
        </w:rPr>
        <w:t>M.G.,</w:t>
      </w:r>
      <w:r w:rsidRPr="00F61435">
        <w:rPr>
          <w:spacing w:val="-5"/>
          <w:sz w:val="18"/>
          <w:szCs w:val="18"/>
          <w:lang w:val="en-GB"/>
        </w:rPr>
        <w:t xml:space="preserve"> </w:t>
      </w:r>
      <w:r w:rsidRPr="00F61435">
        <w:rPr>
          <w:spacing w:val="-4"/>
          <w:sz w:val="18"/>
          <w:szCs w:val="18"/>
          <w:lang w:val="en-GB"/>
        </w:rPr>
        <w:t>et</w:t>
      </w:r>
      <w:r w:rsidRPr="00F61435">
        <w:rPr>
          <w:spacing w:val="-5"/>
          <w:sz w:val="18"/>
          <w:szCs w:val="18"/>
          <w:lang w:val="en-GB"/>
        </w:rPr>
        <w:t xml:space="preserve"> </w:t>
      </w:r>
      <w:r w:rsidRPr="00F61435">
        <w:rPr>
          <w:spacing w:val="-4"/>
          <w:sz w:val="18"/>
          <w:szCs w:val="18"/>
          <w:lang w:val="en-GB"/>
        </w:rPr>
        <w:t>al.,</w:t>
      </w:r>
      <w:r w:rsidRPr="00F61435">
        <w:rPr>
          <w:spacing w:val="-5"/>
          <w:sz w:val="18"/>
          <w:szCs w:val="18"/>
          <w:lang w:val="en-GB"/>
        </w:rPr>
        <w:t xml:space="preserve"> </w:t>
      </w:r>
      <w:r w:rsidRPr="00F61435">
        <w:rPr>
          <w:spacing w:val="-4"/>
          <w:sz w:val="18"/>
          <w:szCs w:val="18"/>
          <w:lang w:val="en-GB"/>
        </w:rPr>
        <w:t>2020.</w:t>
      </w:r>
      <w:r w:rsidRPr="00F61435">
        <w:rPr>
          <w:spacing w:val="7"/>
          <w:sz w:val="18"/>
          <w:szCs w:val="18"/>
          <w:lang w:val="en-GB"/>
        </w:rPr>
        <w:t xml:space="preserve"> </w:t>
      </w:r>
      <w:r w:rsidRPr="00F61435">
        <w:rPr>
          <w:spacing w:val="-4"/>
          <w:sz w:val="18"/>
          <w:szCs w:val="18"/>
          <w:lang w:val="en-GB"/>
        </w:rPr>
        <w:t>Assessing</w:t>
      </w:r>
      <w:r w:rsidRPr="00F61435">
        <w:rPr>
          <w:spacing w:val="-4"/>
          <w:w w:val="115"/>
          <w:sz w:val="18"/>
          <w:szCs w:val="18"/>
          <w:lang w:val="en-GB"/>
        </w:rPr>
        <w:t xml:space="preserve"> </w:t>
      </w:r>
      <w:r w:rsidRPr="00F61435">
        <w:rPr>
          <w:w w:val="115"/>
          <w:sz w:val="18"/>
          <w:szCs w:val="18"/>
          <w:lang w:val="en-GB"/>
        </w:rPr>
        <w:t>the</w:t>
      </w:r>
      <w:r w:rsidRPr="00F61435">
        <w:rPr>
          <w:spacing w:val="-12"/>
          <w:w w:val="115"/>
          <w:sz w:val="18"/>
          <w:szCs w:val="18"/>
          <w:lang w:val="en-GB"/>
        </w:rPr>
        <w:t xml:space="preserve"> </w:t>
      </w:r>
      <w:r w:rsidRPr="00F61435">
        <w:rPr>
          <w:sz w:val="18"/>
          <w:szCs w:val="18"/>
          <w:lang w:val="en-GB"/>
        </w:rPr>
        <w:t>sustainability</w:t>
      </w:r>
      <w:r w:rsidRPr="00F61435">
        <w:rPr>
          <w:spacing w:val="-9"/>
          <w:sz w:val="18"/>
          <w:szCs w:val="18"/>
          <w:lang w:val="en-GB"/>
        </w:rPr>
        <w:t xml:space="preserve"> </w:t>
      </w:r>
      <w:r w:rsidRPr="00F61435">
        <w:rPr>
          <w:sz w:val="18"/>
          <w:szCs w:val="18"/>
          <w:lang w:val="en-GB"/>
        </w:rPr>
        <w:t>of</w:t>
      </w:r>
      <w:r w:rsidRPr="00F61435">
        <w:rPr>
          <w:spacing w:val="-7"/>
          <w:sz w:val="18"/>
          <w:szCs w:val="18"/>
          <w:lang w:val="en-GB"/>
        </w:rPr>
        <w:t xml:space="preserve"> </w:t>
      </w:r>
      <w:r w:rsidRPr="00F61435">
        <w:rPr>
          <w:sz w:val="18"/>
          <w:szCs w:val="18"/>
          <w:lang w:val="en-GB"/>
        </w:rPr>
        <w:t>emerging</w:t>
      </w:r>
      <w:r w:rsidRPr="00F61435">
        <w:rPr>
          <w:spacing w:val="-7"/>
          <w:sz w:val="18"/>
          <w:szCs w:val="18"/>
          <w:lang w:val="en-GB"/>
        </w:rPr>
        <w:t xml:space="preserve"> </w:t>
      </w:r>
      <w:r w:rsidRPr="00F61435">
        <w:rPr>
          <w:sz w:val="18"/>
          <w:szCs w:val="18"/>
          <w:lang w:val="en-GB"/>
        </w:rPr>
        <w:t>technologies:</w:t>
      </w:r>
      <w:r w:rsidRPr="00F61435">
        <w:rPr>
          <w:spacing w:val="-7"/>
          <w:sz w:val="18"/>
          <w:szCs w:val="18"/>
          <w:lang w:val="en-GB"/>
        </w:rPr>
        <w:t xml:space="preserve"> </w:t>
      </w:r>
      <w:r w:rsidRPr="00F61435">
        <w:rPr>
          <w:w w:val="115"/>
          <w:sz w:val="18"/>
          <w:szCs w:val="18"/>
          <w:lang w:val="en-GB"/>
        </w:rPr>
        <w:t>A</w:t>
      </w:r>
      <w:r w:rsidRPr="00F61435">
        <w:rPr>
          <w:spacing w:val="-12"/>
          <w:w w:val="115"/>
          <w:sz w:val="18"/>
          <w:szCs w:val="18"/>
          <w:lang w:val="en-GB"/>
        </w:rPr>
        <w:t xml:space="preserve"> </w:t>
      </w:r>
      <w:r w:rsidRPr="00F61435">
        <w:rPr>
          <w:sz w:val="18"/>
          <w:szCs w:val="18"/>
          <w:lang w:val="en-GB"/>
        </w:rPr>
        <w:t>probabilistic</w:t>
      </w:r>
      <w:r w:rsidRPr="00F61435">
        <w:rPr>
          <w:spacing w:val="-7"/>
          <w:sz w:val="18"/>
          <w:szCs w:val="18"/>
          <w:lang w:val="en-GB"/>
        </w:rPr>
        <w:t xml:space="preserve"> </w:t>
      </w:r>
      <w:r w:rsidRPr="00F61435">
        <w:rPr>
          <w:sz w:val="18"/>
          <w:szCs w:val="18"/>
          <w:lang w:val="en-GB"/>
        </w:rPr>
        <w:t>lca</w:t>
      </w:r>
      <w:r w:rsidRPr="00F61435">
        <w:rPr>
          <w:spacing w:val="-7"/>
          <w:sz w:val="18"/>
          <w:szCs w:val="18"/>
          <w:lang w:val="en-GB"/>
        </w:rPr>
        <w:t xml:space="preserve"> </w:t>
      </w:r>
      <w:r w:rsidRPr="00F61435">
        <w:rPr>
          <w:sz w:val="18"/>
          <w:szCs w:val="18"/>
          <w:lang w:val="en-GB"/>
        </w:rPr>
        <w:t>method</w:t>
      </w:r>
      <w:r w:rsidRPr="00F61435">
        <w:rPr>
          <w:spacing w:val="40"/>
          <w:sz w:val="18"/>
          <w:szCs w:val="18"/>
          <w:lang w:val="en-GB"/>
        </w:rPr>
        <w:t xml:space="preserve"> </w:t>
      </w:r>
      <w:r w:rsidRPr="00F61435">
        <w:rPr>
          <w:sz w:val="18"/>
          <w:szCs w:val="18"/>
          <w:lang w:val="en-GB"/>
        </w:rPr>
        <w:t xml:space="preserve">applied </w:t>
      </w:r>
      <w:r w:rsidRPr="00F61435">
        <w:rPr>
          <w:w w:val="115"/>
          <w:sz w:val="18"/>
          <w:szCs w:val="18"/>
          <w:lang w:val="en-GB"/>
        </w:rPr>
        <w:t xml:space="preserve">to </w:t>
      </w:r>
      <w:r w:rsidRPr="00F61435">
        <w:rPr>
          <w:sz w:val="18"/>
          <w:szCs w:val="18"/>
          <w:lang w:val="en-GB"/>
        </w:rPr>
        <w:t>advanced photovoltaics.</w:t>
      </w:r>
      <w:r w:rsidRPr="00F61435">
        <w:rPr>
          <w:spacing w:val="40"/>
          <w:sz w:val="18"/>
          <w:szCs w:val="18"/>
          <w:lang w:val="en-GB"/>
        </w:rPr>
        <w:t xml:space="preserve"> </w:t>
      </w:r>
      <w:r w:rsidRPr="00F61435">
        <w:rPr>
          <w:sz w:val="18"/>
          <w:szCs w:val="18"/>
          <w:lang w:val="en-GB"/>
        </w:rPr>
        <w:t>Journal of Cleaner Production</w:t>
      </w:r>
      <w:r w:rsidRPr="00F61435">
        <w:rPr>
          <w:spacing w:val="40"/>
          <w:sz w:val="18"/>
          <w:szCs w:val="18"/>
          <w:lang w:val="en-GB"/>
        </w:rPr>
        <w:t xml:space="preserve"> </w:t>
      </w:r>
      <w:r w:rsidRPr="00F61435">
        <w:rPr>
          <w:sz w:val="18"/>
          <w:szCs w:val="18"/>
          <w:lang w:val="en-GB"/>
        </w:rPr>
        <w:t xml:space="preserve">URL: </w:t>
      </w:r>
      <w:hyperlink r:id="rId42">
        <w:r w:rsidRPr="00F61435">
          <w:rPr>
            <w:color w:val="2F4F4F"/>
            <w:w w:val="115"/>
            <w:sz w:val="18"/>
            <w:szCs w:val="18"/>
            <w:lang w:val="en-GB"/>
          </w:rPr>
          <w:t>http://doi.org/10.1016/j.jclepro.2020.120968</w:t>
        </w:r>
      </w:hyperlink>
      <w:r w:rsidRPr="00F61435">
        <w:rPr>
          <w:w w:val="115"/>
          <w:sz w:val="18"/>
          <w:szCs w:val="18"/>
          <w:lang w:val="en-GB"/>
        </w:rPr>
        <w:t xml:space="preserve">, </w:t>
      </w:r>
      <w:r w:rsidRPr="00F61435">
        <w:rPr>
          <w:spacing w:val="-2"/>
          <w:w w:val="115"/>
          <w:sz w:val="18"/>
          <w:szCs w:val="18"/>
          <w:lang w:val="en-GB"/>
        </w:rPr>
        <w:t>doi:</w:t>
      </w:r>
      <w:hyperlink r:id="rId43">
        <w:r w:rsidRPr="00F61435">
          <w:rPr>
            <w:color w:val="2F4F4F"/>
            <w:spacing w:val="-2"/>
            <w:w w:val="115"/>
            <w:sz w:val="18"/>
            <w:szCs w:val="18"/>
            <w:lang w:val="en-GB"/>
          </w:rPr>
          <w:t>10.1016/j.jclepro.2020.120968</w:t>
        </w:r>
      </w:hyperlink>
      <w:r w:rsidRPr="00F61435">
        <w:rPr>
          <w:spacing w:val="-2"/>
          <w:w w:val="115"/>
          <w:sz w:val="18"/>
          <w:szCs w:val="18"/>
          <w:lang w:val="en-GB"/>
        </w:rPr>
        <w:t>.</w:t>
      </w:r>
    </w:p>
    <w:p w14:paraId="2911B84C" w14:textId="77777777" w:rsidR="009C0070" w:rsidRPr="00F61435" w:rsidRDefault="00000000">
      <w:pPr>
        <w:spacing w:line="237" w:lineRule="auto"/>
        <w:ind w:left="218" w:right="299" w:hanging="195"/>
        <w:jc w:val="both"/>
        <w:rPr>
          <w:sz w:val="18"/>
          <w:szCs w:val="18"/>
          <w:lang w:val="en-GB"/>
        </w:rPr>
      </w:pPr>
      <w:r w:rsidRPr="00F61435">
        <w:rPr>
          <w:sz w:val="18"/>
          <w:szCs w:val="18"/>
          <w:lang w:val="en-GB"/>
        </w:rPr>
        <w:t>Carrara, S., Bobba, S., Blagoeva, D., Alves Dias, P., et al., 2023.</w:t>
      </w:r>
      <w:r w:rsidRPr="00F61435">
        <w:rPr>
          <w:spacing w:val="40"/>
          <w:sz w:val="18"/>
          <w:szCs w:val="18"/>
          <w:lang w:val="en-GB"/>
        </w:rPr>
        <w:t xml:space="preserve"> </w:t>
      </w:r>
      <w:r w:rsidRPr="00F61435">
        <w:rPr>
          <w:sz w:val="18"/>
          <w:szCs w:val="18"/>
          <w:lang w:val="en-GB"/>
        </w:rPr>
        <w:t>Supply</w:t>
      </w:r>
      <w:r w:rsidRPr="00F61435">
        <w:rPr>
          <w:spacing w:val="40"/>
          <w:sz w:val="18"/>
          <w:szCs w:val="18"/>
          <w:lang w:val="en-GB"/>
        </w:rPr>
        <w:t xml:space="preserve"> </w:t>
      </w:r>
      <w:r w:rsidRPr="00F61435">
        <w:rPr>
          <w:sz w:val="18"/>
          <w:szCs w:val="18"/>
          <w:lang w:val="en-GB"/>
        </w:rPr>
        <w:t>chain analysis and material demand forecast in strategic technologies</w:t>
      </w:r>
      <w:r w:rsidRPr="00F61435">
        <w:rPr>
          <w:spacing w:val="40"/>
          <w:sz w:val="18"/>
          <w:szCs w:val="18"/>
          <w:lang w:val="en-GB"/>
        </w:rPr>
        <w:t xml:space="preserve"> </w:t>
      </w:r>
      <w:r w:rsidRPr="00F61435">
        <w:rPr>
          <w:sz w:val="18"/>
          <w:szCs w:val="18"/>
          <w:lang w:val="en-GB"/>
        </w:rPr>
        <w:t>and sectors in the EU — a foresight study.</w:t>
      </w:r>
      <w:r w:rsidRPr="00F61435">
        <w:rPr>
          <w:spacing w:val="38"/>
          <w:sz w:val="18"/>
          <w:szCs w:val="18"/>
          <w:lang w:val="en-GB"/>
        </w:rPr>
        <w:t xml:space="preserve"> </w:t>
      </w:r>
      <w:r w:rsidRPr="00F61435">
        <w:rPr>
          <w:sz w:val="18"/>
          <w:szCs w:val="18"/>
          <w:lang w:val="en-GB"/>
        </w:rPr>
        <w:t xml:space="preserve">URL: </w:t>
      </w:r>
      <w:hyperlink r:id="rId44">
        <w:r w:rsidRPr="00F61435">
          <w:rPr>
            <w:color w:val="2F4F4F"/>
            <w:w w:val="120"/>
            <w:sz w:val="18"/>
            <w:szCs w:val="18"/>
            <w:lang w:val="en-GB"/>
          </w:rPr>
          <w:t>https://doi.org/</w:t>
        </w:r>
      </w:hyperlink>
      <w:r w:rsidRPr="00F61435">
        <w:rPr>
          <w:color w:val="2F4F4F"/>
          <w:w w:val="120"/>
          <w:sz w:val="18"/>
          <w:szCs w:val="18"/>
          <w:lang w:val="en-GB"/>
        </w:rPr>
        <w:t xml:space="preserve"> </w:t>
      </w:r>
      <w:hyperlink r:id="rId45">
        <w:r w:rsidRPr="00F61435">
          <w:rPr>
            <w:color w:val="2F4F4F"/>
            <w:sz w:val="18"/>
            <w:szCs w:val="18"/>
            <w:lang w:val="en-GB"/>
          </w:rPr>
          <w:t>10.2760/334074</w:t>
        </w:r>
      </w:hyperlink>
      <w:r w:rsidRPr="00F61435">
        <w:rPr>
          <w:sz w:val="18"/>
          <w:szCs w:val="18"/>
          <w:lang w:val="en-GB"/>
        </w:rPr>
        <w:t>,</w:t>
      </w:r>
      <w:r w:rsidRPr="00F61435">
        <w:rPr>
          <w:spacing w:val="48"/>
          <w:sz w:val="18"/>
          <w:szCs w:val="18"/>
          <w:lang w:val="en-GB"/>
        </w:rPr>
        <w:t xml:space="preserve"> </w:t>
      </w:r>
      <w:r w:rsidRPr="00F61435">
        <w:rPr>
          <w:sz w:val="18"/>
          <w:szCs w:val="18"/>
          <w:lang w:val="en-GB"/>
        </w:rPr>
        <w:t>doi:</w:t>
      </w:r>
      <w:hyperlink r:id="rId46">
        <w:r w:rsidRPr="00F61435">
          <w:rPr>
            <w:color w:val="2F4F4F"/>
            <w:sz w:val="18"/>
            <w:szCs w:val="18"/>
            <w:lang w:val="en-GB"/>
          </w:rPr>
          <w:t>10.2760/334074</w:t>
        </w:r>
      </w:hyperlink>
      <w:r w:rsidRPr="00F61435">
        <w:rPr>
          <w:sz w:val="18"/>
          <w:szCs w:val="18"/>
          <w:lang w:val="en-GB"/>
        </w:rPr>
        <w:t>.</w:t>
      </w:r>
    </w:p>
    <w:p w14:paraId="27D7FC20" w14:textId="3C03637C" w:rsidR="009C0070" w:rsidRPr="00F61435" w:rsidRDefault="00000000">
      <w:pPr>
        <w:spacing w:line="247" w:lineRule="auto"/>
        <w:ind w:left="222" w:right="273" w:hanging="200"/>
        <w:jc w:val="both"/>
        <w:rPr>
          <w:sz w:val="18"/>
          <w:szCs w:val="18"/>
          <w:lang w:val="en-GB"/>
        </w:rPr>
      </w:pPr>
      <w:r w:rsidRPr="00F61435">
        <w:rPr>
          <w:spacing w:val="-2"/>
          <w:sz w:val="18"/>
          <w:szCs w:val="18"/>
          <w:lang w:val="en-GB"/>
        </w:rPr>
        <w:t>CEN</w:t>
      </w:r>
      <w:r w:rsidRPr="00F61435">
        <w:rPr>
          <w:spacing w:val="-3"/>
          <w:sz w:val="18"/>
          <w:szCs w:val="18"/>
          <w:lang w:val="en-GB"/>
        </w:rPr>
        <w:t xml:space="preserve"> </w:t>
      </w:r>
      <w:r w:rsidRPr="00F61435">
        <w:rPr>
          <w:spacing w:val="-2"/>
          <w:sz w:val="18"/>
          <w:szCs w:val="18"/>
          <w:lang w:val="en-GB"/>
        </w:rPr>
        <w:t>(European Committee for Standardization), 2019.</w:t>
      </w:r>
      <w:r w:rsidRPr="00F61435">
        <w:rPr>
          <w:sz w:val="18"/>
          <w:szCs w:val="18"/>
          <w:lang w:val="en-GB"/>
        </w:rPr>
        <w:t xml:space="preserve"> </w:t>
      </w:r>
      <w:r w:rsidRPr="00F61435">
        <w:rPr>
          <w:spacing w:val="-2"/>
          <w:sz w:val="18"/>
          <w:szCs w:val="18"/>
          <w:lang w:val="en-GB"/>
        </w:rPr>
        <w:t>En 15804 sustainab</w:t>
      </w:r>
      <w:r w:rsidRPr="00F61435">
        <w:rPr>
          <w:sz w:val="18"/>
          <w:szCs w:val="18"/>
          <w:lang w:val="en-GB"/>
        </w:rPr>
        <w:t>ility of construction works environmental product declarations core</w:t>
      </w:r>
      <w:r w:rsidRPr="00F61435">
        <w:rPr>
          <w:spacing w:val="40"/>
          <w:sz w:val="18"/>
          <w:szCs w:val="18"/>
          <w:lang w:val="en-GB"/>
        </w:rPr>
        <w:t xml:space="preserve"> </w:t>
      </w:r>
      <w:r w:rsidRPr="00F61435">
        <w:rPr>
          <w:sz w:val="18"/>
          <w:szCs w:val="18"/>
          <w:lang w:val="en-GB"/>
        </w:rPr>
        <w:t>rules</w:t>
      </w:r>
      <w:r w:rsidRPr="00F61435">
        <w:rPr>
          <w:spacing w:val="5"/>
          <w:sz w:val="18"/>
          <w:szCs w:val="18"/>
          <w:lang w:val="en-GB"/>
        </w:rPr>
        <w:t xml:space="preserve"> </w:t>
      </w:r>
      <w:r w:rsidRPr="00F61435">
        <w:rPr>
          <w:sz w:val="18"/>
          <w:szCs w:val="18"/>
          <w:lang w:val="en-GB"/>
        </w:rPr>
        <w:t>for</w:t>
      </w:r>
      <w:r w:rsidRPr="00F61435">
        <w:rPr>
          <w:spacing w:val="6"/>
          <w:sz w:val="18"/>
          <w:szCs w:val="18"/>
          <w:lang w:val="en-GB"/>
        </w:rPr>
        <w:t xml:space="preserve"> </w:t>
      </w:r>
      <w:r w:rsidRPr="00F61435">
        <w:rPr>
          <w:sz w:val="18"/>
          <w:szCs w:val="18"/>
          <w:lang w:val="en-GB"/>
        </w:rPr>
        <w:t>the</w:t>
      </w:r>
      <w:r w:rsidRPr="00F61435">
        <w:rPr>
          <w:spacing w:val="5"/>
          <w:sz w:val="18"/>
          <w:szCs w:val="18"/>
          <w:lang w:val="en-GB"/>
        </w:rPr>
        <w:t xml:space="preserve"> </w:t>
      </w:r>
      <w:r w:rsidRPr="00F61435">
        <w:rPr>
          <w:sz w:val="18"/>
          <w:szCs w:val="18"/>
          <w:lang w:val="en-GB"/>
        </w:rPr>
        <w:t>product</w:t>
      </w:r>
      <w:r w:rsidRPr="00F61435">
        <w:rPr>
          <w:spacing w:val="6"/>
          <w:sz w:val="18"/>
          <w:szCs w:val="18"/>
          <w:lang w:val="en-GB"/>
        </w:rPr>
        <w:t xml:space="preserve"> </w:t>
      </w:r>
      <w:r w:rsidRPr="00F61435">
        <w:rPr>
          <w:sz w:val="18"/>
          <w:szCs w:val="18"/>
          <w:lang w:val="en-GB"/>
        </w:rPr>
        <w:t>category</w:t>
      </w:r>
      <w:r w:rsidRPr="00F61435">
        <w:rPr>
          <w:spacing w:val="6"/>
          <w:sz w:val="18"/>
          <w:szCs w:val="18"/>
          <w:lang w:val="en-GB"/>
        </w:rPr>
        <w:t xml:space="preserve"> </w:t>
      </w:r>
      <w:r w:rsidRPr="00F61435">
        <w:rPr>
          <w:sz w:val="18"/>
          <w:szCs w:val="18"/>
          <w:lang w:val="en-GB"/>
        </w:rPr>
        <w:t>of</w:t>
      </w:r>
      <w:r w:rsidRPr="00F61435">
        <w:rPr>
          <w:spacing w:val="5"/>
          <w:sz w:val="18"/>
          <w:szCs w:val="18"/>
          <w:lang w:val="en-GB"/>
        </w:rPr>
        <w:t xml:space="preserve"> </w:t>
      </w:r>
      <w:r w:rsidRPr="00F61435">
        <w:rPr>
          <w:sz w:val="18"/>
          <w:szCs w:val="18"/>
          <w:lang w:val="en-GB"/>
        </w:rPr>
        <w:t>construction</w:t>
      </w:r>
      <w:r w:rsidRPr="00F61435">
        <w:rPr>
          <w:spacing w:val="6"/>
          <w:sz w:val="18"/>
          <w:szCs w:val="18"/>
          <w:lang w:val="en-GB"/>
        </w:rPr>
        <w:t xml:space="preserve"> </w:t>
      </w:r>
      <w:r w:rsidRPr="00F61435">
        <w:rPr>
          <w:sz w:val="18"/>
          <w:szCs w:val="18"/>
          <w:lang w:val="en-GB"/>
        </w:rPr>
        <w:t>products.</w:t>
      </w:r>
      <w:r w:rsidRPr="00F61435">
        <w:rPr>
          <w:spacing w:val="33"/>
          <w:sz w:val="18"/>
          <w:szCs w:val="18"/>
          <w:lang w:val="en-GB"/>
        </w:rPr>
        <w:t xml:space="preserve"> </w:t>
      </w:r>
      <w:r w:rsidRPr="00F61435">
        <w:rPr>
          <w:sz w:val="18"/>
          <w:szCs w:val="18"/>
          <w:lang w:val="en-GB"/>
        </w:rPr>
        <w:t>URL:</w:t>
      </w:r>
      <w:r w:rsidRPr="00F61435">
        <w:rPr>
          <w:spacing w:val="-2"/>
          <w:w w:val="115"/>
          <w:sz w:val="18"/>
          <w:szCs w:val="18"/>
          <w:lang w:val="en-GB"/>
        </w:rPr>
        <w:t xml:space="preserve"> </w:t>
      </w:r>
      <w:hyperlink r:id="rId47">
        <w:r w:rsidRPr="00F61435">
          <w:rPr>
            <w:color w:val="2F4F4F"/>
            <w:spacing w:val="-2"/>
            <w:w w:val="115"/>
            <w:sz w:val="18"/>
            <w:szCs w:val="18"/>
            <w:lang w:val="en-GB"/>
          </w:rPr>
          <w:t>https:</w:t>
        </w:r>
      </w:hyperlink>
    </w:p>
    <w:p w14:paraId="23F01A2A" w14:textId="77777777" w:rsidR="009C0070" w:rsidRPr="00F61435" w:rsidRDefault="00000000">
      <w:pPr>
        <w:spacing w:line="220" w:lineRule="auto"/>
        <w:ind w:left="222" w:hanging="9"/>
        <w:rPr>
          <w:sz w:val="18"/>
          <w:szCs w:val="18"/>
          <w:lang w:val="en-GB"/>
        </w:rPr>
      </w:pPr>
      <w:hyperlink r:id="rId48">
        <w:r w:rsidRPr="00F61435">
          <w:rPr>
            <w:color w:val="2F4F4F"/>
            <w:spacing w:val="-2"/>
            <w:w w:val="115"/>
            <w:sz w:val="18"/>
            <w:szCs w:val="18"/>
            <w:lang w:val="en-GB"/>
          </w:rPr>
          <w:t>//standards.cencenelec.eu/dyn/www/f?p=205:7:0::::FSP_</w:t>
        </w:r>
      </w:hyperlink>
      <w:r w:rsidRPr="00F61435">
        <w:rPr>
          <w:color w:val="2F4F4F"/>
          <w:spacing w:val="-2"/>
          <w:w w:val="115"/>
          <w:sz w:val="18"/>
          <w:szCs w:val="18"/>
          <w:lang w:val="en-GB"/>
        </w:rPr>
        <w:t xml:space="preserve"> </w:t>
      </w:r>
      <w:hyperlink r:id="rId49">
        <w:r w:rsidRPr="00F61435">
          <w:rPr>
            <w:color w:val="2F4F4F"/>
            <w:spacing w:val="-2"/>
            <w:sz w:val="18"/>
            <w:szCs w:val="18"/>
            <w:lang w:val="en-GB"/>
          </w:rPr>
          <w:t>ORG_ID:481830&amp;cs=1F34565A9E5B582575682802C33AE3275</w:t>
        </w:r>
      </w:hyperlink>
      <w:r w:rsidRPr="00F61435">
        <w:rPr>
          <w:spacing w:val="-2"/>
          <w:sz w:val="18"/>
          <w:szCs w:val="18"/>
          <w:lang w:val="en-GB"/>
        </w:rPr>
        <w:t>.</w:t>
      </w:r>
    </w:p>
    <w:p w14:paraId="07E2BBDE" w14:textId="77777777" w:rsidR="009C0070" w:rsidRPr="00F61435" w:rsidRDefault="009C0070">
      <w:pPr>
        <w:pStyle w:val="BodyText"/>
        <w:rPr>
          <w:sz w:val="18"/>
          <w:szCs w:val="18"/>
          <w:lang w:val="en-GB"/>
        </w:rPr>
        <w:sectPr w:rsidR="009C0070" w:rsidRPr="00F61435" w:rsidSect="00C33120">
          <w:headerReference w:type="default" r:id="rId50"/>
          <w:footerReference w:type="default" r:id="rId51"/>
          <w:pgSz w:w="11910" w:h="15880"/>
          <w:pgMar w:top="1008" w:right="1008" w:bottom="1008" w:left="994" w:header="655" w:footer="517" w:gutter="0"/>
          <w:cols w:space="720"/>
        </w:sectPr>
      </w:pPr>
    </w:p>
    <w:p w14:paraId="204DEE18" w14:textId="77777777" w:rsidR="009C0070" w:rsidRPr="00F61435" w:rsidRDefault="00000000">
      <w:pPr>
        <w:spacing w:before="113" w:line="247" w:lineRule="auto"/>
        <w:ind w:left="233" w:right="14" w:hanging="200"/>
        <w:jc w:val="both"/>
        <w:rPr>
          <w:sz w:val="18"/>
          <w:szCs w:val="18"/>
          <w:lang w:val="en-GB"/>
        </w:rPr>
      </w:pPr>
      <w:bookmarkStart w:id="89" w:name="_bookmark28"/>
      <w:bookmarkEnd w:id="89"/>
      <w:r w:rsidRPr="00F61435">
        <w:rPr>
          <w:sz w:val="18"/>
          <w:szCs w:val="18"/>
          <w:lang w:val="en-GB"/>
        </w:rPr>
        <w:t>Chen, X., Matthews, H.S., Griffin, W.M., 2021.</w:t>
      </w:r>
      <w:r w:rsidRPr="00F61435">
        <w:rPr>
          <w:spacing w:val="40"/>
          <w:sz w:val="18"/>
          <w:szCs w:val="18"/>
          <w:lang w:val="en-GB"/>
        </w:rPr>
        <w:t xml:space="preserve"> </w:t>
      </w:r>
      <w:r w:rsidRPr="00F61435">
        <w:rPr>
          <w:sz w:val="18"/>
          <w:szCs w:val="18"/>
          <w:lang w:val="en-GB"/>
        </w:rPr>
        <w:t xml:space="preserve">Uncertainty caused </w:t>
      </w:r>
      <w:bookmarkStart w:id="90" w:name="_bookmark27"/>
      <w:bookmarkEnd w:id="90"/>
      <w:r w:rsidRPr="00F61435">
        <w:rPr>
          <w:sz w:val="18"/>
          <w:szCs w:val="18"/>
          <w:lang w:val="en-GB"/>
        </w:rPr>
        <w:t>by</w:t>
      </w:r>
      <w:r w:rsidRPr="00F61435">
        <w:rPr>
          <w:spacing w:val="40"/>
          <w:sz w:val="18"/>
          <w:szCs w:val="18"/>
          <w:lang w:val="en-GB"/>
        </w:rPr>
        <w:t xml:space="preserve"> </w:t>
      </w:r>
      <w:r w:rsidRPr="00F61435">
        <w:rPr>
          <w:sz w:val="18"/>
          <w:szCs w:val="18"/>
          <w:lang w:val="en-GB"/>
        </w:rPr>
        <w:t>life cycle impact assessment methods: Case studies in process-based</w:t>
      </w:r>
      <w:r w:rsidRPr="00F61435">
        <w:rPr>
          <w:spacing w:val="80"/>
          <w:sz w:val="18"/>
          <w:szCs w:val="18"/>
          <w:lang w:val="en-GB"/>
        </w:rPr>
        <w:t xml:space="preserve"> </w:t>
      </w:r>
      <w:r w:rsidRPr="00F61435">
        <w:rPr>
          <w:sz w:val="18"/>
          <w:szCs w:val="18"/>
          <w:lang w:val="en-GB"/>
        </w:rPr>
        <w:t>lci</w:t>
      </w:r>
      <w:r w:rsidRPr="00F61435">
        <w:rPr>
          <w:spacing w:val="19"/>
          <w:sz w:val="18"/>
          <w:szCs w:val="18"/>
          <w:lang w:val="en-GB"/>
        </w:rPr>
        <w:t xml:space="preserve"> </w:t>
      </w:r>
      <w:r w:rsidRPr="00F61435">
        <w:rPr>
          <w:sz w:val="18"/>
          <w:szCs w:val="18"/>
          <w:lang w:val="en-GB"/>
        </w:rPr>
        <w:t>databases.</w:t>
      </w:r>
      <w:r w:rsidRPr="00F61435">
        <w:rPr>
          <w:spacing w:val="78"/>
          <w:w w:val="150"/>
          <w:sz w:val="18"/>
          <w:szCs w:val="18"/>
          <w:lang w:val="en-GB"/>
        </w:rPr>
        <w:t xml:space="preserve"> </w:t>
      </w:r>
      <w:r w:rsidRPr="00F61435">
        <w:rPr>
          <w:sz w:val="18"/>
          <w:szCs w:val="18"/>
          <w:lang w:val="en-GB"/>
        </w:rPr>
        <w:t>Resources,</w:t>
      </w:r>
      <w:r w:rsidRPr="00F61435">
        <w:rPr>
          <w:spacing w:val="19"/>
          <w:sz w:val="18"/>
          <w:szCs w:val="18"/>
          <w:lang w:val="en-GB"/>
        </w:rPr>
        <w:t xml:space="preserve"> </w:t>
      </w:r>
      <w:r w:rsidRPr="00F61435">
        <w:rPr>
          <w:sz w:val="18"/>
          <w:szCs w:val="18"/>
          <w:lang w:val="en-GB"/>
        </w:rPr>
        <w:t>Conservation</w:t>
      </w:r>
      <w:r w:rsidRPr="00F61435">
        <w:rPr>
          <w:spacing w:val="19"/>
          <w:sz w:val="18"/>
          <w:szCs w:val="18"/>
          <w:lang w:val="en-GB"/>
        </w:rPr>
        <w:t xml:space="preserve"> </w:t>
      </w:r>
      <w:r w:rsidRPr="00F61435">
        <w:rPr>
          <w:sz w:val="18"/>
          <w:szCs w:val="18"/>
          <w:lang w:val="en-GB"/>
        </w:rPr>
        <w:t>and</w:t>
      </w:r>
      <w:r w:rsidRPr="00F61435">
        <w:rPr>
          <w:spacing w:val="19"/>
          <w:sz w:val="18"/>
          <w:szCs w:val="18"/>
          <w:lang w:val="en-GB"/>
        </w:rPr>
        <w:t xml:space="preserve"> </w:t>
      </w:r>
      <w:r w:rsidRPr="00F61435">
        <w:rPr>
          <w:sz w:val="18"/>
          <w:szCs w:val="18"/>
          <w:lang w:val="en-GB"/>
        </w:rPr>
        <w:t>Recycling</w:t>
      </w:r>
      <w:r w:rsidRPr="00F61435">
        <w:rPr>
          <w:spacing w:val="19"/>
          <w:sz w:val="18"/>
          <w:szCs w:val="18"/>
          <w:lang w:val="en-GB"/>
        </w:rPr>
        <w:t xml:space="preserve"> </w:t>
      </w:r>
      <w:r w:rsidRPr="00F61435">
        <w:rPr>
          <w:sz w:val="18"/>
          <w:szCs w:val="18"/>
          <w:lang w:val="en-GB"/>
        </w:rPr>
        <w:t>URL:</w:t>
      </w:r>
      <w:r w:rsidRPr="00F61435">
        <w:rPr>
          <w:spacing w:val="11"/>
          <w:w w:val="115"/>
          <w:sz w:val="18"/>
          <w:szCs w:val="18"/>
          <w:lang w:val="en-GB"/>
        </w:rPr>
        <w:t xml:space="preserve"> </w:t>
      </w:r>
      <w:hyperlink r:id="rId52">
        <w:r w:rsidRPr="00F61435">
          <w:rPr>
            <w:color w:val="2F4F4F"/>
            <w:spacing w:val="-2"/>
            <w:w w:val="115"/>
            <w:sz w:val="18"/>
            <w:szCs w:val="18"/>
            <w:lang w:val="en-GB"/>
          </w:rPr>
          <w:t>http:</w:t>
        </w:r>
      </w:hyperlink>
    </w:p>
    <w:p w14:paraId="68B3DC44" w14:textId="77777777" w:rsidR="009C0070" w:rsidRPr="00F61435" w:rsidRDefault="00000000">
      <w:pPr>
        <w:spacing w:line="220" w:lineRule="auto"/>
        <w:ind w:left="233" w:right="52" w:hanging="9"/>
        <w:jc w:val="both"/>
        <w:rPr>
          <w:sz w:val="18"/>
          <w:szCs w:val="18"/>
          <w:lang w:val="en-GB"/>
        </w:rPr>
      </w:pPr>
      <w:hyperlink r:id="rId53">
        <w:r w:rsidRPr="00F61435">
          <w:rPr>
            <w:color w:val="2F4F4F"/>
            <w:w w:val="115"/>
            <w:sz w:val="18"/>
            <w:szCs w:val="18"/>
            <w:lang w:val="en-GB"/>
          </w:rPr>
          <w:t>//doi.org/10.1016/j.resconrec.2021.105678</w:t>
        </w:r>
      </w:hyperlink>
      <w:r w:rsidRPr="00F61435">
        <w:rPr>
          <w:w w:val="115"/>
          <w:sz w:val="18"/>
          <w:szCs w:val="18"/>
          <w:lang w:val="en-GB"/>
        </w:rPr>
        <w:t>, doi:</w:t>
      </w:r>
      <w:hyperlink r:id="rId54">
        <w:r w:rsidRPr="00F61435">
          <w:rPr>
            <w:color w:val="2F4F4F"/>
            <w:w w:val="115"/>
            <w:sz w:val="18"/>
            <w:szCs w:val="18"/>
            <w:lang w:val="en-GB"/>
          </w:rPr>
          <w:t>10.101</w:t>
        </w:r>
      </w:hyperlink>
      <w:r w:rsidRPr="00F61435">
        <w:rPr>
          <w:color w:val="2F4F4F"/>
          <w:w w:val="115"/>
          <w:sz w:val="18"/>
          <w:szCs w:val="18"/>
          <w:lang w:val="en-GB"/>
        </w:rPr>
        <w:t xml:space="preserve"> </w:t>
      </w:r>
      <w:bookmarkStart w:id="91" w:name="_bookmark29"/>
      <w:bookmarkEnd w:id="91"/>
      <w:r w:rsidRPr="00F61435">
        <w:rPr>
          <w:sz w:val="18"/>
          <w:szCs w:val="18"/>
          <w:lang w:val="en-GB"/>
        </w:rPr>
        <w:fldChar w:fldCharType="begin"/>
      </w:r>
      <w:r w:rsidRPr="00F61435">
        <w:rPr>
          <w:sz w:val="18"/>
          <w:szCs w:val="18"/>
          <w:lang w:val="en-GB"/>
        </w:rPr>
        <w:instrText>HYPERLINK "http://dx.doi.org/10.1016/j.resconrec.2021.105678" \h</w:instrText>
      </w:r>
      <w:r w:rsidRPr="00F61435">
        <w:rPr>
          <w:sz w:val="18"/>
          <w:szCs w:val="18"/>
          <w:lang w:val="en-GB"/>
        </w:rPr>
      </w:r>
      <w:r w:rsidRPr="00F61435">
        <w:rPr>
          <w:sz w:val="18"/>
          <w:szCs w:val="18"/>
          <w:lang w:val="en-GB"/>
        </w:rPr>
        <w:fldChar w:fldCharType="separate"/>
      </w:r>
      <w:r w:rsidRPr="00F61435">
        <w:rPr>
          <w:color w:val="2F4F4F"/>
          <w:spacing w:val="-2"/>
          <w:w w:val="120"/>
          <w:sz w:val="18"/>
          <w:szCs w:val="18"/>
          <w:lang w:val="en-GB"/>
        </w:rPr>
        <w:t>6/j.resconrec.2021.105678</w:t>
      </w:r>
      <w:r w:rsidRPr="00F61435">
        <w:rPr>
          <w:sz w:val="18"/>
          <w:szCs w:val="18"/>
          <w:lang w:val="en-GB"/>
        </w:rPr>
        <w:fldChar w:fldCharType="end"/>
      </w:r>
      <w:r w:rsidRPr="00F61435">
        <w:rPr>
          <w:spacing w:val="-2"/>
          <w:w w:val="120"/>
          <w:sz w:val="18"/>
          <w:szCs w:val="18"/>
          <w:lang w:val="en-GB"/>
        </w:rPr>
        <w:t>.</w:t>
      </w:r>
    </w:p>
    <w:p w14:paraId="57161CD4" w14:textId="690C5DCB" w:rsidR="009C0070" w:rsidRPr="00F61435" w:rsidRDefault="00000000">
      <w:pPr>
        <w:spacing w:line="259" w:lineRule="auto"/>
        <w:ind w:left="233" w:right="27" w:hanging="200"/>
        <w:jc w:val="both"/>
        <w:rPr>
          <w:sz w:val="18"/>
          <w:szCs w:val="18"/>
          <w:lang w:val="en-GB"/>
        </w:rPr>
      </w:pPr>
      <w:r w:rsidRPr="00F61435">
        <w:rPr>
          <w:spacing w:val="-2"/>
          <w:sz w:val="18"/>
          <w:szCs w:val="18"/>
          <w:lang w:val="en-GB"/>
        </w:rPr>
        <w:t>Čuček,</w:t>
      </w:r>
      <w:r w:rsidRPr="00F61435">
        <w:rPr>
          <w:spacing w:val="-8"/>
          <w:sz w:val="18"/>
          <w:szCs w:val="18"/>
          <w:lang w:val="en-GB"/>
        </w:rPr>
        <w:t xml:space="preserve"> </w:t>
      </w:r>
      <w:r w:rsidRPr="00F61435">
        <w:rPr>
          <w:spacing w:val="-2"/>
          <w:sz w:val="18"/>
          <w:szCs w:val="18"/>
          <w:lang w:val="en-GB"/>
        </w:rPr>
        <w:t>L.,</w:t>
      </w:r>
      <w:r w:rsidRPr="00F61435">
        <w:rPr>
          <w:spacing w:val="-8"/>
          <w:sz w:val="18"/>
          <w:szCs w:val="18"/>
          <w:lang w:val="en-GB"/>
        </w:rPr>
        <w:t xml:space="preserve"> </w:t>
      </w:r>
      <w:r w:rsidRPr="00F61435">
        <w:rPr>
          <w:spacing w:val="-2"/>
          <w:sz w:val="18"/>
          <w:szCs w:val="18"/>
          <w:lang w:val="en-GB"/>
        </w:rPr>
        <w:t>Klemeš,</w:t>
      </w:r>
      <w:r w:rsidRPr="00F61435">
        <w:rPr>
          <w:spacing w:val="-8"/>
          <w:sz w:val="18"/>
          <w:szCs w:val="18"/>
          <w:lang w:val="en-GB"/>
        </w:rPr>
        <w:t xml:space="preserve"> </w:t>
      </w:r>
      <w:r w:rsidRPr="00F61435">
        <w:rPr>
          <w:spacing w:val="-2"/>
          <w:sz w:val="18"/>
          <w:szCs w:val="18"/>
          <w:lang w:val="en-GB"/>
        </w:rPr>
        <w:t>J.J.,</w:t>
      </w:r>
      <w:r w:rsidRPr="00F61435">
        <w:rPr>
          <w:spacing w:val="-8"/>
          <w:sz w:val="18"/>
          <w:szCs w:val="18"/>
          <w:lang w:val="en-GB"/>
        </w:rPr>
        <w:t xml:space="preserve"> </w:t>
      </w:r>
      <w:r w:rsidRPr="00F61435">
        <w:rPr>
          <w:spacing w:val="-2"/>
          <w:sz w:val="18"/>
          <w:szCs w:val="18"/>
          <w:lang w:val="en-GB"/>
        </w:rPr>
        <w:t>Kravanja,</w:t>
      </w:r>
      <w:r w:rsidRPr="00F61435">
        <w:rPr>
          <w:spacing w:val="-8"/>
          <w:sz w:val="18"/>
          <w:szCs w:val="18"/>
          <w:lang w:val="en-GB"/>
        </w:rPr>
        <w:t xml:space="preserve"> </w:t>
      </w:r>
      <w:r w:rsidRPr="00F61435">
        <w:rPr>
          <w:spacing w:val="-2"/>
          <w:sz w:val="18"/>
          <w:szCs w:val="18"/>
          <w:lang w:val="en-GB"/>
        </w:rPr>
        <w:t>Z.,</w:t>
      </w:r>
      <w:r w:rsidRPr="00F61435">
        <w:rPr>
          <w:spacing w:val="-8"/>
          <w:sz w:val="18"/>
          <w:szCs w:val="18"/>
          <w:lang w:val="en-GB"/>
        </w:rPr>
        <w:t xml:space="preserve"> </w:t>
      </w:r>
      <w:r w:rsidRPr="00F61435">
        <w:rPr>
          <w:spacing w:val="-2"/>
          <w:sz w:val="18"/>
          <w:szCs w:val="18"/>
          <w:lang w:val="en-GB"/>
        </w:rPr>
        <w:t>2015.</w:t>
      </w:r>
      <w:r w:rsidRPr="00F61435">
        <w:rPr>
          <w:spacing w:val="-8"/>
          <w:sz w:val="18"/>
          <w:szCs w:val="18"/>
          <w:lang w:val="en-GB"/>
        </w:rPr>
        <w:t xml:space="preserve"> </w:t>
      </w:r>
      <w:r w:rsidRPr="00F61435">
        <w:rPr>
          <w:spacing w:val="-2"/>
          <w:sz w:val="18"/>
          <w:szCs w:val="18"/>
          <w:lang w:val="en-GB"/>
        </w:rPr>
        <w:t>Overview</w:t>
      </w:r>
      <w:r w:rsidRPr="00F61435">
        <w:rPr>
          <w:spacing w:val="-8"/>
          <w:sz w:val="18"/>
          <w:szCs w:val="18"/>
          <w:lang w:val="en-GB"/>
        </w:rPr>
        <w:t xml:space="preserve"> </w:t>
      </w:r>
      <w:r w:rsidRPr="00F61435">
        <w:rPr>
          <w:spacing w:val="-2"/>
          <w:sz w:val="18"/>
          <w:szCs w:val="18"/>
          <w:lang w:val="en-GB"/>
        </w:rPr>
        <w:t>of</w:t>
      </w:r>
      <w:r w:rsidRPr="00F61435">
        <w:rPr>
          <w:spacing w:val="-8"/>
          <w:sz w:val="18"/>
          <w:szCs w:val="18"/>
          <w:lang w:val="en-GB"/>
        </w:rPr>
        <w:t xml:space="preserve"> </w:t>
      </w:r>
      <w:r w:rsidRPr="00F61435">
        <w:rPr>
          <w:spacing w:val="-2"/>
          <w:sz w:val="18"/>
          <w:szCs w:val="18"/>
          <w:lang w:val="en-GB"/>
        </w:rPr>
        <w:t>environmental</w:t>
      </w:r>
      <w:r w:rsidRPr="00F61435">
        <w:rPr>
          <w:spacing w:val="-8"/>
          <w:sz w:val="18"/>
          <w:szCs w:val="18"/>
          <w:lang w:val="en-GB"/>
        </w:rPr>
        <w:t xml:space="preserve"> </w:t>
      </w:r>
      <w:r w:rsidRPr="00F61435">
        <w:rPr>
          <w:spacing w:val="-2"/>
          <w:sz w:val="18"/>
          <w:szCs w:val="18"/>
          <w:lang w:val="en-GB"/>
        </w:rPr>
        <w:t>fo</w:t>
      </w:r>
      <w:bookmarkStart w:id="92" w:name="_bookmark30"/>
      <w:bookmarkEnd w:id="92"/>
      <w:r w:rsidRPr="00F61435">
        <w:rPr>
          <w:spacing w:val="-2"/>
          <w:sz w:val="18"/>
          <w:szCs w:val="18"/>
          <w:lang w:val="en-GB"/>
        </w:rPr>
        <w:t>ot</w:t>
      </w:r>
      <w:r w:rsidRPr="00F61435">
        <w:rPr>
          <w:sz w:val="18"/>
          <w:szCs w:val="18"/>
          <w:lang w:val="en-GB"/>
        </w:rPr>
        <w:t>prints, in: Klemeš̌, J.J. (Ed.), Assessing and Measuring Environmental</w:t>
      </w:r>
      <w:r w:rsidRPr="00F61435">
        <w:rPr>
          <w:spacing w:val="40"/>
          <w:sz w:val="18"/>
          <w:szCs w:val="18"/>
          <w:lang w:val="en-GB"/>
        </w:rPr>
        <w:t xml:space="preserve"> </w:t>
      </w:r>
      <w:r w:rsidRPr="00F61435">
        <w:rPr>
          <w:sz w:val="18"/>
          <w:szCs w:val="18"/>
          <w:lang w:val="en-GB"/>
        </w:rPr>
        <w:t>Impact</w:t>
      </w:r>
      <w:r w:rsidRPr="00F61435">
        <w:rPr>
          <w:spacing w:val="15"/>
          <w:sz w:val="18"/>
          <w:szCs w:val="18"/>
          <w:lang w:val="en-GB"/>
        </w:rPr>
        <w:t xml:space="preserve"> </w:t>
      </w:r>
      <w:r w:rsidRPr="00F61435">
        <w:rPr>
          <w:sz w:val="18"/>
          <w:szCs w:val="18"/>
          <w:lang w:val="en-GB"/>
        </w:rPr>
        <w:t>and</w:t>
      </w:r>
      <w:r w:rsidRPr="00F61435">
        <w:rPr>
          <w:spacing w:val="15"/>
          <w:sz w:val="18"/>
          <w:szCs w:val="18"/>
          <w:lang w:val="en-GB"/>
        </w:rPr>
        <w:t xml:space="preserve"> </w:t>
      </w:r>
      <w:r w:rsidRPr="00F61435">
        <w:rPr>
          <w:sz w:val="18"/>
          <w:szCs w:val="18"/>
          <w:lang w:val="en-GB"/>
        </w:rPr>
        <w:t>Sustainability.</w:t>
      </w:r>
      <w:r w:rsidRPr="00F61435">
        <w:rPr>
          <w:spacing w:val="16"/>
          <w:sz w:val="18"/>
          <w:szCs w:val="18"/>
          <w:lang w:val="en-GB"/>
        </w:rPr>
        <w:t xml:space="preserve"> </w:t>
      </w:r>
      <w:r w:rsidRPr="00F61435">
        <w:rPr>
          <w:sz w:val="18"/>
          <w:szCs w:val="18"/>
          <w:lang w:val="en-GB"/>
        </w:rPr>
        <w:t>Butterworth-Heinemann,</w:t>
      </w:r>
      <w:r w:rsidRPr="00F61435">
        <w:rPr>
          <w:spacing w:val="15"/>
          <w:sz w:val="18"/>
          <w:szCs w:val="18"/>
          <w:lang w:val="en-GB"/>
        </w:rPr>
        <w:t xml:space="preserve"> </w:t>
      </w:r>
      <w:r w:rsidRPr="00F61435">
        <w:rPr>
          <w:sz w:val="18"/>
          <w:szCs w:val="18"/>
          <w:lang w:val="en-GB"/>
        </w:rPr>
        <w:t>Oxford,</w:t>
      </w:r>
      <w:r w:rsidRPr="00F61435">
        <w:rPr>
          <w:spacing w:val="16"/>
          <w:sz w:val="18"/>
          <w:szCs w:val="18"/>
          <w:lang w:val="en-GB"/>
        </w:rPr>
        <w:t xml:space="preserve"> </w:t>
      </w:r>
      <w:r w:rsidRPr="00F61435">
        <w:rPr>
          <w:sz w:val="18"/>
          <w:szCs w:val="18"/>
          <w:lang w:val="en-GB"/>
        </w:rPr>
        <w:t>pp.</w:t>
      </w:r>
      <w:r w:rsidRPr="00F61435">
        <w:rPr>
          <w:spacing w:val="15"/>
          <w:sz w:val="18"/>
          <w:szCs w:val="18"/>
          <w:lang w:val="en-GB"/>
        </w:rPr>
        <w:t xml:space="preserve"> </w:t>
      </w:r>
      <w:r w:rsidRPr="00F61435">
        <w:rPr>
          <w:spacing w:val="-4"/>
          <w:sz w:val="18"/>
          <w:szCs w:val="18"/>
          <w:lang w:val="en-GB"/>
        </w:rPr>
        <w:t>131–</w:t>
      </w:r>
    </w:p>
    <w:p w14:paraId="065CE216" w14:textId="77777777" w:rsidR="009C0070" w:rsidRPr="00F61435" w:rsidRDefault="00000000">
      <w:pPr>
        <w:spacing w:line="191" w:lineRule="exact"/>
        <w:ind w:left="229"/>
        <w:rPr>
          <w:sz w:val="18"/>
          <w:szCs w:val="18"/>
          <w:lang w:val="en-GB"/>
        </w:rPr>
      </w:pPr>
      <w:r w:rsidRPr="00F61435">
        <w:rPr>
          <w:w w:val="110"/>
          <w:sz w:val="18"/>
          <w:szCs w:val="18"/>
          <w:lang w:val="en-GB"/>
        </w:rPr>
        <w:t>193.</w:t>
      </w:r>
      <w:r w:rsidRPr="00F61435">
        <w:rPr>
          <w:spacing w:val="30"/>
          <w:w w:val="110"/>
          <w:sz w:val="18"/>
          <w:szCs w:val="18"/>
          <w:lang w:val="en-GB"/>
        </w:rPr>
        <w:t xml:space="preserve">  </w:t>
      </w:r>
      <w:r w:rsidRPr="00F61435">
        <w:rPr>
          <w:w w:val="110"/>
          <w:sz w:val="18"/>
          <w:szCs w:val="18"/>
          <w:lang w:val="en-GB"/>
        </w:rPr>
        <w:t>URL:</w:t>
      </w:r>
      <w:r w:rsidRPr="00F61435">
        <w:rPr>
          <w:spacing w:val="55"/>
          <w:w w:val="110"/>
          <w:sz w:val="18"/>
          <w:szCs w:val="18"/>
          <w:lang w:val="en-GB"/>
        </w:rPr>
        <w:t xml:space="preserve"> </w:t>
      </w:r>
      <w:hyperlink r:id="rId55">
        <w:r w:rsidRPr="00F61435">
          <w:rPr>
            <w:color w:val="2F4F4F"/>
            <w:w w:val="110"/>
            <w:sz w:val="18"/>
            <w:szCs w:val="18"/>
            <w:lang w:val="en-GB"/>
          </w:rPr>
          <w:t>http://doi.org/10.1016/B978-0-12-799968-</w:t>
        </w:r>
        <w:r w:rsidRPr="00F61435">
          <w:rPr>
            <w:color w:val="2F4F4F"/>
            <w:spacing w:val="-2"/>
            <w:w w:val="110"/>
            <w:sz w:val="18"/>
            <w:szCs w:val="18"/>
            <w:lang w:val="en-GB"/>
          </w:rPr>
          <w:t>5.0</w:t>
        </w:r>
        <w:bookmarkStart w:id="93" w:name="_bookmark31"/>
        <w:bookmarkEnd w:id="93"/>
        <w:r w:rsidRPr="00F61435">
          <w:rPr>
            <w:color w:val="2F4F4F"/>
            <w:spacing w:val="-2"/>
            <w:w w:val="110"/>
            <w:sz w:val="18"/>
            <w:szCs w:val="18"/>
            <w:lang w:val="en-GB"/>
          </w:rPr>
          <w:t>00</w:t>
        </w:r>
      </w:hyperlink>
    </w:p>
    <w:bookmarkStart w:id="94" w:name="_bookmark32"/>
    <w:bookmarkEnd w:id="94"/>
    <w:p w14:paraId="345A1D24" w14:textId="77777777" w:rsidR="009C0070" w:rsidRPr="00F61435" w:rsidRDefault="00000000">
      <w:pPr>
        <w:spacing w:line="208" w:lineRule="exact"/>
        <w:ind w:left="233"/>
        <w:rPr>
          <w:sz w:val="18"/>
          <w:szCs w:val="18"/>
          <w:lang w:val="en-GB"/>
        </w:rPr>
      </w:pPr>
      <w:r w:rsidRPr="00F61435">
        <w:rPr>
          <w:sz w:val="18"/>
          <w:szCs w:val="18"/>
          <w:lang w:val="en-GB"/>
        </w:rPr>
        <w:fldChar w:fldCharType="begin"/>
      </w:r>
      <w:r w:rsidRPr="00F61435">
        <w:rPr>
          <w:sz w:val="18"/>
          <w:szCs w:val="18"/>
          <w:lang w:val="en-GB"/>
        </w:rPr>
        <w:instrText>HYPERLINK "http://doi.org/10.1016/B978-0-12-799968-5.00005-1" \h</w:instrText>
      </w:r>
      <w:r w:rsidRPr="00F61435">
        <w:rPr>
          <w:sz w:val="18"/>
          <w:szCs w:val="18"/>
          <w:lang w:val="en-GB"/>
        </w:rPr>
      </w:r>
      <w:r w:rsidRPr="00F61435">
        <w:rPr>
          <w:sz w:val="18"/>
          <w:szCs w:val="18"/>
          <w:lang w:val="en-GB"/>
        </w:rPr>
        <w:fldChar w:fldCharType="separate"/>
      </w:r>
      <w:r w:rsidRPr="00F61435">
        <w:rPr>
          <w:color w:val="2F4F4F"/>
          <w:w w:val="110"/>
          <w:sz w:val="18"/>
          <w:szCs w:val="18"/>
          <w:lang w:val="en-GB"/>
        </w:rPr>
        <w:t>05-1</w:t>
      </w:r>
      <w:r w:rsidRPr="00F61435">
        <w:rPr>
          <w:sz w:val="18"/>
          <w:szCs w:val="18"/>
          <w:lang w:val="en-GB"/>
        </w:rPr>
        <w:fldChar w:fldCharType="end"/>
      </w:r>
      <w:r w:rsidRPr="00F61435">
        <w:rPr>
          <w:w w:val="110"/>
          <w:sz w:val="18"/>
          <w:szCs w:val="18"/>
          <w:lang w:val="en-GB"/>
        </w:rPr>
        <w:t>,</w:t>
      </w:r>
      <w:r w:rsidRPr="00F61435">
        <w:rPr>
          <w:spacing w:val="60"/>
          <w:w w:val="110"/>
          <w:sz w:val="18"/>
          <w:szCs w:val="18"/>
          <w:lang w:val="en-GB"/>
        </w:rPr>
        <w:t xml:space="preserve">  </w:t>
      </w:r>
      <w:r w:rsidRPr="00F61435">
        <w:rPr>
          <w:w w:val="110"/>
          <w:sz w:val="18"/>
          <w:szCs w:val="18"/>
          <w:lang w:val="en-GB"/>
        </w:rPr>
        <w:t>doi:</w:t>
      </w:r>
      <w:hyperlink r:id="rId56">
        <w:r w:rsidRPr="00F61435">
          <w:rPr>
            <w:color w:val="2F4F4F"/>
            <w:w w:val="110"/>
            <w:sz w:val="18"/>
            <w:szCs w:val="18"/>
            <w:lang w:val="en-GB"/>
          </w:rPr>
          <w:t>10.1016/b978-0-12-799968-5.00005-</w:t>
        </w:r>
        <w:r w:rsidRPr="00F61435">
          <w:rPr>
            <w:color w:val="2F4F4F"/>
            <w:spacing w:val="-5"/>
            <w:w w:val="110"/>
            <w:sz w:val="18"/>
            <w:szCs w:val="18"/>
            <w:lang w:val="en-GB"/>
          </w:rPr>
          <w:t>1</w:t>
        </w:r>
      </w:hyperlink>
      <w:r w:rsidRPr="00F61435">
        <w:rPr>
          <w:spacing w:val="-5"/>
          <w:w w:val="110"/>
          <w:sz w:val="18"/>
          <w:szCs w:val="18"/>
          <w:lang w:val="en-GB"/>
        </w:rPr>
        <w:t>.</w:t>
      </w:r>
    </w:p>
    <w:p w14:paraId="001CBBEF" w14:textId="77777777" w:rsidR="009C0070" w:rsidRPr="00F61435" w:rsidRDefault="00000000">
      <w:pPr>
        <w:spacing w:before="8" w:line="225" w:lineRule="auto"/>
        <w:ind w:left="233" w:right="52" w:hanging="200"/>
        <w:jc w:val="both"/>
        <w:rPr>
          <w:sz w:val="18"/>
          <w:szCs w:val="18"/>
          <w:lang w:val="en-GB"/>
        </w:rPr>
      </w:pPr>
      <w:r w:rsidRPr="00F61435">
        <w:rPr>
          <w:spacing w:val="-2"/>
          <w:sz w:val="18"/>
          <w:szCs w:val="18"/>
          <w:lang w:val="en-GB"/>
        </w:rPr>
        <w:t>Cucurachi,</w:t>
      </w:r>
      <w:r w:rsidRPr="00F61435">
        <w:rPr>
          <w:spacing w:val="-5"/>
          <w:sz w:val="18"/>
          <w:szCs w:val="18"/>
          <w:lang w:val="en-GB"/>
        </w:rPr>
        <w:t xml:space="preserve"> </w:t>
      </w:r>
      <w:r w:rsidRPr="00F61435">
        <w:rPr>
          <w:spacing w:val="-2"/>
          <w:sz w:val="18"/>
          <w:szCs w:val="18"/>
          <w:lang w:val="en-GB"/>
        </w:rPr>
        <w:t>S.,</w:t>
      </w:r>
      <w:r w:rsidRPr="00F61435">
        <w:rPr>
          <w:spacing w:val="-5"/>
          <w:sz w:val="18"/>
          <w:szCs w:val="18"/>
          <w:lang w:val="en-GB"/>
        </w:rPr>
        <w:t xml:space="preserve"> </w:t>
      </w:r>
      <w:r w:rsidRPr="00F61435">
        <w:rPr>
          <w:spacing w:val="-2"/>
          <w:sz w:val="18"/>
          <w:szCs w:val="18"/>
          <w:lang w:val="en-GB"/>
        </w:rPr>
        <w:t>van</w:t>
      </w:r>
      <w:r w:rsidRPr="00F61435">
        <w:rPr>
          <w:spacing w:val="-5"/>
          <w:sz w:val="18"/>
          <w:szCs w:val="18"/>
          <w:lang w:val="en-GB"/>
        </w:rPr>
        <w:t xml:space="preserve"> </w:t>
      </w:r>
      <w:r w:rsidRPr="00F61435">
        <w:rPr>
          <w:spacing w:val="-2"/>
          <w:sz w:val="18"/>
          <w:szCs w:val="18"/>
          <w:lang w:val="en-GB"/>
        </w:rPr>
        <w:t>der</w:t>
      </w:r>
      <w:r w:rsidRPr="00F61435">
        <w:rPr>
          <w:spacing w:val="-5"/>
          <w:sz w:val="18"/>
          <w:szCs w:val="18"/>
          <w:lang w:val="en-GB"/>
        </w:rPr>
        <w:t xml:space="preserve"> </w:t>
      </w:r>
      <w:r w:rsidRPr="00F61435">
        <w:rPr>
          <w:spacing w:val="-2"/>
          <w:sz w:val="18"/>
          <w:szCs w:val="18"/>
          <w:lang w:val="en-GB"/>
        </w:rPr>
        <w:t>Giesen,</w:t>
      </w:r>
      <w:r w:rsidRPr="00F61435">
        <w:rPr>
          <w:spacing w:val="-5"/>
          <w:sz w:val="18"/>
          <w:szCs w:val="18"/>
          <w:lang w:val="en-GB"/>
        </w:rPr>
        <w:t xml:space="preserve"> </w:t>
      </w:r>
      <w:r w:rsidRPr="00F61435">
        <w:rPr>
          <w:spacing w:val="-2"/>
          <w:sz w:val="18"/>
          <w:szCs w:val="18"/>
          <w:lang w:val="en-GB"/>
        </w:rPr>
        <w:t>C.,</w:t>
      </w:r>
      <w:r w:rsidRPr="00F61435">
        <w:rPr>
          <w:spacing w:val="-5"/>
          <w:sz w:val="18"/>
          <w:szCs w:val="18"/>
          <w:lang w:val="en-GB"/>
        </w:rPr>
        <w:t xml:space="preserve"> </w:t>
      </w:r>
      <w:r w:rsidRPr="00F61435">
        <w:rPr>
          <w:spacing w:val="-2"/>
          <w:sz w:val="18"/>
          <w:szCs w:val="18"/>
          <w:lang w:val="en-GB"/>
        </w:rPr>
        <w:t>Guinée,</w:t>
      </w:r>
      <w:r w:rsidRPr="00F61435">
        <w:rPr>
          <w:spacing w:val="-5"/>
          <w:sz w:val="18"/>
          <w:szCs w:val="18"/>
          <w:lang w:val="en-GB"/>
        </w:rPr>
        <w:t xml:space="preserve"> </w:t>
      </w:r>
      <w:r w:rsidRPr="00F61435">
        <w:rPr>
          <w:spacing w:val="-2"/>
          <w:sz w:val="18"/>
          <w:szCs w:val="18"/>
          <w:lang w:val="en-GB"/>
        </w:rPr>
        <w:t>J.,</w:t>
      </w:r>
      <w:r w:rsidRPr="00F61435">
        <w:rPr>
          <w:spacing w:val="-5"/>
          <w:sz w:val="18"/>
          <w:szCs w:val="18"/>
          <w:lang w:val="en-GB"/>
        </w:rPr>
        <w:t xml:space="preserve"> </w:t>
      </w:r>
      <w:r w:rsidRPr="00F61435">
        <w:rPr>
          <w:spacing w:val="-2"/>
          <w:sz w:val="18"/>
          <w:szCs w:val="18"/>
          <w:lang w:val="en-GB"/>
        </w:rPr>
        <w:t>2018.</w:t>
      </w:r>
      <w:r w:rsidRPr="00F61435">
        <w:rPr>
          <w:spacing w:val="9"/>
          <w:sz w:val="18"/>
          <w:szCs w:val="18"/>
          <w:lang w:val="en-GB"/>
        </w:rPr>
        <w:t xml:space="preserve"> </w:t>
      </w:r>
      <w:r w:rsidRPr="00F61435">
        <w:rPr>
          <w:spacing w:val="-2"/>
          <w:sz w:val="18"/>
          <w:szCs w:val="18"/>
          <w:lang w:val="en-GB"/>
        </w:rPr>
        <w:t>Ex-ante</w:t>
      </w:r>
      <w:r w:rsidRPr="00F61435">
        <w:rPr>
          <w:spacing w:val="-5"/>
          <w:sz w:val="18"/>
          <w:szCs w:val="18"/>
          <w:lang w:val="en-GB"/>
        </w:rPr>
        <w:t xml:space="preserve"> </w:t>
      </w:r>
      <w:r w:rsidRPr="00F61435">
        <w:rPr>
          <w:spacing w:val="-2"/>
          <w:sz w:val="18"/>
          <w:szCs w:val="18"/>
          <w:lang w:val="en-GB"/>
        </w:rPr>
        <w:t>lca</w:t>
      </w:r>
      <w:r w:rsidRPr="00F61435">
        <w:rPr>
          <w:spacing w:val="-5"/>
          <w:sz w:val="18"/>
          <w:szCs w:val="18"/>
          <w:lang w:val="en-GB"/>
        </w:rPr>
        <w:t xml:space="preserve"> </w:t>
      </w:r>
      <w:r w:rsidRPr="00F61435">
        <w:rPr>
          <w:spacing w:val="-2"/>
          <w:sz w:val="18"/>
          <w:szCs w:val="18"/>
          <w:lang w:val="en-GB"/>
        </w:rPr>
        <w:t>of</w:t>
      </w:r>
      <w:r w:rsidRPr="00F61435">
        <w:rPr>
          <w:spacing w:val="-5"/>
          <w:sz w:val="18"/>
          <w:szCs w:val="18"/>
          <w:lang w:val="en-GB"/>
        </w:rPr>
        <w:t xml:space="preserve"> </w:t>
      </w:r>
      <w:r w:rsidRPr="00F61435">
        <w:rPr>
          <w:spacing w:val="-2"/>
          <w:sz w:val="18"/>
          <w:szCs w:val="18"/>
          <w:lang w:val="en-GB"/>
        </w:rPr>
        <w:t>emerging</w:t>
      </w:r>
      <w:r w:rsidRPr="00F61435">
        <w:rPr>
          <w:spacing w:val="40"/>
          <w:sz w:val="18"/>
          <w:szCs w:val="18"/>
          <w:lang w:val="en-GB"/>
        </w:rPr>
        <w:t xml:space="preserve"> </w:t>
      </w:r>
      <w:r w:rsidRPr="00F61435">
        <w:rPr>
          <w:sz w:val="18"/>
          <w:szCs w:val="18"/>
          <w:lang w:val="en-GB"/>
        </w:rPr>
        <w:t>technologies.</w:t>
      </w:r>
      <w:r w:rsidRPr="00F61435">
        <w:rPr>
          <w:spacing w:val="40"/>
          <w:sz w:val="18"/>
          <w:szCs w:val="18"/>
          <w:lang w:val="en-GB"/>
        </w:rPr>
        <w:t xml:space="preserve"> </w:t>
      </w:r>
      <w:r w:rsidRPr="00F61435">
        <w:rPr>
          <w:sz w:val="18"/>
          <w:szCs w:val="18"/>
          <w:lang w:val="en-GB"/>
        </w:rPr>
        <w:t xml:space="preserve">Procedia CIRP , 463–468URL: </w:t>
      </w:r>
      <w:hyperlink r:id="rId57">
        <w:r w:rsidRPr="00F61435">
          <w:rPr>
            <w:color w:val="2F4F4F"/>
            <w:sz w:val="18"/>
            <w:szCs w:val="18"/>
            <w:lang w:val="en-GB"/>
          </w:rPr>
          <w:t>http://doi.org/10.1</w:t>
        </w:r>
      </w:hyperlink>
      <w:r w:rsidRPr="00F61435">
        <w:rPr>
          <w:color w:val="2F4F4F"/>
          <w:w w:val="110"/>
          <w:sz w:val="18"/>
          <w:szCs w:val="18"/>
          <w:lang w:val="en-GB"/>
        </w:rPr>
        <w:t xml:space="preserve"> </w:t>
      </w:r>
      <w:hyperlink r:id="rId58">
        <w:r w:rsidRPr="00F61435">
          <w:rPr>
            <w:color w:val="2F4F4F"/>
            <w:w w:val="110"/>
            <w:sz w:val="18"/>
            <w:szCs w:val="18"/>
            <w:lang w:val="en-GB"/>
          </w:rPr>
          <w:t>016/j.procir.2017.11.005</w:t>
        </w:r>
      </w:hyperlink>
      <w:r w:rsidRPr="00F61435">
        <w:rPr>
          <w:w w:val="110"/>
          <w:sz w:val="18"/>
          <w:szCs w:val="18"/>
          <w:lang w:val="en-GB"/>
        </w:rPr>
        <w:t>,</w:t>
      </w:r>
      <w:r w:rsidRPr="00F61435">
        <w:rPr>
          <w:spacing w:val="65"/>
          <w:w w:val="110"/>
          <w:sz w:val="18"/>
          <w:szCs w:val="18"/>
          <w:lang w:val="en-GB"/>
        </w:rPr>
        <w:t xml:space="preserve">  </w:t>
      </w:r>
      <w:r w:rsidRPr="00F61435">
        <w:rPr>
          <w:w w:val="110"/>
          <w:sz w:val="18"/>
          <w:szCs w:val="18"/>
          <w:lang w:val="en-GB"/>
        </w:rPr>
        <w:t>doi:</w:t>
      </w:r>
      <w:bookmarkStart w:id="95" w:name="_bookmark33"/>
      <w:bookmarkEnd w:id="95"/>
      <w:r w:rsidRPr="00F61435">
        <w:rPr>
          <w:sz w:val="18"/>
          <w:szCs w:val="18"/>
          <w:lang w:val="en-GB"/>
        </w:rPr>
        <w:fldChar w:fldCharType="begin"/>
      </w:r>
      <w:r w:rsidRPr="00F61435">
        <w:rPr>
          <w:sz w:val="18"/>
          <w:szCs w:val="18"/>
          <w:lang w:val="en-GB"/>
        </w:rPr>
        <w:instrText>HYPERLINK "http://dx.doi.org/10.1016/j.procir.2017.11.005" \h</w:instrText>
      </w:r>
      <w:r w:rsidRPr="00F61435">
        <w:rPr>
          <w:sz w:val="18"/>
          <w:szCs w:val="18"/>
          <w:lang w:val="en-GB"/>
        </w:rPr>
      </w:r>
      <w:r w:rsidRPr="00F61435">
        <w:rPr>
          <w:sz w:val="18"/>
          <w:szCs w:val="18"/>
          <w:lang w:val="en-GB"/>
        </w:rPr>
        <w:fldChar w:fldCharType="separate"/>
      </w:r>
      <w:r w:rsidRPr="00F61435">
        <w:rPr>
          <w:color w:val="2F4F4F"/>
          <w:w w:val="110"/>
          <w:sz w:val="18"/>
          <w:szCs w:val="18"/>
          <w:lang w:val="en-GB"/>
        </w:rPr>
        <w:t>10.1016/j.procir.2017.11.0</w:t>
      </w:r>
      <w:r w:rsidRPr="00F61435">
        <w:rPr>
          <w:sz w:val="18"/>
          <w:szCs w:val="18"/>
          <w:lang w:val="en-GB"/>
        </w:rPr>
        <w:fldChar w:fldCharType="end"/>
      </w:r>
      <w:r w:rsidRPr="00F61435">
        <w:rPr>
          <w:color w:val="2F4F4F"/>
          <w:spacing w:val="80"/>
          <w:w w:val="125"/>
          <w:sz w:val="18"/>
          <w:szCs w:val="18"/>
          <w:lang w:val="en-GB"/>
        </w:rPr>
        <w:t xml:space="preserve"> </w:t>
      </w:r>
      <w:bookmarkStart w:id="96" w:name="_bookmark34"/>
      <w:bookmarkEnd w:id="96"/>
      <w:r w:rsidRPr="00F61435">
        <w:rPr>
          <w:sz w:val="18"/>
          <w:szCs w:val="18"/>
          <w:lang w:val="en-GB"/>
        </w:rPr>
        <w:fldChar w:fldCharType="begin"/>
      </w:r>
      <w:r w:rsidRPr="00F61435">
        <w:rPr>
          <w:sz w:val="18"/>
          <w:szCs w:val="18"/>
          <w:lang w:val="en-GB"/>
        </w:rPr>
        <w:instrText>HYPERLINK "http://dx.doi.org/10.1016/j.procir.2017.11.005" \h</w:instrText>
      </w:r>
      <w:r w:rsidRPr="00F61435">
        <w:rPr>
          <w:sz w:val="18"/>
          <w:szCs w:val="18"/>
          <w:lang w:val="en-GB"/>
        </w:rPr>
      </w:r>
      <w:r w:rsidRPr="00F61435">
        <w:rPr>
          <w:sz w:val="18"/>
          <w:szCs w:val="18"/>
          <w:lang w:val="en-GB"/>
        </w:rPr>
        <w:fldChar w:fldCharType="separate"/>
      </w:r>
      <w:r w:rsidRPr="00F61435">
        <w:rPr>
          <w:color w:val="2F4F4F"/>
          <w:spacing w:val="-4"/>
          <w:w w:val="110"/>
          <w:sz w:val="18"/>
          <w:szCs w:val="18"/>
          <w:lang w:val="en-GB"/>
        </w:rPr>
        <w:t>05</w:t>
      </w:r>
      <w:r w:rsidRPr="00F61435">
        <w:rPr>
          <w:sz w:val="18"/>
          <w:szCs w:val="18"/>
          <w:lang w:val="en-GB"/>
        </w:rPr>
        <w:fldChar w:fldCharType="end"/>
      </w:r>
      <w:r w:rsidRPr="00F61435">
        <w:rPr>
          <w:spacing w:val="-4"/>
          <w:w w:val="110"/>
          <w:sz w:val="18"/>
          <w:szCs w:val="18"/>
          <w:lang w:val="en-GB"/>
        </w:rPr>
        <w:t>.</w:t>
      </w:r>
    </w:p>
    <w:p w14:paraId="696268BC" w14:textId="77777777" w:rsidR="009C0070" w:rsidRPr="00F61435" w:rsidRDefault="00000000">
      <w:pPr>
        <w:spacing w:before="11" w:line="232" w:lineRule="auto"/>
        <w:ind w:left="233" w:right="52" w:hanging="200"/>
        <w:jc w:val="both"/>
        <w:rPr>
          <w:sz w:val="18"/>
          <w:szCs w:val="18"/>
          <w:lang w:val="en-GB"/>
        </w:rPr>
      </w:pPr>
      <w:r w:rsidRPr="00F61435">
        <w:rPr>
          <w:w w:val="110"/>
          <w:sz w:val="18"/>
          <w:szCs w:val="18"/>
          <w:lang w:val="en-GB"/>
        </w:rPr>
        <w:t>Demirer,</w:t>
      </w:r>
      <w:r w:rsidRPr="00F61435">
        <w:rPr>
          <w:spacing w:val="-11"/>
          <w:w w:val="110"/>
          <w:sz w:val="18"/>
          <w:szCs w:val="18"/>
          <w:lang w:val="en-GB"/>
        </w:rPr>
        <w:t xml:space="preserve"> </w:t>
      </w:r>
      <w:r w:rsidRPr="00F61435">
        <w:rPr>
          <w:w w:val="105"/>
          <w:sz w:val="18"/>
          <w:szCs w:val="18"/>
          <w:lang w:val="en-GB"/>
        </w:rPr>
        <w:t>D.D.,</w:t>
      </w:r>
      <w:r w:rsidRPr="00F61435">
        <w:rPr>
          <w:spacing w:val="-11"/>
          <w:w w:val="105"/>
          <w:sz w:val="18"/>
          <w:szCs w:val="18"/>
          <w:lang w:val="en-GB"/>
        </w:rPr>
        <w:t xml:space="preserve"> </w:t>
      </w:r>
      <w:r w:rsidRPr="00F61435">
        <w:rPr>
          <w:w w:val="105"/>
          <w:sz w:val="18"/>
          <w:szCs w:val="18"/>
          <w:lang w:val="en-GB"/>
        </w:rPr>
        <w:t>2019.</w:t>
      </w:r>
      <w:r w:rsidRPr="00F61435">
        <w:rPr>
          <w:spacing w:val="-10"/>
          <w:w w:val="105"/>
          <w:sz w:val="18"/>
          <w:szCs w:val="18"/>
          <w:lang w:val="en-GB"/>
        </w:rPr>
        <w:t xml:space="preserve"> </w:t>
      </w:r>
      <w:r w:rsidRPr="00F61435">
        <w:rPr>
          <w:w w:val="110"/>
          <w:sz w:val="18"/>
          <w:szCs w:val="18"/>
          <w:lang w:val="en-GB"/>
        </w:rPr>
        <w:t>Quantifying</w:t>
      </w:r>
      <w:r w:rsidRPr="00F61435">
        <w:rPr>
          <w:spacing w:val="-11"/>
          <w:w w:val="110"/>
          <w:sz w:val="18"/>
          <w:szCs w:val="18"/>
          <w:lang w:val="en-GB"/>
        </w:rPr>
        <w:t xml:space="preserve"> </w:t>
      </w:r>
      <w:r w:rsidRPr="00F61435">
        <w:rPr>
          <w:w w:val="110"/>
          <w:sz w:val="18"/>
          <w:szCs w:val="18"/>
          <w:lang w:val="en-GB"/>
        </w:rPr>
        <w:t>the</w:t>
      </w:r>
      <w:r w:rsidRPr="00F61435">
        <w:rPr>
          <w:spacing w:val="-11"/>
          <w:w w:val="110"/>
          <w:sz w:val="18"/>
          <w:szCs w:val="18"/>
          <w:lang w:val="en-GB"/>
        </w:rPr>
        <w:t xml:space="preserve"> </w:t>
      </w:r>
      <w:r w:rsidRPr="00F61435">
        <w:rPr>
          <w:w w:val="110"/>
          <w:sz w:val="18"/>
          <w:szCs w:val="18"/>
          <w:lang w:val="en-GB"/>
        </w:rPr>
        <w:t>relationship</w:t>
      </w:r>
      <w:r w:rsidRPr="00F61435">
        <w:rPr>
          <w:spacing w:val="-11"/>
          <w:w w:val="110"/>
          <w:sz w:val="18"/>
          <w:szCs w:val="18"/>
          <w:lang w:val="en-GB"/>
        </w:rPr>
        <w:t xml:space="preserve"> </w:t>
      </w:r>
      <w:r w:rsidRPr="00F61435">
        <w:rPr>
          <w:w w:val="110"/>
          <w:sz w:val="18"/>
          <w:szCs w:val="18"/>
          <w:lang w:val="en-GB"/>
        </w:rPr>
        <w:t>between</w:t>
      </w:r>
      <w:r w:rsidRPr="00F61435">
        <w:rPr>
          <w:spacing w:val="-11"/>
          <w:w w:val="110"/>
          <w:sz w:val="18"/>
          <w:szCs w:val="18"/>
          <w:lang w:val="en-GB"/>
        </w:rPr>
        <w:t xml:space="preserve"> </w:t>
      </w:r>
      <w:r w:rsidRPr="00F61435">
        <w:rPr>
          <w:w w:val="110"/>
          <w:sz w:val="18"/>
          <w:szCs w:val="18"/>
          <w:lang w:val="en-GB"/>
        </w:rPr>
        <w:t>the</w:t>
      </w:r>
      <w:r w:rsidRPr="00F61435">
        <w:rPr>
          <w:spacing w:val="-11"/>
          <w:w w:val="110"/>
          <w:sz w:val="18"/>
          <w:szCs w:val="18"/>
          <w:lang w:val="en-GB"/>
        </w:rPr>
        <w:t xml:space="preserve"> </w:t>
      </w:r>
      <w:r w:rsidRPr="00F61435">
        <w:rPr>
          <w:w w:val="110"/>
          <w:sz w:val="18"/>
          <w:szCs w:val="18"/>
          <w:lang w:val="en-GB"/>
        </w:rPr>
        <w:t>waste footprint</w:t>
      </w:r>
      <w:r w:rsidRPr="00F61435">
        <w:rPr>
          <w:spacing w:val="-11"/>
          <w:w w:val="110"/>
          <w:sz w:val="18"/>
          <w:szCs w:val="18"/>
          <w:lang w:val="en-GB"/>
        </w:rPr>
        <w:t xml:space="preserve"> </w:t>
      </w:r>
      <w:r w:rsidRPr="00F61435">
        <w:rPr>
          <w:w w:val="110"/>
          <w:sz w:val="18"/>
          <w:szCs w:val="18"/>
          <w:lang w:val="en-GB"/>
        </w:rPr>
        <w:t>and</w:t>
      </w:r>
      <w:r w:rsidRPr="00F61435">
        <w:rPr>
          <w:spacing w:val="-11"/>
          <w:w w:val="110"/>
          <w:sz w:val="18"/>
          <w:szCs w:val="18"/>
          <w:lang w:val="en-GB"/>
        </w:rPr>
        <w:t xml:space="preserve"> </w:t>
      </w:r>
      <w:r w:rsidRPr="00F61435">
        <w:rPr>
          <w:w w:val="110"/>
          <w:sz w:val="18"/>
          <w:szCs w:val="18"/>
          <w:lang w:val="en-GB"/>
        </w:rPr>
        <w:t>environmental</w:t>
      </w:r>
      <w:r w:rsidRPr="00F61435">
        <w:rPr>
          <w:spacing w:val="-11"/>
          <w:w w:val="110"/>
          <w:sz w:val="18"/>
          <w:szCs w:val="18"/>
          <w:lang w:val="en-GB"/>
        </w:rPr>
        <w:t xml:space="preserve"> </w:t>
      </w:r>
      <w:r w:rsidRPr="00F61435">
        <w:rPr>
          <w:w w:val="110"/>
          <w:sz w:val="18"/>
          <w:szCs w:val="18"/>
          <w:lang w:val="en-GB"/>
        </w:rPr>
        <w:t>impact</w:t>
      </w:r>
      <w:r w:rsidRPr="00F61435">
        <w:rPr>
          <w:spacing w:val="-11"/>
          <w:w w:val="110"/>
          <w:sz w:val="18"/>
          <w:szCs w:val="18"/>
          <w:lang w:val="en-GB"/>
        </w:rPr>
        <w:t xml:space="preserve"> </w:t>
      </w:r>
      <w:r w:rsidRPr="00F61435">
        <w:rPr>
          <w:w w:val="110"/>
          <w:sz w:val="18"/>
          <w:szCs w:val="18"/>
          <w:lang w:val="en-GB"/>
        </w:rPr>
        <w:t>of</w:t>
      </w:r>
      <w:r w:rsidRPr="00F61435">
        <w:rPr>
          <w:spacing w:val="-11"/>
          <w:w w:val="110"/>
          <w:sz w:val="18"/>
          <w:szCs w:val="18"/>
          <w:lang w:val="en-GB"/>
        </w:rPr>
        <w:t xml:space="preserve"> </w:t>
      </w:r>
      <w:r w:rsidRPr="00F61435">
        <w:rPr>
          <w:w w:val="110"/>
          <w:sz w:val="18"/>
          <w:szCs w:val="18"/>
          <w:lang w:val="en-GB"/>
        </w:rPr>
        <w:t xml:space="preserve">products. </w:t>
      </w:r>
      <w:r w:rsidRPr="00F61435">
        <w:rPr>
          <w:w w:val="105"/>
          <w:sz w:val="18"/>
          <w:szCs w:val="18"/>
          <w:lang w:val="en-GB"/>
        </w:rPr>
        <w:t>URL:</w:t>
      </w:r>
      <w:r w:rsidRPr="00F61435">
        <w:rPr>
          <w:spacing w:val="-11"/>
          <w:w w:val="105"/>
          <w:sz w:val="18"/>
          <w:szCs w:val="18"/>
          <w:lang w:val="en-GB"/>
        </w:rPr>
        <w:t xml:space="preserve"> </w:t>
      </w:r>
      <w:hyperlink r:id="rId59">
        <w:r w:rsidRPr="00F61435">
          <w:rPr>
            <w:color w:val="2F4F4F"/>
            <w:w w:val="110"/>
            <w:sz w:val="18"/>
            <w:szCs w:val="18"/>
            <w:lang w:val="en-GB"/>
          </w:rPr>
          <w:t>https://ur</w:t>
        </w:r>
      </w:hyperlink>
      <w:r w:rsidRPr="00F61435">
        <w:rPr>
          <w:color w:val="2F4F4F"/>
          <w:w w:val="110"/>
          <w:sz w:val="18"/>
          <w:szCs w:val="18"/>
          <w:lang w:val="en-GB"/>
        </w:rPr>
        <w:t xml:space="preserve"> </w:t>
      </w:r>
      <w:hyperlink r:id="rId60">
        <w:r w:rsidRPr="00F61435">
          <w:rPr>
            <w:color w:val="2F4F4F"/>
            <w:w w:val="115"/>
            <w:sz w:val="18"/>
            <w:szCs w:val="18"/>
            <w:lang w:val="en-GB"/>
          </w:rPr>
          <w:t>n.kb.se/resolve?urn=urn:nbn:se:kth:diva-263130</w:t>
        </w:r>
      </w:hyperlink>
      <w:r w:rsidRPr="00F61435">
        <w:rPr>
          <w:w w:val="115"/>
          <w:sz w:val="18"/>
          <w:szCs w:val="18"/>
          <w:lang w:val="en-GB"/>
        </w:rPr>
        <w:t xml:space="preserve">. </w:t>
      </w:r>
      <w:bookmarkStart w:id="97" w:name="_bookmark36"/>
      <w:bookmarkEnd w:id="97"/>
      <w:r w:rsidRPr="00F61435">
        <w:rPr>
          <w:w w:val="115"/>
          <w:sz w:val="18"/>
          <w:szCs w:val="18"/>
          <w:lang w:val="en-GB"/>
        </w:rPr>
        <w:t xml:space="preserve">master </w:t>
      </w:r>
      <w:bookmarkStart w:id="98" w:name="_bookmark35"/>
      <w:bookmarkEnd w:id="98"/>
      <w:r w:rsidRPr="00F61435">
        <w:rPr>
          <w:spacing w:val="-2"/>
          <w:w w:val="115"/>
          <w:sz w:val="18"/>
          <w:szCs w:val="18"/>
          <w:lang w:val="en-GB"/>
        </w:rPr>
        <w:t>thesis.</w:t>
      </w:r>
    </w:p>
    <w:p w14:paraId="7F58D4E1" w14:textId="77777777" w:rsidR="009C0070" w:rsidRPr="00F61435" w:rsidRDefault="00000000">
      <w:pPr>
        <w:spacing w:before="12" w:line="220" w:lineRule="auto"/>
        <w:ind w:left="233" w:right="40" w:hanging="200"/>
        <w:jc w:val="both"/>
        <w:rPr>
          <w:sz w:val="18"/>
          <w:szCs w:val="18"/>
          <w:lang w:val="en-GB"/>
        </w:rPr>
      </w:pPr>
      <w:r w:rsidRPr="00F61435">
        <w:rPr>
          <w:sz w:val="18"/>
          <w:szCs w:val="18"/>
          <w:lang w:val="en-GB"/>
        </w:rPr>
        <w:t>Doka,</w:t>
      </w:r>
      <w:r w:rsidRPr="00F61435">
        <w:rPr>
          <w:spacing w:val="-1"/>
          <w:sz w:val="18"/>
          <w:szCs w:val="18"/>
          <w:lang w:val="en-GB"/>
        </w:rPr>
        <w:t xml:space="preserve"> </w:t>
      </w:r>
      <w:r w:rsidRPr="00F61435">
        <w:rPr>
          <w:sz w:val="18"/>
          <w:szCs w:val="18"/>
          <w:lang w:val="en-GB"/>
        </w:rPr>
        <w:t>G.,</w:t>
      </w:r>
      <w:r w:rsidRPr="00F61435">
        <w:rPr>
          <w:spacing w:val="-1"/>
          <w:sz w:val="18"/>
          <w:szCs w:val="18"/>
          <w:lang w:val="en-GB"/>
        </w:rPr>
        <w:t xml:space="preserve"> </w:t>
      </w:r>
      <w:r w:rsidRPr="00F61435">
        <w:rPr>
          <w:sz w:val="18"/>
          <w:szCs w:val="18"/>
          <w:lang w:val="en-GB"/>
        </w:rPr>
        <w:t>2024.</w:t>
      </w:r>
      <w:r w:rsidRPr="00F61435">
        <w:rPr>
          <w:spacing w:val="19"/>
          <w:sz w:val="18"/>
          <w:szCs w:val="18"/>
          <w:lang w:val="en-GB"/>
        </w:rPr>
        <w:t xml:space="preserve"> </w:t>
      </w:r>
      <w:r w:rsidRPr="00F61435">
        <w:rPr>
          <w:sz w:val="18"/>
          <w:szCs w:val="18"/>
          <w:lang w:val="en-GB"/>
        </w:rPr>
        <w:t>Doka</w:t>
      </w:r>
      <w:r w:rsidRPr="00F61435">
        <w:rPr>
          <w:spacing w:val="-1"/>
          <w:sz w:val="18"/>
          <w:szCs w:val="18"/>
          <w:lang w:val="en-GB"/>
        </w:rPr>
        <w:t xml:space="preserve"> </w:t>
      </w:r>
      <w:r w:rsidRPr="00F61435">
        <w:rPr>
          <w:sz w:val="18"/>
          <w:szCs w:val="18"/>
          <w:lang w:val="en-GB"/>
        </w:rPr>
        <w:t>lca</w:t>
      </w:r>
      <w:r w:rsidRPr="00F61435">
        <w:rPr>
          <w:spacing w:val="-1"/>
          <w:sz w:val="18"/>
          <w:szCs w:val="18"/>
          <w:lang w:val="en-GB"/>
        </w:rPr>
        <w:t xml:space="preserve"> </w:t>
      </w:r>
      <w:r w:rsidRPr="00F61435">
        <w:rPr>
          <w:sz w:val="18"/>
          <w:szCs w:val="18"/>
          <w:lang w:val="en-GB"/>
        </w:rPr>
        <w:t>—</w:t>
      </w:r>
      <w:r w:rsidRPr="00F61435">
        <w:rPr>
          <w:spacing w:val="-1"/>
          <w:sz w:val="18"/>
          <w:szCs w:val="18"/>
          <w:lang w:val="en-GB"/>
        </w:rPr>
        <w:t xml:space="preserve"> </w:t>
      </w:r>
      <w:r w:rsidRPr="00F61435">
        <w:rPr>
          <w:sz w:val="18"/>
          <w:szCs w:val="18"/>
          <w:lang w:val="en-GB"/>
        </w:rPr>
        <w:t>publications.</w:t>
      </w:r>
      <w:r w:rsidRPr="00F61435">
        <w:rPr>
          <w:spacing w:val="19"/>
          <w:sz w:val="18"/>
          <w:szCs w:val="18"/>
          <w:lang w:val="en-GB"/>
        </w:rPr>
        <w:t xml:space="preserve"> </w:t>
      </w:r>
      <w:r w:rsidRPr="00F61435">
        <w:rPr>
          <w:sz w:val="18"/>
          <w:szCs w:val="18"/>
          <w:lang w:val="en-GB"/>
        </w:rPr>
        <w:t>URL:</w:t>
      </w:r>
      <w:r w:rsidRPr="00F61435">
        <w:rPr>
          <w:spacing w:val="-3"/>
          <w:sz w:val="18"/>
          <w:szCs w:val="18"/>
          <w:lang w:val="en-GB"/>
        </w:rPr>
        <w:t xml:space="preserve"> </w:t>
      </w:r>
      <w:hyperlink r:id="rId61">
        <w:r w:rsidRPr="00F61435">
          <w:rPr>
            <w:color w:val="2F4F4F"/>
            <w:sz w:val="18"/>
            <w:szCs w:val="18"/>
            <w:lang w:val="en-GB"/>
          </w:rPr>
          <w:t>https://www.doka.ch/</w:t>
        </w:r>
      </w:hyperlink>
      <w:r w:rsidRPr="00F61435">
        <w:rPr>
          <w:color w:val="2F4F4F"/>
          <w:w w:val="165"/>
          <w:sz w:val="18"/>
          <w:szCs w:val="18"/>
          <w:lang w:val="en-GB"/>
        </w:rPr>
        <w:t xml:space="preserve"> </w:t>
      </w:r>
      <w:bookmarkStart w:id="99" w:name="_bookmark37"/>
      <w:bookmarkEnd w:id="99"/>
      <w:r w:rsidRPr="00F61435">
        <w:rPr>
          <w:sz w:val="18"/>
          <w:szCs w:val="18"/>
          <w:lang w:val="en-GB"/>
        </w:rPr>
        <w:fldChar w:fldCharType="begin"/>
      </w:r>
      <w:r w:rsidRPr="00F61435">
        <w:rPr>
          <w:sz w:val="18"/>
          <w:szCs w:val="18"/>
          <w:lang w:val="en-GB"/>
        </w:rPr>
        <w:instrText>HYPERLINK "https://www.doka.ch/publications.htm" \h</w:instrText>
      </w:r>
      <w:r w:rsidRPr="00F61435">
        <w:rPr>
          <w:sz w:val="18"/>
          <w:szCs w:val="18"/>
          <w:lang w:val="en-GB"/>
        </w:rPr>
      </w:r>
      <w:r w:rsidRPr="00F61435">
        <w:rPr>
          <w:sz w:val="18"/>
          <w:szCs w:val="18"/>
          <w:lang w:val="en-GB"/>
        </w:rPr>
        <w:fldChar w:fldCharType="separate"/>
      </w:r>
      <w:r w:rsidRPr="00F61435">
        <w:rPr>
          <w:color w:val="2F4F4F"/>
          <w:w w:val="110"/>
          <w:sz w:val="18"/>
          <w:szCs w:val="18"/>
          <w:lang w:val="en-GB"/>
        </w:rPr>
        <w:t>publications.htm</w:t>
      </w:r>
      <w:r w:rsidRPr="00F61435">
        <w:rPr>
          <w:sz w:val="18"/>
          <w:szCs w:val="18"/>
          <w:lang w:val="en-GB"/>
        </w:rPr>
        <w:fldChar w:fldCharType="end"/>
      </w:r>
      <w:r w:rsidRPr="00F61435">
        <w:rPr>
          <w:w w:val="110"/>
          <w:sz w:val="18"/>
          <w:szCs w:val="18"/>
          <w:lang w:val="en-GB"/>
        </w:rPr>
        <w:t>.</w:t>
      </w:r>
      <w:r w:rsidRPr="00F61435">
        <w:rPr>
          <w:spacing w:val="-11"/>
          <w:w w:val="110"/>
          <w:sz w:val="18"/>
          <w:szCs w:val="18"/>
          <w:lang w:val="en-GB"/>
        </w:rPr>
        <w:t xml:space="preserve"> </w:t>
      </w:r>
      <w:r w:rsidRPr="00F61435">
        <w:rPr>
          <w:w w:val="110"/>
          <w:sz w:val="18"/>
          <w:szCs w:val="18"/>
          <w:lang w:val="en-GB"/>
        </w:rPr>
        <w:t>(Accessed</w:t>
      </w:r>
      <w:r w:rsidRPr="00F61435">
        <w:rPr>
          <w:spacing w:val="-11"/>
          <w:w w:val="110"/>
          <w:sz w:val="18"/>
          <w:szCs w:val="18"/>
          <w:lang w:val="en-GB"/>
        </w:rPr>
        <w:t xml:space="preserve"> </w:t>
      </w:r>
      <w:r w:rsidRPr="00F61435">
        <w:rPr>
          <w:w w:val="110"/>
          <w:sz w:val="18"/>
          <w:szCs w:val="18"/>
          <w:lang w:val="en-GB"/>
        </w:rPr>
        <w:t>on</w:t>
      </w:r>
      <w:r w:rsidRPr="00F61435">
        <w:rPr>
          <w:spacing w:val="-11"/>
          <w:w w:val="110"/>
          <w:sz w:val="18"/>
          <w:szCs w:val="18"/>
          <w:lang w:val="en-GB"/>
        </w:rPr>
        <w:t xml:space="preserve"> </w:t>
      </w:r>
      <w:r w:rsidRPr="00F61435">
        <w:rPr>
          <w:w w:val="110"/>
          <w:sz w:val="18"/>
          <w:szCs w:val="18"/>
          <w:lang w:val="en-GB"/>
        </w:rPr>
        <w:t>01/24/2024).</w:t>
      </w:r>
    </w:p>
    <w:p w14:paraId="0DEBA923" w14:textId="77777777" w:rsidR="009C0070" w:rsidRPr="00F61435" w:rsidRDefault="00000000">
      <w:pPr>
        <w:spacing w:before="6" w:line="247" w:lineRule="auto"/>
        <w:ind w:left="233" w:right="14" w:hanging="200"/>
        <w:jc w:val="both"/>
        <w:rPr>
          <w:sz w:val="18"/>
          <w:szCs w:val="18"/>
          <w:lang w:val="en-GB"/>
        </w:rPr>
      </w:pPr>
      <w:r w:rsidRPr="00F61435">
        <w:rPr>
          <w:sz w:val="18"/>
          <w:szCs w:val="18"/>
          <w:lang w:val="en-GB"/>
        </w:rPr>
        <w:t>Dziejarski, B., Krzyżyńska, R., Andersson, K., 2023.</w:t>
      </w:r>
      <w:r w:rsidRPr="00F61435">
        <w:rPr>
          <w:spacing w:val="40"/>
          <w:sz w:val="18"/>
          <w:szCs w:val="18"/>
          <w:lang w:val="en-GB"/>
        </w:rPr>
        <w:t xml:space="preserve"> </w:t>
      </w:r>
      <w:r w:rsidRPr="00F61435">
        <w:rPr>
          <w:sz w:val="18"/>
          <w:szCs w:val="18"/>
          <w:lang w:val="en-GB"/>
        </w:rPr>
        <w:t>Current status of</w:t>
      </w:r>
      <w:r w:rsidRPr="00F61435">
        <w:rPr>
          <w:spacing w:val="40"/>
          <w:sz w:val="18"/>
          <w:szCs w:val="18"/>
          <w:lang w:val="en-GB"/>
        </w:rPr>
        <w:t xml:space="preserve"> </w:t>
      </w:r>
      <w:r w:rsidRPr="00F61435">
        <w:rPr>
          <w:sz w:val="18"/>
          <w:szCs w:val="18"/>
          <w:lang w:val="en-GB"/>
        </w:rPr>
        <w:t xml:space="preserve">carbon capture, utilization, and storage technologies in the </w:t>
      </w:r>
      <w:bookmarkStart w:id="100" w:name="_bookmark38"/>
      <w:bookmarkEnd w:id="100"/>
      <w:r w:rsidRPr="00F61435">
        <w:rPr>
          <w:sz w:val="18"/>
          <w:szCs w:val="18"/>
          <w:lang w:val="en-GB"/>
        </w:rPr>
        <w:t>global</w:t>
      </w:r>
      <w:r w:rsidRPr="00F61435">
        <w:rPr>
          <w:spacing w:val="40"/>
          <w:sz w:val="18"/>
          <w:szCs w:val="18"/>
          <w:lang w:val="en-GB"/>
        </w:rPr>
        <w:t xml:space="preserve"> </w:t>
      </w:r>
      <w:r w:rsidRPr="00F61435">
        <w:rPr>
          <w:spacing w:val="-2"/>
          <w:sz w:val="18"/>
          <w:szCs w:val="18"/>
          <w:lang w:val="en-GB"/>
        </w:rPr>
        <w:t>economy: A survey</w:t>
      </w:r>
      <w:r w:rsidRPr="00F61435">
        <w:rPr>
          <w:spacing w:val="-1"/>
          <w:sz w:val="18"/>
          <w:szCs w:val="18"/>
          <w:lang w:val="en-GB"/>
        </w:rPr>
        <w:t xml:space="preserve"> </w:t>
      </w:r>
      <w:r w:rsidRPr="00F61435">
        <w:rPr>
          <w:spacing w:val="-2"/>
          <w:sz w:val="18"/>
          <w:szCs w:val="18"/>
          <w:lang w:val="en-GB"/>
        </w:rPr>
        <w:t>of</w:t>
      </w:r>
      <w:r w:rsidRPr="00F61435">
        <w:rPr>
          <w:spacing w:val="-1"/>
          <w:sz w:val="18"/>
          <w:szCs w:val="18"/>
          <w:lang w:val="en-GB"/>
        </w:rPr>
        <w:t xml:space="preserve"> </w:t>
      </w:r>
      <w:r w:rsidRPr="00F61435">
        <w:rPr>
          <w:spacing w:val="-2"/>
          <w:sz w:val="18"/>
          <w:szCs w:val="18"/>
          <w:lang w:val="en-GB"/>
        </w:rPr>
        <w:t>technical assessment.</w:t>
      </w:r>
      <w:r w:rsidRPr="00F61435">
        <w:rPr>
          <w:spacing w:val="14"/>
          <w:sz w:val="18"/>
          <w:szCs w:val="18"/>
          <w:lang w:val="en-GB"/>
        </w:rPr>
        <w:t xml:space="preserve"> </w:t>
      </w:r>
      <w:r w:rsidRPr="00F61435">
        <w:rPr>
          <w:spacing w:val="-2"/>
          <w:sz w:val="18"/>
          <w:szCs w:val="18"/>
          <w:lang w:val="en-GB"/>
        </w:rPr>
        <w:t>Fuel</w:t>
      </w:r>
      <w:r w:rsidRPr="00F61435">
        <w:rPr>
          <w:spacing w:val="-1"/>
          <w:sz w:val="18"/>
          <w:szCs w:val="18"/>
          <w:lang w:val="en-GB"/>
        </w:rPr>
        <w:t xml:space="preserve"> </w:t>
      </w:r>
      <w:r w:rsidRPr="00F61435">
        <w:rPr>
          <w:spacing w:val="-2"/>
          <w:sz w:val="18"/>
          <w:szCs w:val="18"/>
          <w:lang w:val="en-GB"/>
        </w:rPr>
        <w:t>,</w:t>
      </w:r>
      <w:r w:rsidRPr="00F61435">
        <w:rPr>
          <w:spacing w:val="-1"/>
          <w:sz w:val="18"/>
          <w:szCs w:val="18"/>
          <w:lang w:val="en-GB"/>
        </w:rPr>
        <w:t xml:space="preserve"> </w:t>
      </w:r>
      <w:r w:rsidRPr="00F61435">
        <w:rPr>
          <w:spacing w:val="-2"/>
          <w:sz w:val="18"/>
          <w:szCs w:val="18"/>
          <w:lang w:val="en-GB"/>
        </w:rPr>
        <w:t>127776URL:</w:t>
      </w:r>
      <w:r w:rsidRPr="00F61435">
        <w:rPr>
          <w:spacing w:val="-4"/>
          <w:sz w:val="18"/>
          <w:szCs w:val="18"/>
          <w:lang w:val="en-GB"/>
        </w:rPr>
        <w:t xml:space="preserve"> </w:t>
      </w:r>
      <w:hyperlink r:id="rId62">
        <w:r w:rsidRPr="00F61435">
          <w:rPr>
            <w:color w:val="2F4F4F"/>
            <w:spacing w:val="-2"/>
            <w:sz w:val="18"/>
            <w:szCs w:val="18"/>
            <w:lang w:val="en-GB"/>
          </w:rPr>
          <w:t>https:</w:t>
        </w:r>
      </w:hyperlink>
    </w:p>
    <w:p w14:paraId="24C45EAF" w14:textId="77777777" w:rsidR="009C0070" w:rsidRPr="00F61435" w:rsidRDefault="00000000">
      <w:pPr>
        <w:spacing w:line="185" w:lineRule="exact"/>
        <w:ind w:left="224"/>
        <w:rPr>
          <w:sz w:val="18"/>
          <w:szCs w:val="18"/>
          <w:lang w:val="en-GB"/>
        </w:rPr>
      </w:pPr>
      <w:hyperlink r:id="rId63">
        <w:r w:rsidRPr="00F61435">
          <w:rPr>
            <w:color w:val="2F4F4F"/>
            <w:w w:val="120"/>
            <w:sz w:val="18"/>
            <w:szCs w:val="18"/>
            <w:lang w:val="en-GB"/>
          </w:rPr>
          <w:t>//doi.org/10.1016/j.fuel.2023.127776</w:t>
        </w:r>
      </w:hyperlink>
      <w:r w:rsidRPr="00F61435">
        <w:rPr>
          <w:w w:val="120"/>
          <w:sz w:val="18"/>
          <w:szCs w:val="18"/>
          <w:lang w:val="en-GB"/>
        </w:rPr>
        <w:t>,</w:t>
      </w:r>
      <w:r w:rsidRPr="00F61435">
        <w:rPr>
          <w:spacing w:val="47"/>
          <w:w w:val="125"/>
          <w:sz w:val="18"/>
          <w:szCs w:val="18"/>
          <w:lang w:val="en-GB"/>
        </w:rPr>
        <w:t xml:space="preserve"> </w:t>
      </w:r>
      <w:r w:rsidRPr="00F61435">
        <w:rPr>
          <w:spacing w:val="-2"/>
          <w:w w:val="125"/>
          <w:sz w:val="18"/>
          <w:szCs w:val="18"/>
          <w:lang w:val="en-GB"/>
        </w:rPr>
        <w:t>doi:</w:t>
      </w:r>
      <w:hyperlink r:id="rId64">
        <w:r w:rsidRPr="00F61435">
          <w:rPr>
            <w:color w:val="2F4F4F"/>
            <w:spacing w:val="-2"/>
            <w:w w:val="125"/>
            <w:sz w:val="18"/>
            <w:szCs w:val="18"/>
            <w:lang w:val="en-GB"/>
          </w:rPr>
          <w:t>10.1016/j.fuel</w:t>
        </w:r>
      </w:hyperlink>
    </w:p>
    <w:bookmarkStart w:id="101" w:name="_bookmark39"/>
    <w:bookmarkEnd w:id="101"/>
    <w:p w14:paraId="1C71378B" w14:textId="77777777" w:rsidR="009C0070" w:rsidRPr="00F61435" w:rsidRDefault="00000000">
      <w:pPr>
        <w:spacing w:line="208" w:lineRule="exact"/>
        <w:ind w:left="233"/>
        <w:rPr>
          <w:sz w:val="18"/>
          <w:szCs w:val="18"/>
          <w:lang w:val="en-GB"/>
        </w:rPr>
      </w:pPr>
      <w:r w:rsidRPr="00F61435">
        <w:rPr>
          <w:sz w:val="18"/>
          <w:szCs w:val="18"/>
          <w:lang w:val="en-GB"/>
        </w:rPr>
        <w:fldChar w:fldCharType="begin"/>
      </w:r>
      <w:r w:rsidRPr="00F61435">
        <w:rPr>
          <w:sz w:val="18"/>
          <w:szCs w:val="18"/>
          <w:lang w:val="en-GB"/>
        </w:rPr>
        <w:instrText>HYPERLINK "http://dx.doi.org/10.1016/j.fuel.2023.127776" \h</w:instrText>
      </w:r>
      <w:r w:rsidRPr="00F61435">
        <w:rPr>
          <w:sz w:val="18"/>
          <w:szCs w:val="18"/>
          <w:lang w:val="en-GB"/>
        </w:rPr>
      </w:r>
      <w:r w:rsidRPr="00F61435">
        <w:rPr>
          <w:sz w:val="18"/>
          <w:szCs w:val="18"/>
          <w:lang w:val="en-GB"/>
        </w:rPr>
        <w:fldChar w:fldCharType="separate"/>
      </w:r>
      <w:r w:rsidRPr="00F61435">
        <w:rPr>
          <w:color w:val="2F4F4F"/>
          <w:spacing w:val="-2"/>
          <w:w w:val="115"/>
          <w:sz w:val="18"/>
          <w:szCs w:val="18"/>
          <w:lang w:val="en-GB"/>
        </w:rPr>
        <w:t>.2023.127776</w:t>
      </w:r>
      <w:r w:rsidRPr="00F61435">
        <w:rPr>
          <w:sz w:val="18"/>
          <w:szCs w:val="18"/>
          <w:lang w:val="en-GB"/>
        </w:rPr>
        <w:fldChar w:fldCharType="end"/>
      </w:r>
      <w:r w:rsidRPr="00F61435">
        <w:rPr>
          <w:spacing w:val="-2"/>
          <w:w w:val="115"/>
          <w:sz w:val="18"/>
          <w:szCs w:val="18"/>
          <w:lang w:val="en-GB"/>
        </w:rPr>
        <w:t>.</w:t>
      </w:r>
    </w:p>
    <w:p w14:paraId="3E6C8C6A" w14:textId="77777777" w:rsidR="009C0070" w:rsidRPr="00F61435" w:rsidRDefault="00000000">
      <w:pPr>
        <w:spacing w:before="11" w:line="225" w:lineRule="auto"/>
        <w:ind w:left="233" w:right="54" w:hanging="200"/>
        <w:jc w:val="both"/>
        <w:rPr>
          <w:sz w:val="18"/>
          <w:szCs w:val="18"/>
          <w:lang w:val="en-GB"/>
        </w:rPr>
      </w:pPr>
      <w:r w:rsidRPr="00F61435">
        <w:rPr>
          <w:sz w:val="18"/>
          <w:szCs w:val="18"/>
          <w:lang w:val="en-GB"/>
        </w:rPr>
        <w:t>Ellen</w:t>
      </w:r>
      <w:r w:rsidRPr="00F61435">
        <w:rPr>
          <w:spacing w:val="-10"/>
          <w:sz w:val="18"/>
          <w:szCs w:val="18"/>
          <w:lang w:val="en-GB"/>
        </w:rPr>
        <w:t xml:space="preserve"> </w:t>
      </w:r>
      <w:r w:rsidRPr="00F61435">
        <w:rPr>
          <w:sz w:val="18"/>
          <w:szCs w:val="18"/>
          <w:lang w:val="en-GB"/>
        </w:rPr>
        <w:t>MacArthur</w:t>
      </w:r>
      <w:r w:rsidRPr="00F61435">
        <w:rPr>
          <w:spacing w:val="-10"/>
          <w:sz w:val="18"/>
          <w:szCs w:val="18"/>
          <w:lang w:val="en-GB"/>
        </w:rPr>
        <w:t xml:space="preserve"> </w:t>
      </w:r>
      <w:r w:rsidRPr="00F61435">
        <w:rPr>
          <w:sz w:val="18"/>
          <w:szCs w:val="18"/>
          <w:lang w:val="en-GB"/>
        </w:rPr>
        <w:t>Foundation,</w:t>
      </w:r>
      <w:r w:rsidRPr="00F61435">
        <w:rPr>
          <w:spacing w:val="-10"/>
          <w:sz w:val="18"/>
          <w:szCs w:val="18"/>
          <w:lang w:val="en-GB"/>
        </w:rPr>
        <w:t xml:space="preserve"> </w:t>
      </w:r>
      <w:r w:rsidRPr="00F61435">
        <w:rPr>
          <w:sz w:val="18"/>
          <w:szCs w:val="18"/>
          <w:lang w:val="en-GB"/>
        </w:rPr>
        <w:t>2015.</w:t>
      </w:r>
      <w:r w:rsidRPr="00F61435">
        <w:rPr>
          <w:spacing w:val="-10"/>
          <w:sz w:val="18"/>
          <w:szCs w:val="18"/>
          <w:lang w:val="en-GB"/>
        </w:rPr>
        <w:t xml:space="preserve"> </w:t>
      </w:r>
      <w:r w:rsidRPr="00F61435">
        <w:rPr>
          <w:sz w:val="18"/>
          <w:szCs w:val="18"/>
          <w:lang w:val="en-GB"/>
        </w:rPr>
        <w:t>Towards</w:t>
      </w:r>
      <w:r w:rsidRPr="00F61435">
        <w:rPr>
          <w:spacing w:val="-10"/>
          <w:sz w:val="18"/>
          <w:szCs w:val="18"/>
          <w:lang w:val="en-GB"/>
        </w:rPr>
        <w:t xml:space="preserve"> </w:t>
      </w:r>
      <w:r w:rsidRPr="00F61435">
        <w:rPr>
          <w:sz w:val="18"/>
          <w:szCs w:val="18"/>
          <w:lang w:val="en-GB"/>
        </w:rPr>
        <w:t>a</w:t>
      </w:r>
      <w:r w:rsidRPr="00F61435">
        <w:rPr>
          <w:spacing w:val="-10"/>
          <w:sz w:val="18"/>
          <w:szCs w:val="18"/>
          <w:lang w:val="en-GB"/>
        </w:rPr>
        <w:t xml:space="preserve"> </w:t>
      </w:r>
      <w:r w:rsidRPr="00F61435">
        <w:rPr>
          <w:sz w:val="18"/>
          <w:szCs w:val="18"/>
          <w:lang w:val="en-GB"/>
        </w:rPr>
        <w:t>circular</w:t>
      </w:r>
      <w:r w:rsidRPr="00F61435">
        <w:rPr>
          <w:spacing w:val="-10"/>
          <w:sz w:val="18"/>
          <w:szCs w:val="18"/>
          <w:lang w:val="en-GB"/>
        </w:rPr>
        <w:t xml:space="preserve"> </w:t>
      </w:r>
      <w:r w:rsidRPr="00F61435">
        <w:rPr>
          <w:sz w:val="18"/>
          <w:szCs w:val="18"/>
          <w:lang w:val="en-GB"/>
        </w:rPr>
        <w:t>economy:</w:t>
      </w:r>
      <w:r w:rsidRPr="00F61435">
        <w:rPr>
          <w:spacing w:val="-10"/>
          <w:sz w:val="18"/>
          <w:szCs w:val="18"/>
          <w:lang w:val="en-GB"/>
        </w:rPr>
        <w:t xml:space="preserve"> </w:t>
      </w:r>
      <w:bookmarkStart w:id="102" w:name="_bookmark41"/>
      <w:bookmarkEnd w:id="102"/>
      <w:r w:rsidRPr="00F61435">
        <w:rPr>
          <w:sz w:val="18"/>
          <w:szCs w:val="18"/>
          <w:lang w:val="en-GB"/>
        </w:rPr>
        <w:t>Business</w:t>
      </w:r>
      <w:r w:rsidRPr="00F61435">
        <w:rPr>
          <w:spacing w:val="40"/>
          <w:sz w:val="18"/>
          <w:szCs w:val="18"/>
          <w:lang w:val="en-GB"/>
        </w:rPr>
        <w:t xml:space="preserve"> </w:t>
      </w:r>
      <w:r w:rsidRPr="00F61435">
        <w:rPr>
          <w:sz w:val="18"/>
          <w:szCs w:val="18"/>
          <w:lang w:val="en-GB"/>
        </w:rPr>
        <w:t>rationale for an accelerated transition.</w:t>
      </w:r>
      <w:r w:rsidRPr="00F61435">
        <w:rPr>
          <w:spacing w:val="40"/>
          <w:sz w:val="18"/>
          <w:szCs w:val="18"/>
          <w:lang w:val="en-GB"/>
        </w:rPr>
        <w:t xml:space="preserve"> </w:t>
      </w:r>
      <w:r w:rsidRPr="00F61435">
        <w:rPr>
          <w:sz w:val="18"/>
          <w:szCs w:val="18"/>
          <w:lang w:val="en-GB"/>
        </w:rPr>
        <w:t xml:space="preserve">URL: </w:t>
      </w:r>
      <w:hyperlink r:id="rId65">
        <w:r w:rsidRPr="00F61435">
          <w:rPr>
            <w:color w:val="2F4F4F"/>
            <w:sz w:val="18"/>
            <w:szCs w:val="18"/>
            <w:lang w:val="en-GB"/>
          </w:rPr>
          <w:t>https://www.ellenm</w:t>
        </w:r>
      </w:hyperlink>
      <w:r w:rsidRPr="00F61435">
        <w:rPr>
          <w:color w:val="2F4F4F"/>
          <w:w w:val="110"/>
          <w:sz w:val="18"/>
          <w:szCs w:val="18"/>
          <w:lang w:val="en-GB"/>
        </w:rPr>
        <w:t xml:space="preserve"> </w:t>
      </w:r>
      <w:hyperlink r:id="rId66">
        <w:r w:rsidRPr="00F61435">
          <w:rPr>
            <w:color w:val="2F4F4F"/>
            <w:spacing w:val="-2"/>
            <w:w w:val="110"/>
            <w:sz w:val="18"/>
            <w:szCs w:val="18"/>
            <w:lang w:val="en-GB"/>
          </w:rPr>
          <w:t>acarthurfoundation.org/towards-a-circular-economy-bus</w:t>
        </w:r>
      </w:hyperlink>
      <w:r w:rsidRPr="00F61435">
        <w:rPr>
          <w:color w:val="2F4F4F"/>
          <w:spacing w:val="-2"/>
          <w:w w:val="110"/>
          <w:sz w:val="18"/>
          <w:szCs w:val="18"/>
          <w:lang w:val="en-GB"/>
        </w:rPr>
        <w:t xml:space="preserve"> </w:t>
      </w:r>
      <w:bookmarkStart w:id="103" w:name="_bookmark40"/>
      <w:bookmarkEnd w:id="103"/>
      <w:r w:rsidRPr="00F61435">
        <w:rPr>
          <w:sz w:val="18"/>
          <w:szCs w:val="18"/>
          <w:lang w:val="en-GB"/>
        </w:rPr>
        <w:fldChar w:fldCharType="begin"/>
      </w:r>
      <w:r w:rsidRPr="00F61435">
        <w:rPr>
          <w:sz w:val="18"/>
          <w:szCs w:val="18"/>
          <w:lang w:val="en-GB"/>
        </w:rPr>
        <w:instrText>HYPERLINK "https://www.ellenmacarthurfoundation.org/towards-a-circular-economy-business-rationale-for-an-accelerated-transition" \h</w:instrText>
      </w:r>
      <w:r w:rsidRPr="00F61435">
        <w:rPr>
          <w:sz w:val="18"/>
          <w:szCs w:val="18"/>
          <w:lang w:val="en-GB"/>
        </w:rPr>
      </w:r>
      <w:r w:rsidRPr="00F61435">
        <w:rPr>
          <w:sz w:val="18"/>
          <w:szCs w:val="18"/>
          <w:lang w:val="en-GB"/>
        </w:rPr>
        <w:fldChar w:fldCharType="separate"/>
      </w:r>
      <w:r w:rsidRPr="00F61435">
        <w:rPr>
          <w:color w:val="2F4F4F"/>
          <w:spacing w:val="-2"/>
          <w:w w:val="110"/>
          <w:sz w:val="18"/>
          <w:szCs w:val="18"/>
          <w:lang w:val="en-GB"/>
        </w:rPr>
        <w:t>iness-rationale-for-an-accelerated-transition</w:t>
      </w:r>
      <w:r w:rsidRPr="00F61435">
        <w:rPr>
          <w:sz w:val="18"/>
          <w:szCs w:val="18"/>
          <w:lang w:val="en-GB"/>
        </w:rPr>
        <w:fldChar w:fldCharType="end"/>
      </w:r>
      <w:r w:rsidRPr="00F61435">
        <w:rPr>
          <w:spacing w:val="-2"/>
          <w:w w:val="110"/>
          <w:sz w:val="18"/>
          <w:szCs w:val="18"/>
          <w:lang w:val="en-GB"/>
        </w:rPr>
        <w:t>.</w:t>
      </w:r>
    </w:p>
    <w:p w14:paraId="65538BD5" w14:textId="77777777" w:rsidR="009C0070" w:rsidRPr="00F61435" w:rsidRDefault="00000000">
      <w:pPr>
        <w:spacing w:line="195" w:lineRule="exact"/>
        <w:ind w:left="34"/>
        <w:rPr>
          <w:sz w:val="18"/>
          <w:szCs w:val="18"/>
          <w:lang w:val="en-GB"/>
        </w:rPr>
      </w:pPr>
      <w:r w:rsidRPr="00F61435">
        <w:rPr>
          <w:sz w:val="18"/>
          <w:szCs w:val="18"/>
          <w:lang w:val="en-GB"/>
        </w:rPr>
        <w:t>European</w:t>
      </w:r>
      <w:r w:rsidRPr="00F61435">
        <w:rPr>
          <w:spacing w:val="4"/>
          <w:sz w:val="18"/>
          <w:szCs w:val="18"/>
          <w:lang w:val="en-GB"/>
        </w:rPr>
        <w:t xml:space="preserve"> </w:t>
      </w:r>
      <w:r w:rsidRPr="00F61435">
        <w:rPr>
          <w:sz w:val="18"/>
          <w:szCs w:val="18"/>
          <w:lang w:val="en-GB"/>
        </w:rPr>
        <w:t>Commission,</w:t>
      </w:r>
      <w:r w:rsidRPr="00F61435">
        <w:rPr>
          <w:spacing w:val="4"/>
          <w:sz w:val="18"/>
          <w:szCs w:val="18"/>
          <w:lang w:val="en-GB"/>
        </w:rPr>
        <w:t xml:space="preserve"> </w:t>
      </w:r>
      <w:r w:rsidRPr="00F61435">
        <w:rPr>
          <w:sz w:val="18"/>
          <w:szCs w:val="18"/>
          <w:lang w:val="en-GB"/>
        </w:rPr>
        <w:t>2019.</w:t>
      </w:r>
      <w:r w:rsidRPr="00F61435">
        <w:rPr>
          <w:spacing w:val="48"/>
          <w:sz w:val="18"/>
          <w:szCs w:val="18"/>
          <w:lang w:val="en-GB"/>
        </w:rPr>
        <w:t xml:space="preserve"> </w:t>
      </w:r>
      <w:r w:rsidRPr="00F61435">
        <w:rPr>
          <w:sz w:val="18"/>
          <w:szCs w:val="18"/>
          <w:lang w:val="en-GB"/>
        </w:rPr>
        <w:t>The</w:t>
      </w:r>
      <w:r w:rsidRPr="00F61435">
        <w:rPr>
          <w:spacing w:val="4"/>
          <w:sz w:val="18"/>
          <w:szCs w:val="18"/>
          <w:lang w:val="en-GB"/>
        </w:rPr>
        <w:t xml:space="preserve"> </w:t>
      </w:r>
      <w:r w:rsidRPr="00F61435">
        <w:rPr>
          <w:sz w:val="18"/>
          <w:szCs w:val="18"/>
          <w:lang w:val="en-GB"/>
        </w:rPr>
        <w:t>European</w:t>
      </w:r>
      <w:r w:rsidRPr="00F61435">
        <w:rPr>
          <w:spacing w:val="4"/>
          <w:sz w:val="18"/>
          <w:szCs w:val="18"/>
          <w:lang w:val="en-GB"/>
        </w:rPr>
        <w:t xml:space="preserve"> </w:t>
      </w:r>
      <w:r w:rsidRPr="00F61435">
        <w:rPr>
          <w:sz w:val="18"/>
          <w:szCs w:val="18"/>
          <w:lang w:val="en-GB"/>
        </w:rPr>
        <w:t>Green</w:t>
      </w:r>
      <w:r w:rsidRPr="00F61435">
        <w:rPr>
          <w:spacing w:val="4"/>
          <w:sz w:val="18"/>
          <w:szCs w:val="18"/>
          <w:lang w:val="en-GB"/>
        </w:rPr>
        <w:t xml:space="preserve"> </w:t>
      </w:r>
      <w:r w:rsidRPr="00F61435">
        <w:rPr>
          <w:sz w:val="18"/>
          <w:szCs w:val="18"/>
          <w:lang w:val="en-GB"/>
        </w:rPr>
        <w:t>Deal.</w:t>
      </w:r>
      <w:r w:rsidRPr="00F61435">
        <w:rPr>
          <w:spacing w:val="48"/>
          <w:sz w:val="18"/>
          <w:szCs w:val="18"/>
          <w:lang w:val="en-GB"/>
        </w:rPr>
        <w:t xml:space="preserve"> </w:t>
      </w:r>
      <w:r w:rsidRPr="00F61435">
        <w:rPr>
          <w:sz w:val="18"/>
          <w:szCs w:val="18"/>
          <w:lang w:val="en-GB"/>
        </w:rPr>
        <w:t>URL:</w:t>
      </w:r>
      <w:r w:rsidRPr="00F61435">
        <w:rPr>
          <w:spacing w:val="-6"/>
          <w:w w:val="120"/>
          <w:sz w:val="18"/>
          <w:szCs w:val="18"/>
          <w:lang w:val="en-GB"/>
        </w:rPr>
        <w:t xml:space="preserve"> </w:t>
      </w:r>
      <w:hyperlink r:id="rId67">
        <w:r w:rsidRPr="00F61435">
          <w:rPr>
            <w:color w:val="2F4F4F"/>
            <w:spacing w:val="-2"/>
            <w:w w:val="120"/>
            <w:sz w:val="18"/>
            <w:szCs w:val="18"/>
            <w:lang w:val="en-GB"/>
          </w:rPr>
          <w:t>https:</w:t>
        </w:r>
      </w:hyperlink>
    </w:p>
    <w:p w14:paraId="5128559A" w14:textId="77777777" w:rsidR="009C0070" w:rsidRPr="00F61435" w:rsidRDefault="00000000">
      <w:pPr>
        <w:spacing w:before="5" w:line="220" w:lineRule="auto"/>
        <w:ind w:left="233" w:right="14" w:hanging="9"/>
        <w:jc w:val="both"/>
        <w:rPr>
          <w:sz w:val="18"/>
          <w:szCs w:val="18"/>
          <w:lang w:val="en-GB"/>
        </w:rPr>
      </w:pPr>
      <w:hyperlink r:id="rId68">
        <w:r w:rsidRPr="00F61435">
          <w:rPr>
            <w:color w:val="2F4F4F"/>
            <w:spacing w:val="-2"/>
            <w:w w:val="110"/>
            <w:sz w:val="18"/>
            <w:szCs w:val="18"/>
            <w:lang w:val="en-GB"/>
          </w:rPr>
          <w:t>//eur-lex.europa.eu/legal-content/EN/TXT/?uri=C</w:t>
        </w:r>
        <w:bookmarkStart w:id="104" w:name="_bookmark43"/>
        <w:bookmarkEnd w:id="104"/>
        <w:r w:rsidRPr="00F61435">
          <w:rPr>
            <w:color w:val="2F4F4F"/>
            <w:spacing w:val="-2"/>
            <w:w w:val="110"/>
            <w:sz w:val="18"/>
            <w:szCs w:val="18"/>
            <w:lang w:val="en-GB"/>
          </w:rPr>
          <w:t>OM:</w:t>
        </w:r>
      </w:hyperlink>
      <w:r w:rsidRPr="00F61435">
        <w:rPr>
          <w:color w:val="2F4F4F"/>
          <w:spacing w:val="-2"/>
          <w:w w:val="110"/>
          <w:sz w:val="18"/>
          <w:szCs w:val="18"/>
          <w:lang w:val="en-GB"/>
        </w:rPr>
        <w:t xml:space="preserve"> </w:t>
      </w:r>
      <w:bookmarkStart w:id="105" w:name="_bookmark42"/>
      <w:bookmarkEnd w:id="105"/>
      <w:r w:rsidRPr="00F61435">
        <w:rPr>
          <w:sz w:val="18"/>
          <w:szCs w:val="18"/>
          <w:lang w:val="en-GB"/>
        </w:rPr>
        <w:fldChar w:fldCharType="begin"/>
      </w:r>
      <w:r w:rsidRPr="00F61435">
        <w:rPr>
          <w:sz w:val="18"/>
          <w:szCs w:val="18"/>
          <w:lang w:val="en-GB"/>
        </w:rPr>
        <w:instrText>HYPERLINK "https://eur-lex.europa.eu/legal-content/EN/TXT/?uri=COM%3A2019%3A640%3AFIN" \h</w:instrText>
      </w:r>
      <w:r w:rsidRPr="00F61435">
        <w:rPr>
          <w:sz w:val="18"/>
          <w:szCs w:val="18"/>
          <w:lang w:val="en-GB"/>
        </w:rPr>
      </w:r>
      <w:r w:rsidRPr="00F61435">
        <w:rPr>
          <w:sz w:val="18"/>
          <w:szCs w:val="18"/>
          <w:lang w:val="en-GB"/>
        </w:rPr>
        <w:fldChar w:fldCharType="separate"/>
      </w:r>
      <w:r w:rsidRPr="00F61435">
        <w:rPr>
          <w:color w:val="2F4F4F"/>
          <w:spacing w:val="-2"/>
          <w:w w:val="125"/>
          <w:sz w:val="18"/>
          <w:szCs w:val="18"/>
          <w:lang w:val="en-GB"/>
        </w:rPr>
        <w:t>2019:640:FIN</w:t>
      </w:r>
      <w:r w:rsidRPr="00F61435">
        <w:rPr>
          <w:sz w:val="18"/>
          <w:szCs w:val="18"/>
          <w:lang w:val="en-GB"/>
        </w:rPr>
        <w:fldChar w:fldCharType="end"/>
      </w:r>
      <w:r w:rsidRPr="00F61435">
        <w:rPr>
          <w:spacing w:val="-2"/>
          <w:w w:val="125"/>
          <w:sz w:val="18"/>
          <w:szCs w:val="18"/>
          <w:lang w:val="en-GB"/>
        </w:rPr>
        <w:t>.</w:t>
      </w:r>
    </w:p>
    <w:p w14:paraId="1368CC04" w14:textId="77777777" w:rsidR="009C0070" w:rsidRPr="00F61435" w:rsidRDefault="00000000">
      <w:pPr>
        <w:spacing w:before="14" w:line="228" w:lineRule="auto"/>
        <w:ind w:left="229" w:right="54" w:hanging="195"/>
        <w:jc w:val="both"/>
        <w:rPr>
          <w:sz w:val="18"/>
          <w:szCs w:val="18"/>
          <w:lang w:val="en-GB"/>
        </w:rPr>
      </w:pPr>
      <w:r w:rsidRPr="00F61435">
        <w:rPr>
          <w:w w:val="105"/>
          <w:sz w:val="18"/>
          <w:szCs w:val="18"/>
          <w:lang w:val="en-GB"/>
        </w:rPr>
        <w:t>European</w:t>
      </w:r>
      <w:r w:rsidRPr="00F61435">
        <w:rPr>
          <w:spacing w:val="-11"/>
          <w:w w:val="105"/>
          <w:sz w:val="18"/>
          <w:szCs w:val="18"/>
          <w:lang w:val="en-GB"/>
        </w:rPr>
        <w:t xml:space="preserve"> </w:t>
      </w:r>
      <w:r w:rsidRPr="00F61435">
        <w:rPr>
          <w:w w:val="105"/>
          <w:sz w:val="18"/>
          <w:szCs w:val="18"/>
          <w:lang w:val="en-GB"/>
        </w:rPr>
        <w:t>Commission,</w:t>
      </w:r>
      <w:r w:rsidRPr="00F61435">
        <w:rPr>
          <w:spacing w:val="-10"/>
          <w:w w:val="105"/>
          <w:sz w:val="18"/>
          <w:szCs w:val="18"/>
          <w:lang w:val="en-GB"/>
        </w:rPr>
        <w:t xml:space="preserve"> </w:t>
      </w:r>
      <w:r w:rsidRPr="00F61435">
        <w:rPr>
          <w:w w:val="105"/>
          <w:sz w:val="18"/>
          <w:szCs w:val="18"/>
          <w:lang w:val="en-GB"/>
        </w:rPr>
        <w:t>2020.</w:t>
      </w:r>
      <w:r w:rsidRPr="00F61435">
        <w:rPr>
          <w:spacing w:val="-11"/>
          <w:w w:val="105"/>
          <w:sz w:val="18"/>
          <w:szCs w:val="18"/>
          <w:lang w:val="en-GB"/>
        </w:rPr>
        <w:t xml:space="preserve"> </w:t>
      </w:r>
      <w:r w:rsidRPr="00F61435">
        <w:rPr>
          <w:w w:val="105"/>
          <w:sz w:val="18"/>
          <w:szCs w:val="18"/>
          <w:lang w:val="en-GB"/>
        </w:rPr>
        <w:t>A</w:t>
      </w:r>
      <w:r w:rsidRPr="00F61435">
        <w:rPr>
          <w:spacing w:val="-10"/>
          <w:w w:val="105"/>
          <w:sz w:val="18"/>
          <w:szCs w:val="18"/>
          <w:lang w:val="en-GB"/>
        </w:rPr>
        <w:t xml:space="preserve"> </w:t>
      </w:r>
      <w:r w:rsidRPr="00F61435">
        <w:rPr>
          <w:w w:val="105"/>
          <w:sz w:val="18"/>
          <w:szCs w:val="18"/>
          <w:lang w:val="en-GB"/>
        </w:rPr>
        <w:t>new</w:t>
      </w:r>
      <w:r w:rsidRPr="00F61435">
        <w:rPr>
          <w:spacing w:val="-11"/>
          <w:w w:val="105"/>
          <w:sz w:val="18"/>
          <w:szCs w:val="18"/>
          <w:lang w:val="en-GB"/>
        </w:rPr>
        <w:t xml:space="preserve"> </w:t>
      </w:r>
      <w:r w:rsidRPr="00F61435">
        <w:rPr>
          <w:w w:val="105"/>
          <w:sz w:val="18"/>
          <w:szCs w:val="18"/>
          <w:lang w:val="en-GB"/>
        </w:rPr>
        <w:t>circular</w:t>
      </w:r>
      <w:r w:rsidRPr="00F61435">
        <w:rPr>
          <w:spacing w:val="-10"/>
          <w:w w:val="105"/>
          <w:sz w:val="18"/>
          <w:szCs w:val="18"/>
          <w:lang w:val="en-GB"/>
        </w:rPr>
        <w:t xml:space="preserve"> </w:t>
      </w:r>
      <w:r w:rsidRPr="00F61435">
        <w:rPr>
          <w:w w:val="105"/>
          <w:sz w:val="18"/>
          <w:szCs w:val="18"/>
          <w:lang w:val="en-GB"/>
        </w:rPr>
        <w:t>economy</w:t>
      </w:r>
      <w:r w:rsidRPr="00F61435">
        <w:rPr>
          <w:spacing w:val="-11"/>
          <w:w w:val="105"/>
          <w:sz w:val="18"/>
          <w:szCs w:val="18"/>
          <w:lang w:val="en-GB"/>
        </w:rPr>
        <w:t xml:space="preserve"> </w:t>
      </w:r>
      <w:r w:rsidRPr="00F61435">
        <w:rPr>
          <w:w w:val="105"/>
          <w:sz w:val="18"/>
          <w:szCs w:val="18"/>
          <w:lang w:val="en-GB"/>
        </w:rPr>
        <w:t>action</w:t>
      </w:r>
      <w:r w:rsidRPr="00F61435">
        <w:rPr>
          <w:spacing w:val="-10"/>
          <w:w w:val="105"/>
          <w:sz w:val="18"/>
          <w:szCs w:val="18"/>
          <w:lang w:val="en-GB"/>
        </w:rPr>
        <w:t xml:space="preserve"> </w:t>
      </w:r>
      <w:r w:rsidRPr="00F61435">
        <w:rPr>
          <w:w w:val="105"/>
          <w:sz w:val="18"/>
          <w:szCs w:val="18"/>
          <w:lang w:val="en-GB"/>
        </w:rPr>
        <w:t>plan</w:t>
      </w:r>
      <w:r w:rsidRPr="00F61435">
        <w:rPr>
          <w:spacing w:val="-11"/>
          <w:w w:val="105"/>
          <w:sz w:val="18"/>
          <w:szCs w:val="18"/>
          <w:lang w:val="en-GB"/>
        </w:rPr>
        <w:t xml:space="preserve"> </w:t>
      </w:r>
      <w:r w:rsidRPr="00F61435">
        <w:rPr>
          <w:w w:val="105"/>
          <w:sz w:val="18"/>
          <w:szCs w:val="18"/>
          <w:lang w:val="en-GB"/>
        </w:rPr>
        <w:t>for</w:t>
      </w:r>
      <w:r w:rsidRPr="00F61435">
        <w:rPr>
          <w:spacing w:val="-10"/>
          <w:w w:val="105"/>
          <w:sz w:val="18"/>
          <w:szCs w:val="18"/>
          <w:lang w:val="en-GB"/>
        </w:rPr>
        <w:t xml:space="preserve"> </w:t>
      </w:r>
      <w:r w:rsidRPr="00F61435">
        <w:rPr>
          <w:w w:val="105"/>
          <w:sz w:val="18"/>
          <w:szCs w:val="18"/>
          <w:lang w:val="en-GB"/>
        </w:rPr>
        <w:t xml:space="preserve">a cleaner and more competitive europe. URL: </w:t>
      </w:r>
      <w:hyperlink r:id="rId69">
        <w:r w:rsidRPr="00F61435">
          <w:rPr>
            <w:color w:val="2F4F4F"/>
            <w:w w:val="105"/>
            <w:sz w:val="18"/>
            <w:szCs w:val="18"/>
            <w:lang w:val="en-GB"/>
          </w:rPr>
          <w:t>https://doi.org/10.2</w:t>
        </w:r>
      </w:hyperlink>
      <w:r w:rsidRPr="00F61435">
        <w:rPr>
          <w:color w:val="2F4F4F"/>
          <w:w w:val="105"/>
          <w:sz w:val="18"/>
          <w:szCs w:val="18"/>
          <w:lang w:val="en-GB"/>
        </w:rPr>
        <w:t xml:space="preserve"> </w:t>
      </w:r>
      <w:bookmarkStart w:id="106" w:name="_bookmark44"/>
      <w:bookmarkEnd w:id="106"/>
      <w:r w:rsidRPr="00F61435">
        <w:rPr>
          <w:sz w:val="18"/>
          <w:szCs w:val="18"/>
          <w:lang w:val="en-GB"/>
        </w:rPr>
        <w:fldChar w:fldCharType="begin"/>
      </w:r>
      <w:r w:rsidRPr="00F61435">
        <w:rPr>
          <w:sz w:val="18"/>
          <w:szCs w:val="18"/>
          <w:lang w:val="en-GB"/>
        </w:rPr>
        <w:instrText>HYPERLINK "https://doi.org/10.2779/05068" \h</w:instrText>
      </w:r>
      <w:r w:rsidRPr="00F61435">
        <w:rPr>
          <w:sz w:val="18"/>
          <w:szCs w:val="18"/>
          <w:lang w:val="en-GB"/>
        </w:rPr>
      </w:r>
      <w:r w:rsidRPr="00F61435">
        <w:rPr>
          <w:sz w:val="18"/>
          <w:szCs w:val="18"/>
          <w:lang w:val="en-GB"/>
        </w:rPr>
        <w:fldChar w:fldCharType="separate"/>
      </w:r>
      <w:r w:rsidRPr="00F61435">
        <w:rPr>
          <w:color w:val="2F4F4F"/>
          <w:w w:val="105"/>
          <w:sz w:val="18"/>
          <w:szCs w:val="18"/>
          <w:lang w:val="en-GB"/>
        </w:rPr>
        <w:t>779/05068</w:t>
      </w:r>
      <w:r w:rsidRPr="00F61435">
        <w:rPr>
          <w:sz w:val="18"/>
          <w:szCs w:val="18"/>
          <w:lang w:val="en-GB"/>
        </w:rPr>
        <w:fldChar w:fldCharType="end"/>
      </w:r>
      <w:r w:rsidRPr="00F61435">
        <w:rPr>
          <w:w w:val="105"/>
          <w:sz w:val="18"/>
          <w:szCs w:val="18"/>
          <w:lang w:val="en-GB"/>
        </w:rPr>
        <w:t>,</w:t>
      </w:r>
      <w:r w:rsidRPr="00F61435">
        <w:rPr>
          <w:spacing w:val="-5"/>
          <w:w w:val="105"/>
          <w:sz w:val="18"/>
          <w:szCs w:val="18"/>
          <w:lang w:val="en-GB"/>
        </w:rPr>
        <w:t xml:space="preserve"> </w:t>
      </w:r>
      <w:r w:rsidRPr="00F61435">
        <w:rPr>
          <w:w w:val="105"/>
          <w:sz w:val="18"/>
          <w:szCs w:val="18"/>
          <w:lang w:val="en-GB"/>
        </w:rPr>
        <w:t>doi:</w:t>
      </w:r>
      <w:hyperlink r:id="rId70">
        <w:r w:rsidRPr="00F61435">
          <w:rPr>
            <w:color w:val="2F4F4F"/>
            <w:w w:val="105"/>
            <w:sz w:val="18"/>
            <w:szCs w:val="18"/>
            <w:lang w:val="en-GB"/>
          </w:rPr>
          <w:t>10.2779/05068</w:t>
        </w:r>
      </w:hyperlink>
      <w:r w:rsidRPr="00F61435">
        <w:rPr>
          <w:w w:val="105"/>
          <w:sz w:val="18"/>
          <w:szCs w:val="18"/>
          <w:lang w:val="en-GB"/>
        </w:rPr>
        <w:t>.</w:t>
      </w:r>
    </w:p>
    <w:p w14:paraId="36676B7A" w14:textId="657176E9" w:rsidR="009C0070" w:rsidRPr="00F61435" w:rsidRDefault="00000000">
      <w:pPr>
        <w:spacing w:before="7" w:line="237" w:lineRule="auto"/>
        <w:ind w:left="233" w:right="28" w:hanging="200"/>
        <w:jc w:val="both"/>
        <w:rPr>
          <w:sz w:val="18"/>
          <w:szCs w:val="18"/>
          <w:lang w:val="en-GB"/>
        </w:rPr>
      </w:pPr>
      <w:r w:rsidRPr="00F61435">
        <w:rPr>
          <w:w w:val="110"/>
          <w:sz w:val="18"/>
          <w:szCs w:val="18"/>
          <w:lang w:val="en-GB"/>
        </w:rPr>
        <w:t>European Commission, 2022.</w:t>
      </w:r>
      <w:r w:rsidRPr="00F61435">
        <w:rPr>
          <w:spacing w:val="40"/>
          <w:w w:val="110"/>
          <w:sz w:val="18"/>
          <w:szCs w:val="18"/>
          <w:lang w:val="en-GB"/>
        </w:rPr>
        <w:t xml:space="preserve"> </w:t>
      </w:r>
      <w:r w:rsidRPr="00F61435">
        <w:rPr>
          <w:w w:val="110"/>
          <w:sz w:val="18"/>
          <w:szCs w:val="18"/>
          <w:lang w:val="en-GB"/>
        </w:rPr>
        <w:t xml:space="preserve">Proposal for Ecodesign for </w:t>
      </w:r>
      <w:bookmarkStart w:id="107" w:name="_bookmark46"/>
      <w:bookmarkEnd w:id="107"/>
      <w:r w:rsidRPr="00F61435">
        <w:rPr>
          <w:w w:val="110"/>
          <w:sz w:val="18"/>
          <w:szCs w:val="18"/>
          <w:lang w:val="en-GB"/>
        </w:rPr>
        <w:t>Sustain</w:t>
      </w:r>
      <w:r w:rsidRPr="00F61435">
        <w:rPr>
          <w:sz w:val="18"/>
          <w:szCs w:val="18"/>
          <w:lang w:val="en-GB"/>
        </w:rPr>
        <w:t>able Products Regulation: Establishing a framework for setting ecodesign requirements for sustainable products and repealing Directive</w:t>
      </w:r>
      <w:r w:rsidRPr="00F61435">
        <w:rPr>
          <w:w w:val="105"/>
          <w:sz w:val="18"/>
          <w:szCs w:val="18"/>
          <w:lang w:val="en-GB"/>
        </w:rPr>
        <w:t xml:space="preserve"> 2009/125/EC. </w:t>
      </w:r>
      <w:r w:rsidRPr="00F61435">
        <w:rPr>
          <w:w w:val="110"/>
          <w:sz w:val="18"/>
          <w:szCs w:val="18"/>
          <w:lang w:val="en-GB"/>
        </w:rPr>
        <w:t xml:space="preserve">URL: </w:t>
      </w:r>
      <w:hyperlink r:id="rId71">
        <w:r w:rsidRPr="00F61435">
          <w:rPr>
            <w:color w:val="2F4F4F"/>
            <w:w w:val="110"/>
            <w:sz w:val="18"/>
            <w:szCs w:val="18"/>
            <w:lang w:val="en-GB"/>
          </w:rPr>
          <w:t>https://environment.ec.europa.eu/pub</w:t>
        </w:r>
        <w:bookmarkStart w:id="108" w:name="_bookmark47"/>
        <w:bookmarkEnd w:id="108"/>
        <w:r w:rsidRPr="00F61435">
          <w:rPr>
            <w:color w:val="2F4F4F"/>
            <w:w w:val="110"/>
            <w:sz w:val="18"/>
            <w:szCs w:val="18"/>
            <w:lang w:val="en-GB"/>
          </w:rPr>
          <w:t>li</w:t>
        </w:r>
      </w:hyperlink>
      <w:r w:rsidRPr="00F61435">
        <w:rPr>
          <w:color w:val="2F4F4F"/>
          <w:w w:val="110"/>
          <w:sz w:val="18"/>
          <w:szCs w:val="18"/>
          <w:lang w:val="en-GB"/>
        </w:rPr>
        <w:t xml:space="preserve"> </w:t>
      </w:r>
      <w:hyperlink r:id="rId72">
        <w:r w:rsidRPr="00F61435">
          <w:rPr>
            <w:color w:val="2F4F4F"/>
            <w:spacing w:val="-2"/>
            <w:w w:val="110"/>
            <w:sz w:val="18"/>
            <w:szCs w:val="18"/>
            <w:lang w:val="en-GB"/>
          </w:rPr>
          <w:t>cations/proposal-ecodesign-sustainable-products-regul</w:t>
        </w:r>
      </w:hyperlink>
      <w:r w:rsidRPr="00F61435">
        <w:rPr>
          <w:color w:val="2F4F4F"/>
          <w:spacing w:val="-2"/>
          <w:w w:val="110"/>
          <w:sz w:val="18"/>
          <w:szCs w:val="18"/>
          <w:lang w:val="en-GB"/>
        </w:rPr>
        <w:t xml:space="preserve"> </w:t>
      </w:r>
      <w:bookmarkStart w:id="109" w:name="_bookmark45"/>
      <w:bookmarkEnd w:id="109"/>
      <w:r w:rsidRPr="00F61435">
        <w:rPr>
          <w:sz w:val="18"/>
          <w:szCs w:val="18"/>
          <w:lang w:val="en-GB"/>
        </w:rPr>
        <w:fldChar w:fldCharType="begin"/>
      </w:r>
      <w:r w:rsidRPr="00F61435">
        <w:rPr>
          <w:sz w:val="18"/>
          <w:szCs w:val="18"/>
          <w:lang w:val="en-GB"/>
        </w:rPr>
        <w:instrText>HYPERLINK "https://environment.ec.europa.eu/publications/proposal-ecodesign-sustainable-products-regulation_en" \h</w:instrText>
      </w:r>
      <w:r w:rsidRPr="00F61435">
        <w:rPr>
          <w:sz w:val="18"/>
          <w:szCs w:val="18"/>
          <w:lang w:val="en-GB"/>
        </w:rPr>
      </w:r>
      <w:r w:rsidRPr="00F61435">
        <w:rPr>
          <w:sz w:val="18"/>
          <w:szCs w:val="18"/>
          <w:lang w:val="en-GB"/>
        </w:rPr>
        <w:fldChar w:fldCharType="separate"/>
      </w:r>
      <w:r w:rsidRPr="00F61435">
        <w:rPr>
          <w:color w:val="2F4F4F"/>
          <w:spacing w:val="-2"/>
          <w:w w:val="110"/>
          <w:sz w:val="18"/>
          <w:szCs w:val="18"/>
          <w:lang w:val="en-GB"/>
        </w:rPr>
        <w:t>ation_en</w:t>
      </w:r>
      <w:r w:rsidRPr="00F61435">
        <w:rPr>
          <w:sz w:val="18"/>
          <w:szCs w:val="18"/>
          <w:lang w:val="en-GB"/>
        </w:rPr>
        <w:fldChar w:fldCharType="end"/>
      </w:r>
      <w:r w:rsidRPr="00F61435">
        <w:rPr>
          <w:spacing w:val="-2"/>
          <w:w w:val="110"/>
          <w:sz w:val="18"/>
          <w:szCs w:val="18"/>
          <w:lang w:val="en-GB"/>
        </w:rPr>
        <w:t>.</w:t>
      </w:r>
    </w:p>
    <w:p w14:paraId="3892FFBD" w14:textId="77777777" w:rsidR="009C0070" w:rsidRPr="00F61435" w:rsidRDefault="00000000">
      <w:pPr>
        <w:spacing w:before="10" w:line="235" w:lineRule="auto"/>
        <w:ind w:left="233" w:right="49" w:hanging="200"/>
        <w:jc w:val="both"/>
        <w:rPr>
          <w:sz w:val="18"/>
          <w:szCs w:val="18"/>
          <w:lang w:val="en-GB"/>
        </w:rPr>
      </w:pPr>
      <w:r w:rsidRPr="00F61435">
        <w:rPr>
          <w:w w:val="105"/>
          <w:sz w:val="18"/>
          <w:szCs w:val="18"/>
          <w:lang w:val="en-GB"/>
        </w:rPr>
        <w:lastRenderedPageBreak/>
        <w:t>European</w:t>
      </w:r>
      <w:r w:rsidRPr="00F61435">
        <w:rPr>
          <w:spacing w:val="-11"/>
          <w:w w:val="105"/>
          <w:sz w:val="18"/>
          <w:szCs w:val="18"/>
          <w:lang w:val="en-GB"/>
        </w:rPr>
        <w:t xml:space="preserve"> </w:t>
      </w:r>
      <w:r w:rsidRPr="00F61435">
        <w:rPr>
          <w:w w:val="105"/>
          <w:sz w:val="18"/>
          <w:szCs w:val="18"/>
          <w:lang w:val="en-GB"/>
        </w:rPr>
        <w:t>Commission</w:t>
      </w:r>
      <w:r w:rsidRPr="00F61435">
        <w:rPr>
          <w:spacing w:val="-10"/>
          <w:w w:val="105"/>
          <w:sz w:val="18"/>
          <w:szCs w:val="18"/>
          <w:lang w:val="en-GB"/>
        </w:rPr>
        <w:t xml:space="preserve"> </w:t>
      </w:r>
      <w:r w:rsidRPr="00F61435">
        <w:rPr>
          <w:w w:val="105"/>
          <w:sz w:val="18"/>
          <w:szCs w:val="18"/>
          <w:lang w:val="en-GB"/>
        </w:rPr>
        <w:t>and</w:t>
      </w:r>
      <w:r w:rsidRPr="00F61435">
        <w:rPr>
          <w:spacing w:val="-11"/>
          <w:w w:val="105"/>
          <w:sz w:val="18"/>
          <w:szCs w:val="18"/>
          <w:lang w:val="en-GB"/>
        </w:rPr>
        <w:t xml:space="preserve"> </w:t>
      </w:r>
      <w:r w:rsidRPr="00F61435">
        <w:rPr>
          <w:w w:val="105"/>
          <w:sz w:val="18"/>
          <w:szCs w:val="18"/>
          <w:lang w:val="en-GB"/>
        </w:rPr>
        <w:t>DG-GROW,</w:t>
      </w:r>
      <w:r w:rsidRPr="00F61435">
        <w:rPr>
          <w:spacing w:val="-10"/>
          <w:w w:val="105"/>
          <w:sz w:val="18"/>
          <w:szCs w:val="18"/>
          <w:lang w:val="en-GB"/>
        </w:rPr>
        <w:t xml:space="preserve"> </w:t>
      </w:r>
      <w:r w:rsidRPr="00F61435">
        <w:rPr>
          <w:w w:val="105"/>
          <w:sz w:val="18"/>
          <w:szCs w:val="18"/>
          <w:lang w:val="en-GB"/>
        </w:rPr>
        <w:t>2023.</w:t>
      </w:r>
      <w:r w:rsidRPr="00F61435">
        <w:rPr>
          <w:spacing w:val="-11"/>
          <w:w w:val="105"/>
          <w:sz w:val="18"/>
          <w:szCs w:val="18"/>
          <w:lang w:val="en-GB"/>
        </w:rPr>
        <w:t xml:space="preserve"> </w:t>
      </w:r>
      <w:r w:rsidRPr="00F61435">
        <w:rPr>
          <w:w w:val="105"/>
          <w:sz w:val="18"/>
          <w:szCs w:val="18"/>
          <w:lang w:val="en-GB"/>
        </w:rPr>
        <w:t>Study</w:t>
      </w:r>
      <w:r w:rsidRPr="00F61435">
        <w:rPr>
          <w:spacing w:val="-10"/>
          <w:w w:val="105"/>
          <w:sz w:val="18"/>
          <w:szCs w:val="18"/>
          <w:lang w:val="en-GB"/>
        </w:rPr>
        <w:t xml:space="preserve"> </w:t>
      </w:r>
      <w:r w:rsidRPr="00F61435">
        <w:rPr>
          <w:w w:val="105"/>
          <w:sz w:val="18"/>
          <w:szCs w:val="18"/>
          <w:lang w:val="en-GB"/>
        </w:rPr>
        <w:t>on</w:t>
      </w:r>
      <w:r w:rsidRPr="00F61435">
        <w:rPr>
          <w:spacing w:val="-11"/>
          <w:w w:val="105"/>
          <w:sz w:val="18"/>
          <w:szCs w:val="18"/>
          <w:lang w:val="en-GB"/>
        </w:rPr>
        <w:t xml:space="preserve"> </w:t>
      </w:r>
      <w:r w:rsidRPr="00F61435">
        <w:rPr>
          <w:w w:val="105"/>
          <w:sz w:val="18"/>
          <w:szCs w:val="18"/>
          <w:lang w:val="en-GB"/>
        </w:rPr>
        <w:t>the</w:t>
      </w:r>
      <w:r w:rsidRPr="00F61435">
        <w:rPr>
          <w:spacing w:val="-10"/>
          <w:w w:val="105"/>
          <w:sz w:val="18"/>
          <w:szCs w:val="18"/>
          <w:lang w:val="en-GB"/>
        </w:rPr>
        <w:t xml:space="preserve"> </w:t>
      </w:r>
      <w:r w:rsidRPr="00F61435">
        <w:rPr>
          <w:w w:val="105"/>
          <w:sz w:val="18"/>
          <w:szCs w:val="18"/>
          <w:lang w:val="en-GB"/>
        </w:rPr>
        <w:t>critical</w:t>
      </w:r>
      <w:r w:rsidRPr="00F61435">
        <w:rPr>
          <w:spacing w:val="-11"/>
          <w:w w:val="105"/>
          <w:sz w:val="18"/>
          <w:szCs w:val="18"/>
          <w:lang w:val="en-GB"/>
        </w:rPr>
        <w:t xml:space="preserve"> </w:t>
      </w:r>
      <w:bookmarkStart w:id="110" w:name="_bookmark48"/>
      <w:bookmarkEnd w:id="110"/>
      <w:r w:rsidRPr="00F61435">
        <w:rPr>
          <w:w w:val="105"/>
          <w:sz w:val="18"/>
          <w:szCs w:val="18"/>
          <w:lang w:val="en-GB"/>
        </w:rPr>
        <w:t xml:space="preserve">raw </w:t>
      </w:r>
      <w:r w:rsidRPr="00F61435">
        <w:rPr>
          <w:spacing w:val="-2"/>
          <w:sz w:val="18"/>
          <w:szCs w:val="18"/>
          <w:lang w:val="en-GB"/>
        </w:rPr>
        <w:t>materials</w:t>
      </w:r>
      <w:r w:rsidRPr="00F61435">
        <w:rPr>
          <w:spacing w:val="8"/>
          <w:sz w:val="18"/>
          <w:szCs w:val="18"/>
          <w:lang w:val="en-GB"/>
        </w:rPr>
        <w:t xml:space="preserve"> </w:t>
      </w:r>
      <w:r w:rsidRPr="00F61435">
        <w:rPr>
          <w:spacing w:val="-2"/>
          <w:sz w:val="18"/>
          <w:szCs w:val="18"/>
          <w:lang w:val="en-GB"/>
        </w:rPr>
        <w:t>for</w:t>
      </w:r>
      <w:r w:rsidRPr="00F61435">
        <w:rPr>
          <w:spacing w:val="8"/>
          <w:sz w:val="18"/>
          <w:szCs w:val="18"/>
          <w:lang w:val="en-GB"/>
        </w:rPr>
        <w:t xml:space="preserve"> </w:t>
      </w:r>
      <w:r w:rsidRPr="00F61435">
        <w:rPr>
          <w:spacing w:val="-2"/>
          <w:sz w:val="18"/>
          <w:szCs w:val="18"/>
          <w:lang w:val="en-GB"/>
        </w:rPr>
        <w:t>the</w:t>
      </w:r>
      <w:r w:rsidRPr="00F61435">
        <w:rPr>
          <w:spacing w:val="9"/>
          <w:sz w:val="18"/>
          <w:szCs w:val="18"/>
          <w:lang w:val="en-GB"/>
        </w:rPr>
        <w:t xml:space="preserve"> </w:t>
      </w:r>
      <w:r w:rsidRPr="00F61435">
        <w:rPr>
          <w:spacing w:val="-2"/>
          <w:sz w:val="18"/>
          <w:szCs w:val="18"/>
          <w:lang w:val="en-GB"/>
        </w:rPr>
        <w:t>EU</w:t>
      </w:r>
      <w:r w:rsidRPr="00F61435">
        <w:rPr>
          <w:spacing w:val="8"/>
          <w:sz w:val="18"/>
          <w:szCs w:val="18"/>
          <w:lang w:val="en-GB"/>
        </w:rPr>
        <w:t xml:space="preserve"> </w:t>
      </w:r>
      <w:r w:rsidRPr="00F61435">
        <w:rPr>
          <w:spacing w:val="-2"/>
          <w:sz w:val="18"/>
          <w:szCs w:val="18"/>
          <w:lang w:val="en-GB"/>
        </w:rPr>
        <w:t>2023</w:t>
      </w:r>
      <w:r w:rsidRPr="00F61435">
        <w:rPr>
          <w:spacing w:val="9"/>
          <w:sz w:val="18"/>
          <w:szCs w:val="18"/>
          <w:lang w:val="en-GB"/>
        </w:rPr>
        <w:t xml:space="preserve"> </w:t>
      </w:r>
      <w:r w:rsidRPr="00F61435">
        <w:rPr>
          <w:spacing w:val="-2"/>
          <w:sz w:val="18"/>
          <w:szCs w:val="18"/>
          <w:lang w:val="en-GB"/>
        </w:rPr>
        <w:t>—</w:t>
      </w:r>
      <w:r w:rsidRPr="00F61435">
        <w:rPr>
          <w:spacing w:val="8"/>
          <w:sz w:val="18"/>
          <w:szCs w:val="18"/>
          <w:lang w:val="en-GB"/>
        </w:rPr>
        <w:t xml:space="preserve"> </w:t>
      </w:r>
      <w:r w:rsidRPr="00F61435">
        <w:rPr>
          <w:spacing w:val="-2"/>
          <w:sz w:val="18"/>
          <w:szCs w:val="18"/>
          <w:lang w:val="en-GB"/>
        </w:rPr>
        <w:t>Final</w:t>
      </w:r>
      <w:r w:rsidRPr="00F61435">
        <w:rPr>
          <w:spacing w:val="8"/>
          <w:sz w:val="18"/>
          <w:szCs w:val="18"/>
          <w:lang w:val="en-GB"/>
        </w:rPr>
        <w:t xml:space="preserve"> </w:t>
      </w:r>
      <w:r w:rsidRPr="00F61435">
        <w:rPr>
          <w:spacing w:val="-2"/>
          <w:sz w:val="18"/>
          <w:szCs w:val="18"/>
          <w:lang w:val="en-GB"/>
        </w:rPr>
        <w:t>report.</w:t>
      </w:r>
      <w:r w:rsidRPr="00F61435">
        <w:rPr>
          <w:spacing w:val="28"/>
          <w:sz w:val="18"/>
          <w:szCs w:val="18"/>
          <w:lang w:val="en-GB"/>
        </w:rPr>
        <w:t xml:space="preserve"> </w:t>
      </w:r>
      <w:r w:rsidRPr="00F61435">
        <w:rPr>
          <w:spacing w:val="-2"/>
          <w:sz w:val="18"/>
          <w:szCs w:val="18"/>
          <w:lang w:val="en-GB"/>
        </w:rPr>
        <w:t>URL:</w:t>
      </w:r>
      <w:r w:rsidRPr="00F61435">
        <w:rPr>
          <w:spacing w:val="5"/>
          <w:sz w:val="18"/>
          <w:szCs w:val="18"/>
          <w:lang w:val="en-GB"/>
        </w:rPr>
        <w:t xml:space="preserve"> </w:t>
      </w:r>
      <w:hyperlink r:id="rId73">
        <w:r w:rsidRPr="00F61435">
          <w:rPr>
            <w:color w:val="2F4F4F"/>
            <w:spacing w:val="-2"/>
            <w:sz w:val="18"/>
            <w:szCs w:val="18"/>
            <w:lang w:val="en-GB"/>
          </w:rPr>
          <w:t>https://doi.org/10</w:t>
        </w:r>
      </w:hyperlink>
    </w:p>
    <w:bookmarkStart w:id="111" w:name="_bookmark49"/>
    <w:bookmarkEnd w:id="111"/>
    <w:p w14:paraId="7A69B605" w14:textId="77777777" w:rsidR="009C0070" w:rsidRPr="00F61435" w:rsidRDefault="00000000">
      <w:pPr>
        <w:spacing w:line="201" w:lineRule="exact"/>
        <w:ind w:left="233"/>
        <w:rPr>
          <w:sz w:val="18"/>
          <w:szCs w:val="18"/>
          <w:lang w:val="en-GB"/>
        </w:rPr>
      </w:pPr>
      <w:r w:rsidRPr="00F61435">
        <w:rPr>
          <w:sz w:val="18"/>
          <w:szCs w:val="18"/>
          <w:lang w:val="en-GB"/>
        </w:rPr>
        <w:fldChar w:fldCharType="begin"/>
      </w:r>
      <w:r w:rsidRPr="00F61435">
        <w:rPr>
          <w:sz w:val="18"/>
          <w:szCs w:val="18"/>
          <w:lang w:val="en-GB"/>
        </w:rPr>
        <w:instrText>HYPERLINK "https://doi.org/10.2873/725585" \h</w:instrText>
      </w:r>
      <w:r w:rsidRPr="00F61435">
        <w:rPr>
          <w:sz w:val="18"/>
          <w:szCs w:val="18"/>
          <w:lang w:val="en-GB"/>
        </w:rPr>
      </w:r>
      <w:r w:rsidRPr="00F61435">
        <w:rPr>
          <w:sz w:val="18"/>
          <w:szCs w:val="18"/>
          <w:lang w:val="en-GB"/>
        </w:rPr>
        <w:fldChar w:fldCharType="separate"/>
      </w:r>
      <w:r w:rsidRPr="00F61435">
        <w:rPr>
          <w:color w:val="2F4F4F"/>
          <w:w w:val="110"/>
          <w:sz w:val="18"/>
          <w:szCs w:val="18"/>
          <w:lang w:val="en-GB"/>
        </w:rPr>
        <w:t>.2873/725585</w:t>
      </w:r>
      <w:r w:rsidRPr="00F61435">
        <w:rPr>
          <w:sz w:val="18"/>
          <w:szCs w:val="18"/>
          <w:lang w:val="en-GB"/>
        </w:rPr>
        <w:fldChar w:fldCharType="end"/>
      </w:r>
      <w:r w:rsidRPr="00F61435">
        <w:rPr>
          <w:w w:val="110"/>
          <w:sz w:val="18"/>
          <w:szCs w:val="18"/>
          <w:lang w:val="en-GB"/>
        </w:rPr>
        <w:t>,</w:t>
      </w:r>
      <w:r w:rsidRPr="00F61435">
        <w:rPr>
          <w:spacing w:val="12"/>
          <w:w w:val="110"/>
          <w:sz w:val="18"/>
          <w:szCs w:val="18"/>
          <w:lang w:val="en-GB"/>
        </w:rPr>
        <w:t xml:space="preserve"> </w:t>
      </w:r>
      <w:r w:rsidRPr="00F61435">
        <w:rPr>
          <w:spacing w:val="-2"/>
          <w:w w:val="110"/>
          <w:sz w:val="18"/>
          <w:szCs w:val="18"/>
          <w:lang w:val="en-GB"/>
        </w:rPr>
        <w:t>doi:</w:t>
      </w:r>
      <w:hyperlink r:id="rId74">
        <w:r w:rsidRPr="00F61435">
          <w:rPr>
            <w:color w:val="2F4F4F"/>
            <w:spacing w:val="-2"/>
            <w:w w:val="110"/>
            <w:sz w:val="18"/>
            <w:szCs w:val="18"/>
            <w:lang w:val="en-GB"/>
          </w:rPr>
          <w:t>10.2873/725585</w:t>
        </w:r>
      </w:hyperlink>
      <w:r w:rsidRPr="00F61435">
        <w:rPr>
          <w:spacing w:val="-2"/>
          <w:w w:val="110"/>
          <w:sz w:val="18"/>
          <w:szCs w:val="18"/>
          <w:lang w:val="en-GB"/>
        </w:rPr>
        <w:t>.</w:t>
      </w:r>
    </w:p>
    <w:p w14:paraId="4478DF25" w14:textId="77777777" w:rsidR="009C0070" w:rsidRPr="00F61435" w:rsidRDefault="00000000">
      <w:pPr>
        <w:spacing w:before="3" w:line="237" w:lineRule="auto"/>
        <w:ind w:left="229" w:right="29" w:hanging="196"/>
        <w:jc w:val="both"/>
        <w:rPr>
          <w:sz w:val="18"/>
          <w:szCs w:val="18"/>
          <w:lang w:val="en-GB"/>
        </w:rPr>
      </w:pPr>
      <w:r w:rsidRPr="00F61435">
        <w:rPr>
          <w:sz w:val="18"/>
          <w:szCs w:val="18"/>
          <w:lang w:val="en-GB"/>
        </w:rPr>
        <w:t>FitzGerald, D., Bourgault, G., Vadenbo, C., Sonderegger, T., et al., 2023.</w:t>
      </w:r>
      <w:r w:rsidRPr="00F61435">
        <w:rPr>
          <w:spacing w:val="40"/>
          <w:sz w:val="18"/>
          <w:szCs w:val="18"/>
          <w:lang w:val="en-GB"/>
        </w:rPr>
        <w:t xml:space="preserve"> </w:t>
      </w:r>
      <w:r w:rsidRPr="00F61435">
        <w:rPr>
          <w:sz w:val="18"/>
          <w:szCs w:val="18"/>
          <w:lang w:val="en-GB"/>
        </w:rPr>
        <w:t xml:space="preserve">Documentation of changes implemented in the ecoinvent </w:t>
      </w:r>
      <w:bookmarkStart w:id="112" w:name="_bookmark51"/>
      <w:bookmarkEnd w:id="112"/>
      <w:r w:rsidRPr="00F61435">
        <w:rPr>
          <w:sz w:val="18"/>
          <w:szCs w:val="18"/>
          <w:lang w:val="en-GB"/>
        </w:rPr>
        <w:t>database</w:t>
      </w:r>
      <w:r w:rsidRPr="00F61435">
        <w:rPr>
          <w:spacing w:val="40"/>
          <w:sz w:val="18"/>
          <w:szCs w:val="18"/>
          <w:lang w:val="en-GB"/>
        </w:rPr>
        <w:t xml:space="preserve"> </w:t>
      </w:r>
      <w:r w:rsidRPr="00F61435">
        <w:rPr>
          <w:sz w:val="18"/>
          <w:szCs w:val="18"/>
          <w:lang w:val="en-GB"/>
        </w:rPr>
        <w:t>v3.10.</w:t>
      </w:r>
      <w:r w:rsidRPr="00F61435">
        <w:rPr>
          <w:spacing w:val="40"/>
          <w:w w:val="110"/>
          <w:sz w:val="18"/>
          <w:szCs w:val="18"/>
          <w:lang w:val="en-GB"/>
        </w:rPr>
        <w:t xml:space="preserve"> </w:t>
      </w:r>
      <w:r w:rsidRPr="00F61435">
        <w:rPr>
          <w:w w:val="110"/>
          <w:sz w:val="18"/>
          <w:szCs w:val="18"/>
          <w:lang w:val="en-GB"/>
        </w:rPr>
        <w:t xml:space="preserve">database URL: </w:t>
      </w:r>
      <w:hyperlink r:id="rId75">
        <w:r w:rsidRPr="00F61435">
          <w:rPr>
            <w:color w:val="2F4F4F"/>
            <w:w w:val="110"/>
            <w:sz w:val="18"/>
            <w:szCs w:val="18"/>
            <w:lang w:val="en-GB"/>
          </w:rPr>
          <w:t>https://ecoinvent.org/wp-content/u</w:t>
        </w:r>
      </w:hyperlink>
      <w:r w:rsidRPr="00F61435">
        <w:rPr>
          <w:color w:val="2F4F4F"/>
          <w:w w:val="110"/>
          <w:sz w:val="18"/>
          <w:szCs w:val="18"/>
          <w:lang w:val="en-GB"/>
        </w:rPr>
        <w:t xml:space="preserve"> </w:t>
      </w:r>
      <w:bookmarkStart w:id="113" w:name="_bookmark50"/>
      <w:bookmarkEnd w:id="113"/>
      <w:r w:rsidRPr="00F61435">
        <w:rPr>
          <w:sz w:val="18"/>
          <w:szCs w:val="18"/>
          <w:lang w:val="en-GB"/>
        </w:rPr>
        <w:fldChar w:fldCharType="begin"/>
      </w:r>
      <w:r w:rsidRPr="00F61435">
        <w:rPr>
          <w:sz w:val="18"/>
          <w:szCs w:val="18"/>
          <w:lang w:val="en-GB"/>
        </w:rPr>
        <w:instrText>HYPERLINK "https://ecoinvent.org/wp-content/uploads/2023/11/Change-Report-v3.10.pdf" \h</w:instrText>
      </w:r>
      <w:r w:rsidRPr="00F61435">
        <w:rPr>
          <w:sz w:val="18"/>
          <w:szCs w:val="18"/>
          <w:lang w:val="en-GB"/>
        </w:rPr>
      </w:r>
      <w:r w:rsidRPr="00F61435">
        <w:rPr>
          <w:sz w:val="18"/>
          <w:szCs w:val="18"/>
          <w:lang w:val="en-GB"/>
        </w:rPr>
        <w:fldChar w:fldCharType="separate"/>
      </w:r>
      <w:r w:rsidRPr="00F61435">
        <w:rPr>
          <w:color w:val="2F4F4F"/>
          <w:spacing w:val="-2"/>
          <w:w w:val="110"/>
          <w:sz w:val="18"/>
          <w:szCs w:val="18"/>
          <w:lang w:val="en-GB"/>
        </w:rPr>
        <w:t>ploads/2023/11/Change-Report-v3.10.pdf</w:t>
      </w:r>
      <w:r w:rsidRPr="00F61435">
        <w:rPr>
          <w:sz w:val="18"/>
          <w:szCs w:val="18"/>
          <w:lang w:val="en-GB"/>
        </w:rPr>
        <w:fldChar w:fldCharType="end"/>
      </w:r>
      <w:r w:rsidRPr="00F61435">
        <w:rPr>
          <w:spacing w:val="-2"/>
          <w:w w:val="110"/>
          <w:sz w:val="18"/>
          <w:szCs w:val="18"/>
          <w:lang w:val="en-GB"/>
        </w:rPr>
        <w:t>.</w:t>
      </w:r>
    </w:p>
    <w:p w14:paraId="6C1555B2" w14:textId="77777777" w:rsidR="009C0070" w:rsidRPr="00F61435" w:rsidRDefault="00000000">
      <w:pPr>
        <w:spacing w:before="12" w:line="228" w:lineRule="auto"/>
        <w:ind w:left="233" w:right="54" w:hanging="200"/>
        <w:jc w:val="both"/>
        <w:rPr>
          <w:sz w:val="18"/>
          <w:szCs w:val="18"/>
          <w:lang w:val="en-GB"/>
        </w:rPr>
      </w:pPr>
      <w:r w:rsidRPr="00F61435">
        <w:rPr>
          <w:w w:val="105"/>
          <w:sz w:val="18"/>
          <w:szCs w:val="18"/>
          <w:lang w:val="en-GB"/>
        </w:rPr>
        <w:t>Giampietro,</w:t>
      </w:r>
      <w:r w:rsidRPr="00F61435">
        <w:rPr>
          <w:spacing w:val="-4"/>
          <w:w w:val="105"/>
          <w:sz w:val="18"/>
          <w:szCs w:val="18"/>
          <w:lang w:val="en-GB"/>
        </w:rPr>
        <w:t xml:space="preserve"> </w:t>
      </w:r>
      <w:r w:rsidRPr="00F61435">
        <w:rPr>
          <w:w w:val="105"/>
          <w:sz w:val="18"/>
          <w:szCs w:val="18"/>
          <w:lang w:val="en-GB"/>
        </w:rPr>
        <w:t>M.,</w:t>
      </w:r>
      <w:r w:rsidRPr="00F61435">
        <w:rPr>
          <w:spacing w:val="-4"/>
          <w:w w:val="105"/>
          <w:sz w:val="18"/>
          <w:szCs w:val="18"/>
          <w:lang w:val="en-GB"/>
        </w:rPr>
        <w:t xml:space="preserve"> </w:t>
      </w:r>
      <w:r w:rsidRPr="00F61435">
        <w:rPr>
          <w:w w:val="105"/>
          <w:sz w:val="18"/>
          <w:szCs w:val="18"/>
          <w:lang w:val="en-GB"/>
        </w:rPr>
        <w:t>Saltelli,</w:t>
      </w:r>
      <w:r w:rsidRPr="00F61435">
        <w:rPr>
          <w:spacing w:val="-4"/>
          <w:w w:val="105"/>
          <w:sz w:val="18"/>
          <w:szCs w:val="18"/>
          <w:lang w:val="en-GB"/>
        </w:rPr>
        <w:t xml:space="preserve"> </w:t>
      </w:r>
      <w:r w:rsidRPr="00F61435">
        <w:rPr>
          <w:w w:val="105"/>
          <w:sz w:val="18"/>
          <w:szCs w:val="18"/>
          <w:lang w:val="en-GB"/>
        </w:rPr>
        <w:t>A.,</w:t>
      </w:r>
      <w:r w:rsidRPr="00F61435">
        <w:rPr>
          <w:spacing w:val="-4"/>
          <w:w w:val="105"/>
          <w:sz w:val="18"/>
          <w:szCs w:val="18"/>
          <w:lang w:val="en-GB"/>
        </w:rPr>
        <w:t xml:space="preserve"> </w:t>
      </w:r>
      <w:r w:rsidRPr="00F61435">
        <w:rPr>
          <w:w w:val="105"/>
          <w:sz w:val="18"/>
          <w:szCs w:val="18"/>
          <w:lang w:val="en-GB"/>
        </w:rPr>
        <w:t>2014.</w:t>
      </w:r>
      <w:r w:rsidRPr="00F61435">
        <w:rPr>
          <w:spacing w:val="40"/>
          <w:w w:val="105"/>
          <w:sz w:val="18"/>
          <w:szCs w:val="18"/>
          <w:lang w:val="en-GB"/>
        </w:rPr>
        <w:t xml:space="preserve"> </w:t>
      </w:r>
      <w:r w:rsidRPr="00F61435">
        <w:rPr>
          <w:w w:val="105"/>
          <w:sz w:val="18"/>
          <w:szCs w:val="18"/>
          <w:lang w:val="en-GB"/>
        </w:rPr>
        <w:t>Footprints</w:t>
      </w:r>
      <w:r w:rsidRPr="00F61435">
        <w:rPr>
          <w:spacing w:val="-4"/>
          <w:w w:val="105"/>
          <w:sz w:val="18"/>
          <w:szCs w:val="18"/>
          <w:lang w:val="en-GB"/>
        </w:rPr>
        <w:t xml:space="preserve"> </w:t>
      </w:r>
      <w:r w:rsidRPr="00F61435">
        <w:rPr>
          <w:w w:val="105"/>
          <w:sz w:val="18"/>
          <w:szCs w:val="18"/>
          <w:lang w:val="en-GB"/>
        </w:rPr>
        <w:t>to</w:t>
      </w:r>
      <w:r w:rsidRPr="00F61435">
        <w:rPr>
          <w:spacing w:val="-4"/>
          <w:w w:val="105"/>
          <w:sz w:val="18"/>
          <w:szCs w:val="18"/>
          <w:lang w:val="en-GB"/>
        </w:rPr>
        <w:t xml:space="preserve"> </w:t>
      </w:r>
      <w:r w:rsidRPr="00F61435">
        <w:rPr>
          <w:w w:val="105"/>
          <w:sz w:val="18"/>
          <w:szCs w:val="18"/>
          <w:lang w:val="en-GB"/>
        </w:rPr>
        <w:t>nowhere.</w:t>
      </w:r>
      <w:r w:rsidRPr="00F61435">
        <w:rPr>
          <w:spacing w:val="40"/>
          <w:w w:val="105"/>
          <w:sz w:val="18"/>
          <w:szCs w:val="18"/>
          <w:lang w:val="en-GB"/>
        </w:rPr>
        <w:t xml:space="preserve"> </w:t>
      </w:r>
      <w:r w:rsidRPr="00F61435">
        <w:rPr>
          <w:w w:val="105"/>
          <w:sz w:val="18"/>
          <w:szCs w:val="18"/>
          <w:lang w:val="en-GB"/>
        </w:rPr>
        <w:t xml:space="preserve">Ecological Indicators , 610–621URL: </w:t>
      </w:r>
      <w:hyperlink r:id="rId76">
        <w:r w:rsidRPr="00F61435">
          <w:rPr>
            <w:color w:val="2F4F4F"/>
            <w:w w:val="120"/>
            <w:sz w:val="18"/>
            <w:szCs w:val="18"/>
            <w:lang w:val="en-GB"/>
          </w:rPr>
          <w:t>http://doi.org/10.1016/j.ecol</w:t>
        </w:r>
        <w:bookmarkStart w:id="114" w:name="_bookmark53"/>
        <w:bookmarkEnd w:id="114"/>
        <w:r w:rsidRPr="00F61435">
          <w:rPr>
            <w:color w:val="2F4F4F"/>
            <w:w w:val="120"/>
            <w:sz w:val="18"/>
            <w:szCs w:val="18"/>
            <w:lang w:val="en-GB"/>
          </w:rPr>
          <w:t>in</w:t>
        </w:r>
      </w:hyperlink>
      <w:r w:rsidRPr="00F61435">
        <w:rPr>
          <w:color w:val="2F4F4F"/>
          <w:w w:val="120"/>
          <w:sz w:val="18"/>
          <w:szCs w:val="18"/>
          <w:lang w:val="en-GB"/>
        </w:rPr>
        <w:t xml:space="preserve"> </w:t>
      </w:r>
      <w:bookmarkStart w:id="115" w:name="_bookmark52"/>
      <w:bookmarkEnd w:id="115"/>
      <w:r w:rsidRPr="00F61435">
        <w:rPr>
          <w:sz w:val="18"/>
          <w:szCs w:val="18"/>
          <w:lang w:val="en-GB"/>
        </w:rPr>
        <w:fldChar w:fldCharType="begin"/>
      </w:r>
      <w:r w:rsidRPr="00F61435">
        <w:rPr>
          <w:sz w:val="18"/>
          <w:szCs w:val="18"/>
          <w:lang w:val="en-GB"/>
        </w:rPr>
        <w:instrText>HYPERLINK "http://doi.org/10.1016/j.ecolind.2014.01.030" \h</w:instrText>
      </w:r>
      <w:r w:rsidRPr="00F61435">
        <w:rPr>
          <w:sz w:val="18"/>
          <w:szCs w:val="18"/>
          <w:lang w:val="en-GB"/>
        </w:rPr>
      </w:r>
      <w:r w:rsidRPr="00F61435">
        <w:rPr>
          <w:sz w:val="18"/>
          <w:szCs w:val="18"/>
          <w:lang w:val="en-GB"/>
        </w:rPr>
        <w:fldChar w:fldCharType="separate"/>
      </w:r>
      <w:r w:rsidRPr="00F61435">
        <w:rPr>
          <w:color w:val="2F4F4F"/>
          <w:w w:val="120"/>
          <w:sz w:val="18"/>
          <w:szCs w:val="18"/>
          <w:lang w:val="en-GB"/>
        </w:rPr>
        <w:t>d.2014.01.030</w:t>
      </w:r>
      <w:r w:rsidRPr="00F61435">
        <w:rPr>
          <w:sz w:val="18"/>
          <w:szCs w:val="18"/>
          <w:lang w:val="en-GB"/>
        </w:rPr>
        <w:fldChar w:fldCharType="end"/>
      </w:r>
      <w:r w:rsidRPr="00F61435">
        <w:rPr>
          <w:w w:val="120"/>
          <w:sz w:val="18"/>
          <w:szCs w:val="18"/>
          <w:lang w:val="en-GB"/>
        </w:rPr>
        <w:t>,</w:t>
      </w:r>
      <w:r w:rsidRPr="00F61435">
        <w:rPr>
          <w:spacing w:val="-11"/>
          <w:w w:val="120"/>
          <w:sz w:val="18"/>
          <w:szCs w:val="18"/>
          <w:lang w:val="en-GB"/>
        </w:rPr>
        <w:t xml:space="preserve"> </w:t>
      </w:r>
      <w:r w:rsidRPr="00F61435">
        <w:rPr>
          <w:w w:val="120"/>
          <w:sz w:val="18"/>
          <w:szCs w:val="18"/>
          <w:lang w:val="en-GB"/>
        </w:rPr>
        <w:t>doi:</w:t>
      </w:r>
      <w:hyperlink r:id="rId77">
        <w:r w:rsidRPr="00F61435">
          <w:rPr>
            <w:color w:val="2F4F4F"/>
            <w:w w:val="120"/>
            <w:sz w:val="18"/>
            <w:szCs w:val="18"/>
            <w:lang w:val="en-GB"/>
          </w:rPr>
          <w:t>10.1016/j.ecolind.2014.01.030</w:t>
        </w:r>
      </w:hyperlink>
      <w:r w:rsidRPr="00F61435">
        <w:rPr>
          <w:w w:val="120"/>
          <w:sz w:val="18"/>
          <w:szCs w:val="18"/>
          <w:lang w:val="en-GB"/>
        </w:rPr>
        <w:t>.</w:t>
      </w:r>
    </w:p>
    <w:p w14:paraId="098583E8" w14:textId="4CEBBB22" w:rsidR="009C0070" w:rsidRPr="00F61435" w:rsidRDefault="00000000">
      <w:pPr>
        <w:spacing w:before="14" w:line="225" w:lineRule="auto"/>
        <w:ind w:left="233" w:hanging="200"/>
        <w:jc w:val="both"/>
        <w:rPr>
          <w:sz w:val="18"/>
          <w:szCs w:val="18"/>
          <w:lang w:val="en-GB"/>
        </w:rPr>
      </w:pPr>
      <w:r w:rsidRPr="00F61435">
        <w:rPr>
          <w:sz w:val="18"/>
          <w:szCs w:val="18"/>
          <w:lang w:val="en-GB"/>
        </w:rPr>
        <w:t>Government of the Netherlands, 2016.</w:t>
      </w:r>
      <w:r w:rsidRPr="00F61435">
        <w:rPr>
          <w:spacing w:val="34"/>
          <w:sz w:val="18"/>
          <w:szCs w:val="18"/>
          <w:lang w:val="en-GB"/>
        </w:rPr>
        <w:t xml:space="preserve"> </w:t>
      </w:r>
      <w:r w:rsidRPr="00F61435">
        <w:rPr>
          <w:sz w:val="18"/>
          <w:szCs w:val="18"/>
          <w:lang w:val="en-GB"/>
        </w:rPr>
        <w:t>A circular economy in the nether</w:t>
      </w:r>
      <w:r w:rsidRPr="00F61435">
        <w:rPr>
          <w:w w:val="110"/>
          <w:sz w:val="18"/>
          <w:szCs w:val="18"/>
          <w:lang w:val="en-GB"/>
        </w:rPr>
        <w:t>lands by 2050.</w:t>
      </w:r>
      <w:r w:rsidRPr="00F61435">
        <w:rPr>
          <w:spacing w:val="40"/>
          <w:w w:val="110"/>
          <w:sz w:val="18"/>
          <w:szCs w:val="18"/>
          <w:lang w:val="en-GB"/>
        </w:rPr>
        <w:t xml:space="preserve"> </w:t>
      </w:r>
      <w:r w:rsidRPr="00F61435">
        <w:rPr>
          <w:w w:val="110"/>
          <w:sz w:val="18"/>
          <w:szCs w:val="18"/>
          <w:lang w:val="en-GB"/>
        </w:rPr>
        <w:t xml:space="preserve">URL: </w:t>
      </w:r>
      <w:hyperlink r:id="rId78">
        <w:r w:rsidRPr="00F61435">
          <w:rPr>
            <w:color w:val="2F4F4F"/>
            <w:w w:val="110"/>
            <w:sz w:val="18"/>
            <w:szCs w:val="18"/>
            <w:lang w:val="en-GB"/>
          </w:rPr>
          <w:t>https://circulareconomy.europa.eu/pl</w:t>
        </w:r>
      </w:hyperlink>
      <w:r w:rsidRPr="00F61435">
        <w:rPr>
          <w:color w:val="2F4F4F"/>
          <w:w w:val="110"/>
          <w:sz w:val="18"/>
          <w:szCs w:val="18"/>
          <w:lang w:val="en-GB"/>
        </w:rPr>
        <w:t xml:space="preserve"> </w:t>
      </w:r>
      <w:hyperlink r:id="rId79">
        <w:r w:rsidRPr="00F61435">
          <w:rPr>
            <w:color w:val="2F4F4F"/>
            <w:spacing w:val="-2"/>
            <w:w w:val="110"/>
            <w:sz w:val="18"/>
            <w:szCs w:val="18"/>
            <w:lang w:val="en-GB"/>
          </w:rPr>
          <w:t>atform/sites/default/files/17037circulaireeconomie_en.</w:t>
        </w:r>
      </w:hyperlink>
      <w:r w:rsidRPr="00F61435">
        <w:rPr>
          <w:color w:val="2F4F4F"/>
          <w:spacing w:val="80"/>
          <w:w w:val="211"/>
          <w:sz w:val="18"/>
          <w:szCs w:val="18"/>
          <w:lang w:val="en-GB"/>
        </w:rPr>
        <w:t xml:space="preserve">  </w:t>
      </w:r>
      <w:bookmarkStart w:id="116" w:name="_bookmark54"/>
      <w:bookmarkEnd w:id="116"/>
      <w:r w:rsidRPr="00F61435">
        <w:rPr>
          <w:sz w:val="18"/>
          <w:szCs w:val="18"/>
          <w:lang w:val="en-GB"/>
        </w:rPr>
        <w:fldChar w:fldCharType="begin"/>
      </w:r>
      <w:r w:rsidRPr="00F61435">
        <w:rPr>
          <w:sz w:val="18"/>
          <w:szCs w:val="18"/>
          <w:lang w:val="en-GB"/>
        </w:rPr>
        <w:instrText>HYPERLINK "https://circulareconomy.europa.eu/platform/sites/default/files/17037circulaireeconomie_en.pdf" \h</w:instrText>
      </w:r>
      <w:r w:rsidRPr="00F61435">
        <w:rPr>
          <w:sz w:val="18"/>
          <w:szCs w:val="18"/>
          <w:lang w:val="en-GB"/>
        </w:rPr>
      </w:r>
      <w:r w:rsidRPr="00F61435">
        <w:rPr>
          <w:sz w:val="18"/>
          <w:szCs w:val="18"/>
          <w:lang w:val="en-GB"/>
        </w:rPr>
        <w:fldChar w:fldCharType="separate"/>
      </w:r>
      <w:r w:rsidRPr="00F61435">
        <w:rPr>
          <w:color w:val="2F4F4F"/>
          <w:spacing w:val="-4"/>
          <w:w w:val="110"/>
          <w:sz w:val="18"/>
          <w:szCs w:val="18"/>
          <w:lang w:val="en-GB"/>
        </w:rPr>
        <w:t>pdf</w:t>
      </w:r>
      <w:r w:rsidRPr="00F61435">
        <w:rPr>
          <w:sz w:val="18"/>
          <w:szCs w:val="18"/>
          <w:lang w:val="en-GB"/>
        </w:rPr>
        <w:fldChar w:fldCharType="end"/>
      </w:r>
      <w:r w:rsidRPr="00F61435">
        <w:rPr>
          <w:spacing w:val="-4"/>
          <w:w w:val="110"/>
          <w:sz w:val="18"/>
          <w:szCs w:val="18"/>
          <w:lang w:val="en-GB"/>
        </w:rPr>
        <w:t>.</w:t>
      </w:r>
    </w:p>
    <w:p w14:paraId="622200AB" w14:textId="0A76F62D" w:rsidR="009C0070" w:rsidRPr="00F61435" w:rsidRDefault="00000000">
      <w:pPr>
        <w:spacing w:before="9" w:line="235" w:lineRule="auto"/>
        <w:ind w:left="233" w:right="27" w:hanging="200"/>
        <w:jc w:val="both"/>
        <w:rPr>
          <w:sz w:val="18"/>
          <w:szCs w:val="18"/>
          <w:lang w:val="en-GB"/>
        </w:rPr>
      </w:pPr>
      <w:r w:rsidRPr="00F61435">
        <w:rPr>
          <w:sz w:val="18"/>
          <w:szCs w:val="18"/>
          <w:lang w:val="en-GB"/>
        </w:rPr>
        <w:t>Government of the Netherlands, 2023.</w:t>
      </w:r>
      <w:r w:rsidRPr="00F61435">
        <w:rPr>
          <w:spacing w:val="40"/>
          <w:sz w:val="18"/>
          <w:szCs w:val="18"/>
          <w:lang w:val="en-GB"/>
        </w:rPr>
        <w:t xml:space="preserve"> </w:t>
      </w:r>
      <w:r w:rsidRPr="00F61435">
        <w:rPr>
          <w:sz w:val="18"/>
          <w:szCs w:val="18"/>
          <w:lang w:val="en-GB"/>
        </w:rPr>
        <w:t xml:space="preserve">National circular economy </w:t>
      </w:r>
      <w:bookmarkStart w:id="117" w:name="_bookmark55"/>
      <w:bookmarkEnd w:id="117"/>
      <w:r w:rsidRPr="00F61435">
        <w:rPr>
          <w:sz w:val="18"/>
          <w:szCs w:val="18"/>
          <w:lang w:val="en-GB"/>
        </w:rPr>
        <w:t>pro</w:t>
      </w:r>
      <w:r w:rsidRPr="00F61435">
        <w:rPr>
          <w:spacing w:val="-4"/>
          <w:sz w:val="18"/>
          <w:szCs w:val="18"/>
          <w:lang w:val="en-GB"/>
        </w:rPr>
        <w:t>gramme</w:t>
      </w:r>
      <w:r w:rsidRPr="00F61435">
        <w:rPr>
          <w:spacing w:val="58"/>
          <w:sz w:val="18"/>
          <w:szCs w:val="18"/>
          <w:lang w:val="en-GB"/>
        </w:rPr>
        <w:t xml:space="preserve"> </w:t>
      </w:r>
      <w:r w:rsidRPr="00F61435">
        <w:rPr>
          <w:spacing w:val="-4"/>
          <w:sz w:val="18"/>
          <w:szCs w:val="18"/>
          <w:lang w:val="en-GB"/>
        </w:rPr>
        <w:t>2023-2030.</w:t>
      </w:r>
      <w:r w:rsidRPr="00F61435">
        <w:rPr>
          <w:spacing w:val="31"/>
          <w:sz w:val="18"/>
          <w:szCs w:val="18"/>
          <w:lang w:val="en-GB"/>
        </w:rPr>
        <w:t xml:space="preserve">  </w:t>
      </w:r>
      <w:r w:rsidRPr="00F61435">
        <w:rPr>
          <w:spacing w:val="-4"/>
          <w:sz w:val="18"/>
          <w:szCs w:val="18"/>
          <w:lang w:val="en-GB"/>
        </w:rPr>
        <w:t>URL:</w:t>
      </w:r>
      <w:r w:rsidRPr="00F61435">
        <w:rPr>
          <w:spacing w:val="59"/>
          <w:sz w:val="18"/>
          <w:szCs w:val="18"/>
          <w:lang w:val="en-GB"/>
        </w:rPr>
        <w:t xml:space="preserve"> </w:t>
      </w:r>
      <w:hyperlink r:id="rId80">
        <w:r w:rsidRPr="00F61435">
          <w:rPr>
            <w:color w:val="2F4F4F"/>
            <w:spacing w:val="-4"/>
            <w:sz w:val="18"/>
            <w:szCs w:val="18"/>
            <w:lang w:val="en-GB"/>
          </w:rPr>
          <w:t>https://www.government.nl/binaries</w:t>
        </w:r>
      </w:hyperlink>
    </w:p>
    <w:p w14:paraId="4D809276" w14:textId="77777777" w:rsidR="009C0070" w:rsidRPr="00F61435" w:rsidRDefault="00000000">
      <w:pPr>
        <w:spacing w:line="220" w:lineRule="auto"/>
        <w:ind w:left="233" w:right="36" w:hanging="9"/>
        <w:jc w:val="both"/>
        <w:rPr>
          <w:sz w:val="18"/>
          <w:szCs w:val="18"/>
          <w:lang w:val="en-GB"/>
        </w:rPr>
      </w:pPr>
      <w:hyperlink r:id="rId81">
        <w:r w:rsidRPr="00F61435">
          <w:rPr>
            <w:color w:val="2F4F4F"/>
            <w:spacing w:val="-2"/>
            <w:w w:val="110"/>
            <w:sz w:val="18"/>
            <w:szCs w:val="18"/>
            <w:lang w:val="en-GB"/>
          </w:rPr>
          <w:t>/government/documenten/reports/2023/09/27/national-c</w:t>
        </w:r>
      </w:hyperlink>
      <w:r w:rsidRPr="00F61435">
        <w:rPr>
          <w:color w:val="2F4F4F"/>
          <w:spacing w:val="-2"/>
          <w:w w:val="110"/>
          <w:sz w:val="18"/>
          <w:szCs w:val="18"/>
          <w:lang w:val="en-GB"/>
        </w:rPr>
        <w:t xml:space="preserve"> </w:t>
      </w:r>
      <w:hyperlink r:id="rId82">
        <w:r w:rsidRPr="00F61435">
          <w:rPr>
            <w:color w:val="2F4F4F"/>
            <w:spacing w:val="-2"/>
            <w:sz w:val="18"/>
            <w:szCs w:val="18"/>
            <w:lang w:val="en-GB"/>
          </w:rPr>
          <w:t>ircular-economy-programme-2023-2030/NPCE+Circulaire+</w:t>
        </w:r>
      </w:hyperlink>
      <w:r w:rsidRPr="00F61435">
        <w:rPr>
          <w:color w:val="2F4F4F"/>
          <w:w w:val="105"/>
          <w:sz w:val="18"/>
          <w:szCs w:val="18"/>
          <w:lang w:val="en-GB"/>
        </w:rPr>
        <w:t xml:space="preserve"> </w:t>
      </w:r>
      <w:bookmarkStart w:id="118" w:name="_bookmark56"/>
      <w:bookmarkEnd w:id="118"/>
      <w:r w:rsidRPr="00F61435">
        <w:rPr>
          <w:sz w:val="18"/>
          <w:szCs w:val="18"/>
          <w:lang w:val="en-GB"/>
        </w:rPr>
        <w:fldChar w:fldCharType="begin"/>
      </w:r>
      <w:r w:rsidRPr="00F61435">
        <w:rPr>
          <w:sz w:val="18"/>
          <w:szCs w:val="18"/>
          <w:lang w:val="en-GB"/>
        </w:rPr>
        <w:instrText>HYPERLINK "https://www.government.nl/binaries/government/documenten/reports/2023/09/27/national-circular-economy-programme-2023-2030/NPCE%2BCirculaire%2BEconomie%2Brapport%2BEngels.pdf" \h</w:instrText>
      </w:r>
      <w:r w:rsidRPr="00F61435">
        <w:rPr>
          <w:sz w:val="18"/>
          <w:szCs w:val="18"/>
          <w:lang w:val="en-GB"/>
        </w:rPr>
      </w:r>
      <w:r w:rsidRPr="00F61435">
        <w:rPr>
          <w:sz w:val="18"/>
          <w:szCs w:val="18"/>
          <w:lang w:val="en-GB"/>
        </w:rPr>
        <w:fldChar w:fldCharType="separate"/>
      </w:r>
      <w:r w:rsidRPr="00F61435">
        <w:rPr>
          <w:color w:val="2F4F4F"/>
          <w:spacing w:val="-2"/>
          <w:w w:val="110"/>
          <w:sz w:val="18"/>
          <w:szCs w:val="18"/>
          <w:lang w:val="en-GB"/>
        </w:rPr>
        <w:t>Economie+rapport+Engels.pdf</w:t>
      </w:r>
      <w:r w:rsidRPr="00F61435">
        <w:rPr>
          <w:sz w:val="18"/>
          <w:szCs w:val="18"/>
          <w:lang w:val="en-GB"/>
        </w:rPr>
        <w:fldChar w:fldCharType="end"/>
      </w:r>
      <w:r w:rsidRPr="00F61435">
        <w:rPr>
          <w:spacing w:val="-2"/>
          <w:w w:val="110"/>
          <w:sz w:val="18"/>
          <w:szCs w:val="18"/>
          <w:lang w:val="en-GB"/>
        </w:rPr>
        <w:t>.</w:t>
      </w:r>
    </w:p>
    <w:p w14:paraId="587F99C0" w14:textId="77777777" w:rsidR="009C0070" w:rsidRPr="00F61435" w:rsidRDefault="00000000">
      <w:pPr>
        <w:spacing w:before="7" w:line="237" w:lineRule="auto"/>
        <w:ind w:left="233" w:right="54" w:hanging="200"/>
        <w:jc w:val="both"/>
        <w:rPr>
          <w:sz w:val="18"/>
          <w:szCs w:val="18"/>
          <w:lang w:val="en-GB"/>
        </w:rPr>
      </w:pPr>
      <w:r w:rsidRPr="00F61435">
        <w:rPr>
          <w:spacing w:val="-2"/>
          <w:sz w:val="18"/>
          <w:szCs w:val="18"/>
          <w:lang w:val="en-GB"/>
        </w:rPr>
        <w:t>Guillotreau,</w:t>
      </w:r>
      <w:r w:rsidRPr="00F61435">
        <w:rPr>
          <w:spacing w:val="-8"/>
          <w:sz w:val="18"/>
          <w:szCs w:val="18"/>
          <w:lang w:val="en-GB"/>
        </w:rPr>
        <w:t xml:space="preserve"> </w:t>
      </w:r>
      <w:r w:rsidRPr="00F61435">
        <w:rPr>
          <w:spacing w:val="-2"/>
          <w:sz w:val="18"/>
          <w:szCs w:val="18"/>
          <w:lang w:val="en-GB"/>
        </w:rPr>
        <w:t>P.,</w:t>
      </w:r>
      <w:r w:rsidRPr="00F61435">
        <w:rPr>
          <w:spacing w:val="-8"/>
          <w:sz w:val="18"/>
          <w:szCs w:val="18"/>
          <w:lang w:val="en-GB"/>
        </w:rPr>
        <w:t xml:space="preserve"> </w:t>
      </w:r>
      <w:r w:rsidRPr="00F61435">
        <w:rPr>
          <w:spacing w:val="-2"/>
          <w:sz w:val="18"/>
          <w:szCs w:val="18"/>
          <w:lang w:val="en-GB"/>
        </w:rPr>
        <w:t>Antoine,</w:t>
      </w:r>
      <w:r w:rsidRPr="00F61435">
        <w:rPr>
          <w:spacing w:val="-8"/>
          <w:sz w:val="18"/>
          <w:szCs w:val="18"/>
          <w:lang w:val="en-GB"/>
        </w:rPr>
        <w:t xml:space="preserve"> </w:t>
      </w:r>
      <w:r w:rsidRPr="00F61435">
        <w:rPr>
          <w:spacing w:val="-2"/>
          <w:sz w:val="18"/>
          <w:szCs w:val="18"/>
          <w:lang w:val="en-GB"/>
        </w:rPr>
        <w:t>S.,</w:t>
      </w:r>
      <w:r w:rsidRPr="00F61435">
        <w:rPr>
          <w:spacing w:val="-8"/>
          <w:sz w:val="18"/>
          <w:szCs w:val="18"/>
          <w:lang w:val="en-GB"/>
        </w:rPr>
        <w:t xml:space="preserve"> </w:t>
      </w:r>
      <w:r w:rsidRPr="00F61435">
        <w:rPr>
          <w:spacing w:val="-2"/>
          <w:sz w:val="18"/>
          <w:szCs w:val="18"/>
          <w:lang w:val="en-GB"/>
        </w:rPr>
        <w:t>Kante,</w:t>
      </w:r>
      <w:r w:rsidRPr="00F61435">
        <w:rPr>
          <w:spacing w:val="-8"/>
          <w:sz w:val="18"/>
          <w:szCs w:val="18"/>
          <w:lang w:val="en-GB"/>
        </w:rPr>
        <w:t xml:space="preserve"> </w:t>
      </w:r>
      <w:r w:rsidRPr="00F61435">
        <w:rPr>
          <w:spacing w:val="-2"/>
          <w:sz w:val="18"/>
          <w:szCs w:val="18"/>
          <w:lang w:val="en-GB"/>
        </w:rPr>
        <w:t>F.,</w:t>
      </w:r>
      <w:r w:rsidRPr="00F61435">
        <w:rPr>
          <w:spacing w:val="-8"/>
          <w:sz w:val="18"/>
          <w:szCs w:val="18"/>
          <w:lang w:val="en-GB"/>
        </w:rPr>
        <w:t xml:space="preserve"> </w:t>
      </w:r>
      <w:r w:rsidRPr="00F61435">
        <w:rPr>
          <w:spacing w:val="-2"/>
          <w:sz w:val="18"/>
          <w:szCs w:val="18"/>
          <w:lang w:val="en-GB"/>
        </w:rPr>
        <w:t>Perchat,</w:t>
      </w:r>
      <w:r w:rsidRPr="00F61435">
        <w:rPr>
          <w:spacing w:val="-8"/>
          <w:sz w:val="18"/>
          <w:szCs w:val="18"/>
          <w:lang w:val="en-GB"/>
        </w:rPr>
        <w:t xml:space="preserve"> </w:t>
      </w:r>
      <w:r w:rsidRPr="00F61435">
        <w:rPr>
          <w:spacing w:val="-2"/>
          <w:sz w:val="18"/>
          <w:szCs w:val="18"/>
          <w:lang w:val="en-GB"/>
        </w:rPr>
        <w:t>K.,</w:t>
      </w:r>
      <w:r w:rsidRPr="00F61435">
        <w:rPr>
          <w:spacing w:val="-8"/>
          <w:sz w:val="18"/>
          <w:szCs w:val="18"/>
          <w:lang w:val="en-GB"/>
        </w:rPr>
        <w:t xml:space="preserve"> </w:t>
      </w:r>
      <w:r w:rsidRPr="00F61435">
        <w:rPr>
          <w:spacing w:val="-2"/>
          <w:sz w:val="18"/>
          <w:szCs w:val="18"/>
          <w:lang w:val="en-GB"/>
        </w:rPr>
        <w:t>2023.</w:t>
      </w:r>
      <w:r w:rsidRPr="00F61435">
        <w:rPr>
          <w:spacing w:val="2"/>
          <w:sz w:val="18"/>
          <w:szCs w:val="18"/>
          <w:lang w:val="en-GB"/>
        </w:rPr>
        <w:t xml:space="preserve"> </w:t>
      </w:r>
      <w:r w:rsidRPr="00F61435">
        <w:rPr>
          <w:spacing w:val="-2"/>
          <w:sz w:val="18"/>
          <w:szCs w:val="18"/>
          <w:lang w:val="en-GB"/>
        </w:rPr>
        <w:t>Quantifying</w:t>
      </w:r>
      <w:r w:rsidRPr="00F61435">
        <w:rPr>
          <w:spacing w:val="-8"/>
          <w:sz w:val="18"/>
          <w:szCs w:val="18"/>
          <w:lang w:val="en-GB"/>
        </w:rPr>
        <w:t xml:space="preserve"> </w:t>
      </w:r>
      <w:bookmarkStart w:id="119" w:name="_bookmark57"/>
      <w:bookmarkEnd w:id="119"/>
      <w:r w:rsidRPr="00F61435">
        <w:rPr>
          <w:spacing w:val="-2"/>
          <w:sz w:val="18"/>
          <w:szCs w:val="18"/>
          <w:lang w:val="en-GB"/>
        </w:rPr>
        <w:t>plastic</w:t>
      </w:r>
      <w:r w:rsidRPr="00F61435">
        <w:rPr>
          <w:spacing w:val="40"/>
          <w:sz w:val="18"/>
          <w:szCs w:val="18"/>
          <w:lang w:val="en-GB"/>
        </w:rPr>
        <w:t xml:space="preserve"> </w:t>
      </w:r>
      <w:r w:rsidRPr="00F61435">
        <w:rPr>
          <w:sz w:val="18"/>
          <w:szCs w:val="18"/>
          <w:lang w:val="en-GB"/>
        </w:rPr>
        <w:t>use</w:t>
      </w:r>
      <w:r w:rsidRPr="00F61435">
        <w:rPr>
          <w:spacing w:val="-7"/>
          <w:sz w:val="18"/>
          <w:szCs w:val="18"/>
          <w:lang w:val="en-GB"/>
        </w:rPr>
        <w:t xml:space="preserve"> </w:t>
      </w:r>
      <w:r w:rsidRPr="00F61435">
        <w:rPr>
          <w:sz w:val="18"/>
          <w:szCs w:val="18"/>
          <w:lang w:val="en-GB"/>
        </w:rPr>
        <w:t>and</w:t>
      </w:r>
      <w:r w:rsidRPr="00F61435">
        <w:rPr>
          <w:spacing w:val="-6"/>
          <w:sz w:val="18"/>
          <w:szCs w:val="18"/>
          <w:lang w:val="en-GB"/>
        </w:rPr>
        <w:t xml:space="preserve"> </w:t>
      </w:r>
      <w:r w:rsidRPr="00F61435">
        <w:rPr>
          <w:sz w:val="18"/>
          <w:szCs w:val="18"/>
          <w:lang w:val="en-GB"/>
        </w:rPr>
        <w:t>waste</w:t>
      </w:r>
      <w:r w:rsidRPr="00F61435">
        <w:rPr>
          <w:spacing w:val="-6"/>
          <w:sz w:val="18"/>
          <w:szCs w:val="18"/>
          <w:lang w:val="en-GB"/>
        </w:rPr>
        <w:t xml:space="preserve"> </w:t>
      </w:r>
      <w:r w:rsidRPr="00F61435">
        <w:rPr>
          <w:sz w:val="18"/>
          <w:szCs w:val="18"/>
          <w:lang w:val="en-GB"/>
        </w:rPr>
        <w:t>footprints</w:t>
      </w:r>
      <w:r w:rsidRPr="00F61435">
        <w:rPr>
          <w:spacing w:val="-6"/>
          <w:sz w:val="18"/>
          <w:szCs w:val="18"/>
          <w:lang w:val="en-GB"/>
        </w:rPr>
        <w:t xml:space="preserve"> </w:t>
      </w:r>
      <w:r w:rsidRPr="00F61435">
        <w:rPr>
          <w:sz w:val="18"/>
          <w:szCs w:val="18"/>
          <w:lang w:val="en-GB"/>
        </w:rPr>
        <w:t>in</w:t>
      </w:r>
      <w:r w:rsidRPr="00F61435">
        <w:rPr>
          <w:spacing w:val="-7"/>
          <w:sz w:val="18"/>
          <w:szCs w:val="18"/>
          <w:lang w:val="en-GB"/>
        </w:rPr>
        <w:t xml:space="preserve"> </w:t>
      </w:r>
      <w:r w:rsidRPr="00F61435">
        <w:rPr>
          <w:sz w:val="18"/>
          <w:szCs w:val="18"/>
          <w:lang w:val="en-GB"/>
        </w:rPr>
        <w:t>SIDS:</w:t>
      </w:r>
      <w:r w:rsidRPr="00F61435">
        <w:rPr>
          <w:spacing w:val="-6"/>
          <w:sz w:val="18"/>
          <w:szCs w:val="18"/>
          <w:lang w:val="en-GB"/>
        </w:rPr>
        <w:t xml:space="preserve"> </w:t>
      </w:r>
      <w:r w:rsidRPr="00F61435">
        <w:rPr>
          <w:sz w:val="18"/>
          <w:szCs w:val="18"/>
          <w:lang w:val="en-GB"/>
        </w:rPr>
        <w:t>Application</w:t>
      </w:r>
      <w:r w:rsidRPr="00F61435">
        <w:rPr>
          <w:spacing w:val="-6"/>
          <w:sz w:val="18"/>
          <w:szCs w:val="18"/>
          <w:lang w:val="en-GB"/>
        </w:rPr>
        <w:t xml:space="preserve"> </w:t>
      </w:r>
      <w:r w:rsidRPr="00F61435">
        <w:rPr>
          <w:sz w:val="18"/>
          <w:szCs w:val="18"/>
          <w:lang w:val="en-GB"/>
        </w:rPr>
        <w:t>to</w:t>
      </w:r>
      <w:r w:rsidRPr="00F61435">
        <w:rPr>
          <w:spacing w:val="-6"/>
          <w:sz w:val="18"/>
          <w:szCs w:val="18"/>
          <w:lang w:val="en-GB"/>
        </w:rPr>
        <w:t xml:space="preserve"> </w:t>
      </w:r>
      <w:r w:rsidRPr="00F61435">
        <w:rPr>
          <w:sz w:val="18"/>
          <w:szCs w:val="18"/>
          <w:lang w:val="en-GB"/>
        </w:rPr>
        <w:t>Seychelles.</w:t>
      </w:r>
      <w:r w:rsidRPr="00F61435">
        <w:rPr>
          <w:spacing w:val="9"/>
          <w:sz w:val="18"/>
          <w:szCs w:val="18"/>
          <w:lang w:val="en-GB"/>
        </w:rPr>
        <w:t xml:space="preserve"> </w:t>
      </w:r>
      <w:r w:rsidRPr="00F61435">
        <w:rPr>
          <w:sz w:val="18"/>
          <w:szCs w:val="18"/>
          <w:lang w:val="en-GB"/>
        </w:rPr>
        <w:t>Journal</w:t>
      </w:r>
      <w:r w:rsidRPr="00F61435">
        <w:rPr>
          <w:spacing w:val="-6"/>
          <w:sz w:val="18"/>
          <w:szCs w:val="18"/>
          <w:lang w:val="en-GB"/>
        </w:rPr>
        <w:t xml:space="preserve"> </w:t>
      </w:r>
      <w:r w:rsidRPr="00F61435">
        <w:rPr>
          <w:sz w:val="18"/>
          <w:szCs w:val="18"/>
          <w:lang w:val="en-GB"/>
        </w:rPr>
        <w:t>of</w:t>
      </w:r>
      <w:r w:rsidRPr="00F61435">
        <w:rPr>
          <w:spacing w:val="40"/>
          <w:sz w:val="18"/>
          <w:szCs w:val="18"/>
          <w:lang w:val="en-GB"/>
        </w:rPr>
        <w:t xml:space="preserve"> </w:t>
      </w:r>
      <w:r w:rsidRPr="00F61435">
        <w:rPr>
          <w:sz w:val="18"/>
          <w:szCs w:val="18"/>
          <w:lang w:val="en-GB"/>
        </w:rPr>
        <w:t xml:space="preserve">Cleaner Production , 138018URL: </w:t>
      </w:r>
      <w:hyperlink r:id="rId83">
        <w:r w:rsidRPr="00F61435">
          <w:rPr>
            <w:color w:val="2F4F4F"/>
            <w:w w:val="125"/>
            <w:sz w:val="18"/>
            <w:szCs w:val="18"/>
            <w:lang w:val="en-GB"/>
          </w:rPr>
          <w:t>http://doi.org/10.1016/j.jc</w:t>
        </w:r>
      </w:hyperlink>
      <w:r w:rsidRPr="00F61435">
        <w:rPr>
          <w:color w:val="2F4F4F"/>
          <w:w w:val="125"/>
          <w:sz w:val="18"/>
          <w:szCs w:val="18"/>
          <w:lang w:val="en-GB"/>
        </w:rPr>
        <w:t xml:space="preserve"> </w:t>
      </w:r>
      <w:bookmarkStart w:id="120" w:name="_bookmark58"/>
      <w:bookmarkEnd w:id="120"/>
      <w:r w:rsidRPr="00F61435">
        <w:rPr>
          <w:sz w:val="18"/>
          <w:szCs w:val="18"/>
          <w:lang w:val="en-GB"/>
        </w:rPr>
        <w:fldChar w:fldCharType="begin"/>
      </w:r>
      <w:r w:rsidRPr="00F61435">
        <w:rPr>
          <w:sz w:val="18"/>
          <w:szCs w:val="18"/>
          <w:lang w:val="en-GB"/>
        </w:rPr>
        <w:instrText>HYPERLINK "http://doi.org/10.1016/j.jclepro.2023.138018" \h</w:instrText>
      </w:r>
      <w:r w:rsidRPr="00F61435">
        <w:rPr>
          <w:sz w:val="18"/>
          <w:szCs w:val="18"/>
          <w:lang w:val="en-GB"/>
        </w:rPr>
      </w:r>
      <w:r w:rsidRPr="00F61435">
        <w:rPr>
          <w:sz w:val="18"/>
          <w:szCs w:val="18"/>
          <w:lang w:val="en-GB"/>
        </w:rPr>
        <w:fldChar w:fldCharType="separate"/>
      </w:r>
      <w:r w:rsidRPr="00F61435">
        <w:rPr>
          <w:color w:val="2F4F4F"/>
          <w:w w:val="120"/>
          <w:sz w:val="18"/>
          <w:szCs w:val="18"/>
          <w:lang w:val="en-GB"/>
        </w:rPr>
        <w:t>lepro.2023.138018</w:t>
      </w:r>
      <w:r w:rsidRPr="00F61435">
        <w:rPr>
          <w:sz w:val="18"/>
          <w:szCs w:val="18"/>
          <w:lang w:val="en-GB"/>
        </w:rPr>
        <w:fldChar w:fldCharType="end"/>
      </w:r>
      <w:r w:rsidRPr="00F61435">
        <w:rPr>
          <w:w w:val="120"/>
          <w:sz w:val="18"/>
          <w:szCs w:val="18"/>
          <w:lang w:val="en-GB"/>
        </w:rPr>
        <w:t>,</w:t>
      </w:r>
      <w:r w:rsidRPr="00F61435">
        <w:rPr>
          <w:spacing w:val="-11"/>
          <w:w w:val="120"/>
          <w:sz w:val="18"/>
          <w:szCs w:val="18"/>
          <w:lang w:val="en-GB"/>
        </w:rPr>
        <w:t xml:space="preserve"> </w:t>
      </w:r>
      <w:r w:rsidRPr="00F61435">
        <w:rPr>
          <w:w w:val="120"/>
          <w:sz w:val="18"/>
          <w:szCs w:val="18"/>
          <w:lang w:val="en-GB"/>
        </w:rPr>
        <w:t>doi:</w:t>
      </w:r>
      <w:hyperlink r:id="rId84">
        <w:r w:rsidRPr="00F61435">
          <w:rPr>
            <w:color w:val="2F4F4F"/>
            <w:w w:val="120"/>
            <w:sz w:val="18"/>
            <w:szCs w:val="18"/>
            <w:lang w:val="en-GB"/>
          </w:rPr>
          <w:t>10.1016/j.jclepro.2023.138018</w:t>
        </w:r>
      </w:hyperlink>
      <w:r w:rsidRPr="00F61435">
        <w:rPr>
          <w:w w:val="120"/>
          <w:sz w:val="18"/>
          <w:szCs w:val="18"/>
          <w:lang w:val="en-GB"/>
        </w:rPr>
        <w:t>.</w:t>
      </w:r>
    </w:p>
    <w:p w14:paraId="7D343FB5" w14:textId="45E4017E" w:rsidR="009C0070" w:rsidRPr="00F61435" w:rsidRDefault="00000000" w:rsidP="00FA48A2">
      <w:pPr>
        <w:spacing w:before="4" w:line="252" w:lineRule="auto"/>
        <w:ind w:left="233" w:right="29" w:hanging="200"/>
        <w:jc w:val="both"/>
        <w:rPr>
          <w:sz w:val="18"/>
          <w:szCs w:val="18"/>
          <w:lang w:val="en-GB"/>
        </w:rPr>
      </w:pPr>
      <w:r w:rsidRPr="00F61435">
        <w:rPr>
          <w:sz w:val="18"/>
          <w:szCs w:val="18"/>
          <w:lang w:val="en-GB"/>
        </w:rPr>
        <w:t>Guinée,</w:t>
      </w:r>
      <w:r w:rsidRPr="00F61435">
        <w:rPr>
          <w:spacing w:val="-9"/>
          <w:sz w:val="18"/>
          <w:szCs w:val="18"/>
          <w:lang w:val="en-GB"/>
        </w:rPr>
        <w:t xml:space="preserve"> </w:t>
      </w:r>
      <w:r w:rsidRPr="00F61435">
        <w:rPr>
          <w:sz w:val="18"/>
          <w:szCs w:val="18"/>
          <w:lang w:val="en-GB"/>
        </w:rPr>
        <w:t>J.B.,</w:t>
      </w:r>
      <w:r w:rsidRPr="00F61435">
        <w:rPr>
          <w:spacing w:val="-9"/>
          <w:sz w:val="18"/>
          <w:szCs w:val="18"/>
          <w:lang w:val="en-GB"/>
        </w:rPr>
        <w:t xml:space="preserve"> </w:t>
      </w:r>
      <w:r w:rsidRPr="00F61435">
        <w:rPr>
          <w:sz w:val="18"/>
          <w:szCs w:val="18"/>
          <w:lang w:val="en-GB"/>
        </w:rPr>
        <w:t>Gorrée,</w:t>
      </w:r>
      <w:r w:rsidRPr="00F61435">
        <w:rPr>
          <w:spacing w:val="-9"/>
          <w:sz w:val="18"/>
          <w:szCs w:val="18"/>
          <w:lang w:val="en-GB"/>
        </w:rPr>
        <w:t xml:space="preserve"> </w:t>
      </w:r>
      <w:r w:rsidRPr="00F61435">
        <w:rPr>
          <w:sz w:val="18"/>
          <w:szCs w:val="18"/>
          <w:lang w:val="en-GB"/>
        </w:rPr>
        <w:t>M.,</w:t>
      </w:r>
      <w:r w:rsidRPr="00F61435">
        <w:rPr>
          <w:spacing w:val="-9"/>
          <w:sz w:val="18"/>
          <w:szCs w:val="18"/>
          <w:lang w:val="en-GB"/>
        </w:rPr>
        <w:t xml:space="preserve"> </w:t>
      </w:r>
      <w:r w:rsidRPr="00F61435">
        <w:rPr>
          <w:sz w:val="18"/>
          <w:szCs w:val="18"/>
          <w:lang w:val="en-GB"/>
        </w:rPr>
        <w:t>Heijungs,</w:t>
      </w:r>
      <w:r w:rsidRPr="00F61435">
        <w:rPr>
          <w:spacing w:val="-9"/>
          <w:sz w:val="18"/>
          <w:szCs w:val="18"/>
          <w:lang w:val="en-GB"/>
        </w:rPr>
        <w:t xml:space="preserve"> </w:t>
      </w:r>
      <w:r w:rsidRPr="00F61435">
        <w:rPr>
          <w:sz w:val="18"/>
          <w:szCs w:val="18"/>
          <w:lang w:val="en-GB"/>
        </w:rPr>
        <w:t>R.,</w:t>
      </w:r>
      <w:r w:rsidRPr="00F61435">
        <w:rPr>
          <w:spacing w:val="-9"/>
          <w:sz w:val="18"/>
          <w:szCs w:val="18"/>
          <w:lang w:val="en-GB"/>
        </w:rPr>
        <w:t xml:space="preserve"> </w:t>
      </w:r>
      <w:r w:rsidRPr="00F61435">
        <w:rPr>
          <w:sz w:val="18"/>
          <w:szCs w:val="18"/>
          <w:lang w:val="en-GB"/>
        </w:rPr>
        <w:t>et</w:t>
      </w:r>
      <w:r w:rsidRPr="00F61435">
        <w:rPr>
          <w:spacing w:val="-9"/>
          <w:sz w:val="18"/>
          <w:szCs w:val="18"/>
          <w:lang w:val="en-GB"/>
        </w:rPr>
        <w:t xml:space="preserve"> </w:t>
      </w:r>
      <w:r w:rsidRPr="00F61435">
        <w:rPr>
          <w:sz w:val="18"/>
          <w:szCs w:val="18"/>
          <w:lang w:val="en-GB"/>
        </w:rPr>
        <w:t>al.,</w:t>
      </w:r>
      <w:r w:rsidRPr="00F61435">
        <w:rPr>
          <w:spacing w:val="-9"/>
          <w:sz w:val="18"/>
          <w:szCs w:val="18"/>
          <w:lang w:val="en-GB"/>
        </w:rPr>
        <w:t xml:space="preserve"> </w:t>
      </w:r>
      <w:r w:rsidRPr="00F61435">
        <w:rPr>
          <w:sz w:val="18"/>
          <w:szCs w:val="18"/>
          <w:lang w:val="en-GB"/>
        </w:rPr>
        <w:t>2002.</w:t>
      </w:r>
      <w:r w:rsidRPr="00F61435">
        <w:rPr>
          <w:spacing w:val="5"/>
          <w:sz w:val="18"/>
          <w:szCs w:val="18"/>
          <w:lang w:val="en-GB"/>
        </w:rPr>
        <w:t xml:space="preserve"> </w:t>
      </w:r>
      <w:r w:rsidRPr="00F61435">
        <w:rPr>
          <w:sz w:val="18"/>
          <w:szCs w:val="18"/>
          <w:lang w:val="en-GB"/>
        </w:rPr>
        <w:t>Handbook</w:t>
      </w:r>
      <w:r w:rsidRPr="00F61435">
        <w:rPr>
          <w:spacing w:val="-9"/>
          <w:sz w:val="18"/>
          <w:szCs w:val="18"/>
          <w:lang w:val="en-GB"/>
        </w:rPr>
        <w:t xml:space="preserve"> </w:t>
      </w:r>
      <w:r w:rsidRPr="00F61435">
        <w:rPr>
          <w:sz w:val="18"/>
          <w:szCs w:val="18"/>
          <w:lang w:val="en-GB"/>
        </w:rPr>
        <w:t>on</w:t>
      </w:r>
      <w:r w:rsidRPr="00F61435">
        <w:rPr>
          <w:spacing w:val="-9"/>
          <w:sz w:val="18"/>
          <w:szCs w:val="18"/>
          <w:lang w:val="en-GB"/>
        </w:rPr>
        <w:t xml:space="preserve"> </w:t>
      </w:r>
      <w:r w:rsidRPr="00F61435">
        <w:rPr>
          <w:sz w:val="18"/>
          <w:szCs w:val="18"/>
          <w:lang w:val="en-GB"/>
        </w:rPr>
        <w:t>life</w:t>
      </w:r>
      <w:r w:rsidRPr="00F61435">
        <w:rPr>
          <w:spacing w:val="-9"/>
          <w:sz w:val="18"/>
          <w:szCs w:val="18"/>
          <w:lang w:val="en-GB"/>
        </w:rPr>
        <w:t xml:space="preserve"> </w:t>
      </w:r>
      <w:r w:rsidRPr="00F61435">
        <w:rPr>
          <w:sz w:val="18"/>
          <w:szCs w:val="18"/>
          <w:lang w:val="en-GB"/>
        </w:rPr>
        <w:t>cy</w:t>
      </w:r>
      <w:bookmarkStart w:id="121" w:name="_bookmark59"/>
      <w:bookmarkEnd w:id="121"/>
      <w:r w:rsidRPr="00F61435">
        <w:rPr>
          <w:sz w:val="18"/>
          <w:szCs w:val="18"/>
          <w:lang w:val="en-GB"/>
        </w:rPr>
        <w:t>cle</w:t>
      </w:r>
      <w:r w:rsidRPr="00F61435">
        <w:rPr>
          <w:spacing w:val="40"/>
          <w:sz w:val="18"/>
          <w:szCs w:val="18"/>
          <w:lang w:val="en-GB"/>
        </w:rPr>
        <w:t xml:space="preserve"> </w:t>
      </w:r>
      <w:r w:rsidRPr="00F61435">
        <w:rPr>
          <w:sz w:val="18"/>
          <w:szCs w:val="18"/>
          <w:lang w:val="en-GB"/>
        </w:rPr>
        <w:t>assessment.</w:t>
      </w:r>
      <w:r w:rsidRPr="00F61435">
        <w:rPr>
          <w:spacing w:val="-6"/>
          <w:sz w:val="18"/>
          <w:szCs w:val="18"/>
          <w:lang w:val="en-GB"/>
        </w:rPr>
        <w:t xml:space="preserve"> </w:t>
      </w:r>
      <w:r w:rsidRPr="00F61435">
        <w:rPr>
          <w:sz w:val="18"/>
          <w:szCs w:val="18"/>
          <w:lang w:val="en-GB"/>
        </w:rPr>
        <w:t>operational</w:t>
      </w:r>
      <w:r w:rsidRPr="00F61435">
        <w:rPr>
          <w:spacing w:val="-6"/>
          <w:sz w:val="18"/>
          <w:szCs w:val="18"/>
          <w:lang w:val="en-GB"/>
        </w:rPr>
        <w:t xml:space="preserve"> </w:t>
      </w:r>
      <w:r w:rsidRPr="00F61435">
        <w:rPr>
          <w:sz w:val="18"/>
          <w:szCs w:val="18"/>
          <w:lang w:val="en-GB"/>
        </w:rPr>
        <w:t>guide</w:t>
      </w:r>
      <w:r w:rsidRPr="00F61435">
        <w:rPr>
          <w:spacing w:val="-6"/>
          <w:sz w:val="18"/>
          <w:szCs w:val="18"/>
          <w:lang w:val="en-GB"/>
        </w:rPr>
        <w:t xml:space="preserve"> </w:t>
      </w:r>
      <w:r w:rsidRPr="00F61435">
        <w:rPr>
          <w:sz w:val="18"/>
          <w:szCs w:val="18"/>
          <w:lang w:val="en-GB"/>
        </w:rPr>
        <w:t>to</w:t>
      </w:r>
      <w:r w:rsidRPr="00F61435">
        <w:rPr>
          <w:spacing w:val="-6"/>
          <w:sz w:val="18"/>
          <w:szCs w:val="18"/>
          <w:lang w:val="en-GB"/>
        </w:rPr>
        <w:t xml:space="preserve"> </w:t>
      </w:r>
      <w:r w:rsidRPr="00F61435">
        <w:rPr>
          <w:sz w:val="18"/>
          <w:szCs w:val="18"/>
          <w:lang w:val="en-GB"/>
        </w:rPr>
        <w:t>the</w:t>
      </w:r>
      <w:r w:rsidRPr="00F61435">
        <w:rPr>
          <w:spacing w:val="-6"/>
          <w:sz w:val="18"/>
          <w:szCs w:val="18"/>
          <w:lang w:val="en-GB"/>
        </w:rPr>
        <w:t xml:space="preserve"> </w:t>
      </w:r>
      <w:r w:rsidRPr="00F61435">
        <w:rPr>
          <w:sz w:val="18"/>
          <w:szCs w:val="18"/>
          <w:lang w:val="en-GB"/>
        </w:rPr>
        <w:t>iso</w:t>
      </w:r>
      <w:r w:rsidRPr="00F61435">
        <w:rPr>
          <w:spacing w:val="-6"/>
          <w:sz w:val="18"/>
          <w:szCs w:val="18"/>
          <w:lang w:val="en-GB"/>
        </w:rPr>
        <w:t xml:space="preserve"> </w:t>
      </w:r>
      <w:r w:rsidRPr="00F61435">
        <w:rPr>
          <w:sz w:val="18"/>
          <w:szCs w:val="18"/>
          <w:lang w:val="en-GB"/>
        </w:rPr>
        <w:t>standards.</w:t>
      </w:r>
      <w:r w:rsidRPr="00F61435">
        <w:rPr>
          <w:spacing w:val="-6"/>
          <w:sz w:val="18"/>
          <w:szCs w:val="18"/>
          <w:lang w:val="en-GB"/>
        </w:rPr>
        <w:t xml:space="preserve"> </w:t>
      </w:r>
      <w:r w:rsidRPr="00F61435">
        <w:rPr>
          <w:sz w:val="18"/>
          <w:szCs w:val="18"/>
          <w:lang w:val="en-GB"/>
        </w:rPr>
        <w:t>i:</w:t>
      </w:r>
      <w:r w:rsidRPr="00F61435">
        <w:rPr>
          <w:spacing w:val="-6"/>
          <w:sz w:val="18"/>
          <w:szCs w:val="18"/>
          <w:lang w:val="en-GB"/>
        </w:rPr>
        <w:t xml:space="preserve"> </w:t>
      </w:r>
      <w:r w:rsidRPr="00F61435">
        <w:rPr>
          <w:sz w:val="18"/>
          <w:szCs w:val="18"/>
          <w:lang w:val="en-GB"/>
        </w:rPr>
        <w:t>Lca</w:t>
      </w:r>
      <w:r w:rsidRPr="00F61435">
        <w:rPr>
          <w:spacing w:val="-6"/>
          <w:sz w:val="18"/>
          <w:szCs w:val="18"/>
          <w:lang w:val="en-GB"/>
        </w:rPr>
        <w:t xml:space="preserve"> </w:t>
      </w:r>
      <w:r w:rsidRPr="00F61435">
        <w:rPr>
          <w:sz w:val="18"/>
          <w:szCs w:val="18"/>
          <w:lang w:val="en-GB"/>
        </w:rPr>
        <w:t>in</w:t>
      </w:r>
      <w:r w:rsidRPr="00F61435">
        <w:rPr>
          <w:spacing w:val="-6"/>
          <w:sz w:val="18"/>
          <w:szCs w:val="18"/>
          <w:lang w:val="en-GB"/>
        </w:rPr>
        <w:t xml:space="preserve"> </w:t>
      </w:r>
      <w:r w:rsidRPr="00F61435">
        <w:rPr>
          <w:sz w:val="18"/>
          <w:szCs w:val="18"/>
          <w:lang w:val="en-GB"/>
        </w:rPr>
        <w:t>perspective.</w:t>
      </w:r>
      <w:r w:rsidRPr="00F61435">
        <w:rPr>
          <w:spacing w:val="40"/>
          <w:sz w:val="18"/>
          <w:szCs w:val="18"/>
          <w:lang w:val="en-GB"/>
        </w:rPr>
        <w:t xml:space="preserve"> </w:t>
      </w:r>
      <w:r w:rsidRPr="00F61435">
        <w:rPr>
          <w:sz w:val="18"/>
          <w:szCs w:val="18"/>
          <w:lang w:val="en-GB"/>
        </w:rPr>
        <w:t>iia: Guide. iib: Operational annex. iii: Scientific background.</w:t>
      </w:r>
      <w:r w:rsidRPr="00F61435">
        <w:rPr>
          <w:spacing w:val="40"/>
          <w:sz w:val="18"/>
          <w:szCs w:val="18"/>
          <w:lang w:val="en-GB"/>
        </w:rPr>
        <w:t xml:space="preserve"> </w:t>
      </w:r>
      <w:r w:rsidRPr="00F61435">
        <w:rPr>
          <w:sz w:val="18"/>
          <w:szCs w:val="18"/>
          <w:lang w:val="en-GB"/>
        </w:rPr>
        <w:t>URL:</w:t>
      </w:r>
      <w:r w:rsidRPr="00F61435">
        <w:rPr>
          <w:w w:val="110"/>
          <w:sz w:val="18"/>
          <w:szCs w:val="18"/>
          <w:lang w:val="en-GB"/>
        </w:rPr>
        <w:t xml:space="preserve"> </w:t>
      </w:r>
      <w:hyperlink r:id="rId85">
        <w:r w:rsidRPr="00F61435">
          <w:rPr>
            <w:color w:val="2F4F4F"/>
            <w:spacing w:val="-2"/>
            <w:w w:val="110"/>
            <w:sz w:val="18"/>
            <w:szCs w:val="18"/>
            <w:lang w:val="en-GB"/>
          </w:rPr>
          <w:t>https://www.universiteitleiden.nl/en/research/rese</w:t>
        </w:r>
      </w:hyperlink>
      <w:hyperlink r:id="rId86">
        <w:r w:rsidRPr="00F61435">
          <w:rPr>
            <w:color w:val="2F4F4F"/>
            <w:w w:val="115"/>
            <w:sz w:val="18"/>
            <w:szCs w:val="18"/>
            <w:lang w:val="en-GB"/>
          </w:rPr>
          <w:t>arch-projects/science/cml-new-dutch-lca-</w:t>
        </w:r>
        <w:r w:rsidRPr="00F61435">
          <w:rPr>
            <w:color w:val="2F4F4F"/>
            <w:spacing w:val="-2"/>
            <w:w w:val="115"/>
            <w:sz w:val="18"/>
            <w:szCs w:val="18"/>
            <w:lang w:val="en-GB"/>
          </w:rPr>
          <w:t>guide</w:t>
        </w:r>
      </w:hyperlink>
      <w:r w:rsidRPr="00F61435">
        <w:rPr>
          <w:spacing w:val="-2"/>
          <w:w w:val="115"/>
          <w:sz w:val="18"/>
          <w:szCs w:val="18"/>
          <w:lang w:val="en-GB"/>
        </w:rPr>
        <w:t>.</w:t>
      </w:r>
    </w:p>
    <w:p w14:paraId="587CF432" w14:textId="10CEC244" w:rsidR="009C0070" w:rsidRPr="00F61435" w:rsidRDefault="00000000">
      <w:pPr>
        <w:spacing w:before="4" w:line="237" w:lineRule="auto"/>
        <w:ind w:left="227" w:right="286" w:hanging="194"/>
        <w:jc w:val="both"/>
        <w:rPr>
          <w:sz w:val="18"/>
          <w:szCs w:val="18"/>
          <w:lang w:val="en-GB"/>
        </w:rPr>
      </w:pPr>
      <w:r w:rsidRPr="00F61435">
        <w:rPr>
          <w:w w:val="105"/>
          <w:sz w:val="18"/>
          <w:szCs w:val="18"/>
          <w:lang w:val="en-GB"/>
        </w:rPr>
        <w:t>Guinée,</w:t>
      </w:r>
      <w:r w:rsidRPr="00F61435">
        <w:rPr>
          <w:spacing w:val="-11"/>
          <w:w w:val="105"/>
          <w:sz w:val="18"/>
          <w:szCs w:val="18"/>
          <w:lang w:val="en-GB"/>
        </w:rPr>
        <w:t xml:space="preserve"> </w:t>
      </w:r>
      <w:r w:rsidRPr="00F61435">
        <w:rPr>
          <w:w w:val="105"/>
          <w:sz w:val="18"/>
          <w:szCs w:val="18"/>
          <w:lang w:val="en-GB"/>
        </w:rPr>
        <w:t>J.B.,</w:t>
      </w:r>
      <w:r w:rsidRPr="00F61435">
        <w:rPr>
          <w:spacing w:val="-10"/>
          <w:w w:val="105"/>
          <w:sz w:val="18"/>
          <w:szCs w:val="18"/>
          <w:lang w:val="en-GB"/>
        </w:rPr>
        <w:t xml:space="preserve"> </w:t>
      </w:r>
      <w:r w:rsidRPr="00F61435">
        <w:rPr>
          <w:w w:val="105"/>
          <w:sz w:val="18"/>
          <w:szCs w:val="18"/>
          <w:lang w:val="en-GB"/>
        </w:rPr>
        <w:t>Heijungs,</w:t>
      </w:r>
      <w:r w:rsidRPr="00F61435">
        <w:rPr>
          <w:spacing w:val="-11"/>
          <w:w w:val="105"/>
          <w:sz w:val="18"/>
          <w:szCs w:val="18"/>
          <w:lang w:val="en-GB"/>
        </w:rPr>
        <w:t xml:space="preserve"> </w:t>
      </w:r>
      <w:r w:rsidRPr="00F61435">
        <w:rPr>
          <w:w w:val="105"/>
          <w:sz w:val="18"/>
          <w:szCs w:val="18"/>
          <w:lang w:val="en-GB"/>
        </w:rPr>
        <w:t>R.,</w:t>
      </w:r>
      <w:r w:rsidRPr="00F61435">
        <w:rPr>
          <w:spacing w:val="-10"/>
          <w:w w:val="105"/>
          <w:sz w:val="18"/>
          <w:szCs w:val="18"/>
          <w:lang w:val="en-GB"/>
        </w:rPr>
        <w:t xml:space="preserve"> </w:t>
      </w:r>
      <w:r w:rsidRPr="00F61435">
        <w:rPr>
          <w:w w:val="105"/>
          <w:sz w:val="18"/>
          <w:szCs w:val="18"/>
          <w:lang w:val="en-GB"/>
        </w:rPr>
        <w:t>Huppes,</w:t>
      </w:r>
      <w:r w:rsidRPr="00F61435">
        <w:rPr>
          <w:spacing w:val="-11"/>
          <w:w w:val="105"/>
          <w:sz w:val="18"/>
          <w:szCs w:val="18"/>
          <w:lang w:val="en-GB"/>
        </w:rPr>
        <w:t xml:space="preserve"> </w:t>
      </w:r>
      <w:r w:rsidRPr="00F61435">
        <w:rPr>
          <w:w w:val="105"/>
          <w:sz w:val="18"/>
          <w:szCs w:val="18"/>
          <w:lang w:val="en-GB"/>
        </w:rPr>
        <w:t>G.,</w:t>
      </w:r>
      <w:r w:rsidRPr="00F61435">
        <w:rPr>
          <w:spacing w:val="-10"/>
          <w:w w:val="105"/>
          <w:sz w:val="18"/>
          <w:szCs w:val="18"/>
          <w:lang w:val="en-GB"/>
        </w:rPr>
        <w:t xml:space="preserve"> </w:t>
      </w:r>
      <w:r w:rsidRPr="00F61435">
        <w:rPr>
          <w:w w:val="105"/>
          <w:sz w:val="18"/>
          <w:szCs w:val="18"/>
          <w:lang w:val="en-GB"/>
        </w:rPr>
        <w:t>2004.</w:t>
      </w:r>
      <w:r w:rsidRPr="00F61435">
        <w:rPr>
          <w:spacing w:val="4"/>
          <w:w w:val="105"/>
          <w:sz w:val="18"/>
          <w:szCs w:val="18"/>
          <w:lang w:val="en-GB"/>
        </w:rPr>
        <w:t xml:space="preserve"> </w:t>
      </w:r>
      <w:r w:rsidRPr="00F61435">
        <w:rPr>
          <w:w w:val="105"/>
          <w:sz w:val="18"/>
          <w:szCs w:val="18"/>
          <w:lang w:val="en-GB"/>
        </w:rPr>
        <w:t>Economic</w:t>
      </w:r>
      <w:r w:rsidRPr="00F61435">
        <w:rPr>
          <w:spacing w:val="-11"/>
          <w:w w:val="105"/>
          <w:sz w:val="18"/>
          <w:szCs w:val="18"/>
          <w:lang w:val="en-GB"/>
        </w:rPr>
        <w:t xml:space="preserve"> </w:t>
      </w:r>
      <w:r w:rsidRPr="00F61435">
        <w:rPr>
          <w:w w:val="105"/>
          <w:sz w:val="18"/>
          <w:szCs w:val="18"/>
          <w:lang w:val="en-GB"/>
        </w:rPr>
        <w:t>allocation:</w:t>
      </w:r>
      <w:r w:rsidRPr="00F61435">
        <w:rPr>
          <w:spacing w:val="-10"/>
          <w:w w:val="105"/>
          <w:sz w:val="18"/>
          <w:szCs w:val="18"/>
          <w:lang w:val="en-GB"/>
        </w:rPr>
        <w:t xml:space="preserve"> </w:t>
      </w:r>
      <w:r w:rsidRPr="00F61435">
        <w:rPr>
          <w:w w:val="105"/>
          <w:sz w:val="18"/>
          <w:szCs w:val="18"/>
          <w:lang w:val="en-GB"/>
        </w:rPr>
        <w:t>Examples</w:t>
      </w:r>
      <w:r w:rsidRPr="00F61435">
        <w:rPr>
          <w:spacing w:val="-11"/>
          <w:w w:val="105"/>
          <w:sz w:val="18"/>
          <w:szCs w:val="18"/>
          <w:lang w:val="en-GB"/>
        </w:rPr>
        <w:t xml:space="preserve"> </w:t>
      </w:r>
      <w:r w:rsidRPr="00F61435">
        <w:rPr>
          <w:w w:val="105"/>
          <w:sz w:val="18"/>
          <w:szCs w:val="18"/>
          <w:lang w:val="en-GB"/>
        </w:rPr>
        <w:t>and</w:t>
      </w:r>
      <w:r w:rsidRPr="00F61435">
        <w:rPr>
          <w:spacing w:val="-10"/>
          <w:w w:val="105"/>
          <w:sz w:val="18"/>
          <w:szCs w:val="18"/>
          <w:lang w:val="en-GB"/>
        </w:rPr>
        <w:t xml:space="preserve"> </w:t>
      </w:r>
      <w:r w:rsidRPr="00F61435">
        <w:rPr>
          <w:w w:val="105"/>
          <w:sz w:val="18"/>
          <w:szCs w:val="18"/>
          <w:lang w:val="en-GB"/>
        </w:rPr>
        <w:t>derived</w:t>
      </w:r>
      <w:r w:rsidRPr="00F61435">
        <w:rPr>
          <w:spacing w:val="-11"/>
          <w:w w:val="105"/>
          <w:sz w:val="18"/>
          <w:szCs w:val="18"/>
          <w:lang w:val="en-GB"/>
        </w:rPr>
        <w:t xml:space="preserve"> </w:t>
      </w:r>
      <w:r w:rsidRPr="00F61435">
        <w:rPr>
          <w:w w:val="105"/>
          <w:sz w:val="18"/>
          <w:szCs w:val="18"/>
          <w:lang w:val="en-GB"/>
        </w:rPr>
        <w:t>decision</w:t>
      </w:r>
      <w:r w:rsidRPr="00F61435">
        <w:rPr>
          <w:spacing w:val="-10"/>
          <w:w w:val="105"/>
          <w:sz w:val="18"/>
          <w:szCs w:val="18"/>
          <w:lang w:val="en-GB"/>
        </w:rPr>
        <w:t xml:space="preserve"> </w:t>
      </w:r>
      <w:r w:rsidRPr="00F61435">
        <w:rPr>
          <w:w w:val="105"/>
          <w:sz w:val="18"/>
          <w:szCs w:val="18"/>
          <w:lang w:val="en-GB"/>
        </w:rPr>
        <w:t>tree.</w:t>
      </w:r>
      <w:r w:rsidRPr="00F61435">
        <w:rPr>
          <w:spacing w:val="15"/>
          <w:w w:val="105"/>
          <w:sz w:val="18"/>
          <w:szCs w:val="18"/>
          <w:lang w:val="en-GB"/>
        </w:rPr>
        <w:t xml:space="preserve"> </w:t>
      </w:r>
      <w:r w:rsidRPr="00F61435">
        <w:rPr>
          <w:w w:val="105"/>
          <w:sz w:val="18"/>
          <w:szCs w:val="18"/>
          <w:lang w:val="en-GB"/>
        </w:rPr>
        <w:t>International</w:t>
      </w:r>
      <w:r w:rsidRPr="00F61435">
        <w:rPr>
          <w:spacing w:val="-11"/>
          <w:w w:val="105"/>
          <w:sz w:val="18"/>
          <w:szCs w:val="18"/>
          <w:lang w:val="en-GB"/>
        </w:rPr>
        <w:t xml:space="preserve"> </w:t>
      </w:r>
      <w:r w:rsidRPr="00F61435">
        <w:rPr>
          <w:w w:val="105"/>
          <w:sz w:val="18"/>
          <w:szCs w:val="18"/>
          <w:lang w:val="en-GB"/>
        </w:rPr>
        <w:t>Journal</w:t>
      </w:r>
      <w:r w:rsidRPr="00F61435">
        <w:rPr>
          <w:spacing w:val="-10"/>
          <w:w w:val="105"/>
          <w:sz w:val="18"/>
          <w:szCs w:val="18"/>
          <w:lang w:val="en-GB"/>
        </w:rPr>
        <w:t xml:space="preserve"> </w:t>
      </w:r>
      <w:r w:rsidRPr="00F61435">
        <w:rPr>
          <w:w w:val="105"/>
          <w:sz w:val="18"/>
          <w:szCs w:val="18"/>
          <w:lang w:val="en-GB"/>
        </w:rPr>
        <w:t>of</w:t>
      </w:r>
      <w:r w:rsidRPr="00F61435">
        <w:rPr>
          <w:spacing w:val="-11"/>
          <w:w w:val="105"/>
          <w:sz w:val="18"/>
          <w:szCs w:val="18"/>
          <w:lang w:val="en-GB"/>
        </w:rPr>
        <w:t xml:space="preserve"> </w:t>
      </w:r>
      <w:r w:rsidRPr="00F61435">
        <w:rPr>
          <w:w w:val="105"/>
          <w:sz w:val="18"/>
          <w:szCs w:val="18"/>
          <w:lang w:val="en-GB"/>
        </w:rPr>
        <w:t>Life</w:t>
      </w:r>
      <w:r w:rsidRPr="00F61435">
        <w:rPr>
          <w:spacing w:val="-10"/>
          <w:w w:val="105"/>
          <w:sz w:val="18"/>
          <w:szCs w:val="18"/>
          <w:lang w:val="en-GB"/>
        </w:rPr>
        <w:t xml:space="preserve"> </w:t>
      </w:r>
      <w:r w:rsidRPr="00F61435">
        <w:rPr>
          <w:w w:val="105"/>
          <w:sz w:val="18"/>
          <w:szCs w:val="18"/>
          <w:lang w:val="en-GB"/>
        </w:rPr>
        <w:t xml:space="preserve">Cycle Assessment URL: </w:t>
      </w:r>
      <w:hyperlink r:id="rId87">
        <w:r w:rsidRPr="00F61435">
          <w:rPr>
            <w:color w:val="2F4F4F"/>
            <w:spacing w:val="11"/>
            <w:w w:val="105"/>
            <w:sz w:val="18"/>
            <w:szCs w:val="18"/>
            <w:lang w:val="en-GB"/>
          </w:rPr>
          <w:t>https://doi.org/10.1007/BF02978533</w:t>
        </w:r>
      </w:hyperlink>
      <w:r w:rsidRPr="00F61435">
        <w:rPr>
          <w:spacing w:val="11"/>
          <w:w w:val="105"/>
          <w:sz w:val="18"/>
          <w:szCs w:val="18"/>
          <w:lang w:val="en-GB"/>
        </w:rPr>
        <w:t xml:space="preserve">, </w:t>
      </w:r>
      <w:r w:rsidRPr="00F61435">
        <w:rPr>
          <w:spacing w:val="-2"/>
          <w:w w:val="105"/>
          <w:sz w:val="18"/>
          <w:szCs w:val="18"/>
          <w:lang w:val="en-GB"/>
        </w:rPr>
        <w:t>doi:</w:t>
      </w:r>
      <w:hyperlink r:id="rId88">
        <w:r w:rsidRPr="00F61435">
          <w:rPr>
            <w:color w:val="2F4F4F"/>
            <w:spacing w:val="-2"/>
            <w:w w:val="105"/>
            <w:sz w:val="18"/>
            <w:szCs w:val="18"/>
            <w:lang w:val="en-GB"/>
          </w:rPr>
          <w:t>10.1007/BF02978533</w:t>
        </w:r>
      </w:hyperlink>
      <w:r w:rsidRPr="00F61435">
        <w:rPr>
          <w:spacing w:val="-2"/>
          <w:w w:val="105"/>
          <w:sz w:val="18"/>
          <w:szCs w:val="18"/>
          <w:lang w:val="en-GB"/>
        </w:rPr>
        <w:t>.</w:t>
      </w:r>
    </w:p>
    <w:p w14:paraId="4CB0FC4D" w14:textId="77777777" w:rsidR="009C0070" w:rsidRPr="00F61435" w:rsidRDefault="00000000">
      <w:pPr>
        <w:spacing w:before="11" w:line="228" w:lineRule="auto"/>
        <w:ind w:left="229" w:right="299" w:hanging="195"/>
        <w:jc w:val="both"/>
        <w:rPr>
          <w:sz w:val="18"/>
          <w:szCs w:val="18"/>
          <w:lang w:val="en-GB"/>
        </w:rPr>
      </w:pPr>
      <w:r w:rsidRPr="00F61435">
        <w:rPr>
          <w:sz w:val="18"/>
          <w:szCs w:val="18"/>
          <w:lang w:val="en-GB"/>
        </w:rPr>
        <w:t>Guinée,</w:t>
      </w:r>
      <w:r w:rsidRPr="00F61435">
        <w:rPr>
          <w:spacing w:val="-5"/>
          <w:sz w:val="18"/>
          <w:szCs w:val="18"/>
          <w:lang w:val="en-GB"/>
        </w:rPr>
        <w:t xml:space="preserve"> </w:t>
      </w:r>
      <w:r w:rsidRPr="00F61435">
        <w:rPr>
          <w:sz w:val="18"/>
          <w:szCs w:val="18"/>
          <w:lang w:val="en-GB"/>
        </w:rPr>
        <w:t>J.B.,</w:t>
      </w:r>
      <w:r w:rsidRPr="00F61435">
        <w:rPr>
          <w:spacing w:val="-4"/>
          <w:sz w:val="18"/>
          <w:szCs w:val="18"/>
          <w:lang w:val="en-GB"/>
        </w:rPr>
        <w:t xml:space="preserve"> </w:t>
      </w:r>
      <w:r w:rsidRPr="00F61435">
        <w:rPr>
          <w:sz w:val="18"/>
          <w:szCs w:val="18"/>
          <w:lang w:val="en-GB"/>
        </w:rPr>
        <w:t>Heijungs,</w:t>
      </w:r>
      <w:r w:rsidRPr="00F61435">
        <w:rPr>
          <w:spacing w:val="-4"/>
          <w:sz w:val="18"/>
          <w:szCs w:val="18"/>
          <w:lang w:val="en-GB"/>
        </w:rPr>
        <w:t xml:space="preserve"> </w:t>
      </w:r>
      <w:r w:rsidRPr="00F61435">
        <w:rPr>
          <w:sz w:val="18"/>
          <w:szCs w:val="18"/>
          <w:lang w:val="en-GB"/>
        </w:rPr>
        <w:t>R.,</w:t>
      </w:r>
      <w:r w:rsidRPr="00F61435">
        <w:rPr>
          <w:spacing w:val="-4"/>
          <w:sz w:val="18"/>
          <w:szCs w:val="18"/>
          <w:lang w:val="en-GB"/>
        </w:rPr>
        <w:t xml:space="preserve"> </w:t>
      </w:r>
      <w:r w:rsidRPr="00F61435">
        <w:rPr>
          <w:sz w:val="18"/>
          <w:szCs w:val="18"/>
          <w:lang w:val="en-GB"/>
        </w:rPr>
        <w:t>2021.</w:t>
      </w:r>
      <w:r w:rsidRPr="00F61435">
        <w:rPr>
          <w:spacing w:val="15"/>
          <w:sz w:val="18"/>
          <w:szCs w:val="18"/>
          <w:lang w:val="en-GB"/>
        </w:rPr>
        <w:t xml:space="preserve"> </w:t>
      </w:r>
      <w:r w:rsidRPr="00F61435">
        <w:rPr>
          <w:sz w:val="18"/>
          <w:szCs w:val="18"/>
          <w:lang w:val="en-GB"/>
        </w:rPr>
        <w:t>Waste</w:t>
      </w:r>
      <w:r w:rsidRPr="00F61435">
        <w:rPr>
          <w:spacing w:val="-5"/>
          <w:sz w:val="18"/>
          <w:szCs w:val="18"/>
          <w:lang w:val="en-GB"/>
        </w:rPr>
        <w:t xml:space="preserve"> </w:t>
      </w:r>
      <w:r w:rsidRPr="00F61435">
        <w:rPr>
          <w:sz w:val="18"/>
          <w:szCs w:val="18"/>
          <w:lang w:val="en-GB"/>
        </w:rPr>
        <w:t>is</w:t>
      </w:r>
      <w:r w:rsidRPr="00F61435">
        <w:rPr>
          <w:spacing w:val="-4"/>
          <w:sz w:val="18"/>
          <w:szCs w:val="18"/>
          <w:lang w:val="en-GB"/>
        </w:rPr>
        <w:t xml:space="preserve"> </w:t>
      </w:r>
      <w:r w:rsidRPr="00F61435">
        <w:rPr>
          <w:sz w:val="18"/>
          <w:szCs w:val="18"/>
          <w:lang w:val="en-GB"/>
        </w:rPr>
        <w:t>not</w:t>
      </w:r>
      <w:r w:rsidRPr="00F61435">
        <w:rPr>
          <w:spacing w:val="-4"/>
          <w:sz w:val="18"/>
          <w:szCs w:val="18"/>
          <w:lang w:val="en-GB"/>
        </w:rPr>
        <w:t xml:space="preserve"> </w:t>
      </w:r>
      <w:r w:rsidRPr="00F61435">
        <w:rPr>
          <w:sz w:val="18"/>
          <w:szCs w:val="18"/>
          <w:lang w:val="en-GB"/>
        </w:rPr>
        <w:t>a</w:t>
      </w:r>
      <w:r w:rsidRPr="00F61435">
        <w:rPr>
          <w:spacing w:val="-4"/>
          <w:sz w:val="18"/>
          <w:szCs w:val="18"/>
          <w:lang w:val="en-GB"/>
        </w:rPr>
        <w:t xml:space="preserve"> </w:t>
      </w:r>
      <w:r w:rsidRPr="00F61435">
        <w:rPr>
          <w:sz w:val="18"/>
          <w:szCs w:val="18"/>
          <w:lang w:val="en-GB"/>
        </w:rPr>
        <w:t>service.</w:t>
      </w:r>
      <w:r w:rsidRPr="00F61435">
        <w:rPr>
          <w:spacing w:val="15"/>
          <w:sz w:val="18"/>
          <w:szCs w:val="18"/>
          <w:lang w:val="en-GB"/>
        </w:rPr>
        <w:t xml:space="preserve"> </w:t>
      </w:r>
      <w:r w:rsidRPr="00F61435">
        <w:rPr>
          <w:sz w:val="18"/>
          <w:szCs w:val="18"/>
          <w:lang w:val="en-GB"/>
        </w:rPr>
        <w:t>The</w:t>
      </w:r>
      <w:r w:rsidRPr="00F61435">
        <w:rPr>
          <w:spacing w:val="-4"/>
          <w:sz w:val="18"/>
          <w:szCs w:val="18"/>
          <w:lang w:val="en-GB"/>
        </w:rPr>
        <w:t xml:space="preserve"> </w:t>
      </w:r>
      <w:r w:rsidRPr="00F61435">
        <w:rPr>
          <w:sz w:val="18"/>
          <w:szCs w:val="18"/>
          <w:lang w:val="en-GB"/>
        </w:rPr>
        <w:t>International</w:t>
      </w:r>
      <w:r w:rsidRPr="00F61435">
        <w:rPr>
          <w:spacing w:val="40"/>
          <w:sz w:val="18"/>
          <w:szCs w:val="18"/>
          <w:lang w:val="en-GB"/>
        </w:rPr>
        <w:t xml:space="preserve"> </w:t>
      </w:r>
      <w:r w:rsidRPr="00F61435">
        <w:rPr>
          <w:sz w:val="18"/>
          <w:szCs w:val="18"/>
          <w:lang w:val="en-GB"/>
        </w:rPr>
        <w:t xml:space="preserve">Journal of Life Cycle Assessment , 1538–1540URL: </w:t>
      </w:r>
      <w:hyperlink r:id="rId89">
        <w:r w:rsidRPr="00F61435">
          <w:rPr>
            <w:color w:val="2F4F4F"/>
            <w:sz w:val="18"/>
            <w:szCs w:val="18"/>
            <w:lang w:val="en-GB"/>
          </w:rPr>
          <w:t>http://doi.org/</w:t>
        </w:r>
      </w:hyperlink>
      <w:r w:rsidRPr="00F61435">
        <w:rPr>
          <w:color w:val="2F4F4F"/>
          <w:w w:val="105"/>
          <w:sz w:val="18"/>
          <w:szCs w:val="18"/>
          <w:lang w:val="en-GB"/>
        </w:rPr>
        <w:t xml:space="preserve"> </w:t>
      </w:r>
      <w:hyperlink r:id="rId90">
        <w:r w:rsidRPr="00F61435">
          <w:rPr>
            <w:color w:val="2F4F4F"/>
            <w:w w:val="105"/>
            <w:sz w:val="18"/>
            <w:szCs w:val="18"/>
            <w:lang w:val="en-GB"/>
          </w:rPr>
          <w:t>10.1007/s11367-021-01955-5</w:t>
        </w:r>
      </w:hyperlink>
      <w:r w:rsidRPr="00F61435">
        <w:rPr>
          <w:w w:val="105"/>
          <w:sz w:val="18"/>
          <w:szCs w:val="18"/>
          <w:lang w:val="en-GB"/>
        </w:rPr>
        <w:t>,</w:t>
      </w:r>
      <w:r w:rsidRPr="00F61435">
        <w:rPr>
          <w:spacing w:val="57"/>
          <w:w w:val="105"/>
          <w:sz w:val="18"/>
          <w:szCs w:val="18"/>
          <w:lang w:val="en-GB"/>
        </w:rPr>
        <w:t xml:space="preserve">   </w:t>
      </w:r>
      <w:r w:rsidRPr="00F61435">
        <w:rPr>
          <w:w w:val="105"/>
          <w:sz w:val="18"/>
          <w:szCs w:val="18"/>
          <w:lang w:val="en-GB"/>
        </w:rPr>
        <w:t>doi:</w:t>
      </w:r>
      <w:hyperlink r:id="rId91">
        <w:r w:rsidRPr="00F61435">
          <w:rPr>
            <w:color w:val="2F4F4F"/>
            <w:w w:val="105"/>
            <w:sz w:val="18"/>
            <w:szCs w:val="18"/>
            <w:lang w:val="en-GB"/>
          </w:rPr>
          <w:t>10.1007/s11367-021-019</w:t>
        </w:r>
      </w:hyperlink>
    </w:p>
    <w:p w14:paraId="3CCC0385" w14:textId="77777777" w:rsidR="009C0070" w:rsidRPr="00F61435" w:rsidRDefault="00000000">
      <w:pPr>
        <w:spacing w:line="203" w:lineRule="exact"/>
        <w:ind w:left="233"/>
        <w:rPr>
          <w:sz w:val="18"/>
          <w:szCs w:val="18"/>
          <w:lang w:val="en-GB"/>
        </w:rPr>
      </w:pPr>
      <w:hyperlink r:id="rId92">
        <w:r w:rsidRPr="00F61435">
          <w:rPr>
            <w:color w:val="2F4F4F"/>
            <w:w w:val="110"/>
            <w:sz w:val="18"/>
            <w:szCs w:val="18"/>
            <w:lang w:val="en-GB"/>
          </w:rPr>
          <w:t>55-</w:t>
        </w:r>
        <w:r w:rsidRPr="00F61435">
          <w:rPr>
            <w:color w:val="2F4F4F"/>
            <w:spacing w:val="-5"/>
            <w:w w:val="110"/>
            <w:sz w:val="18"/>
            <w:szCs w:val="18"/>
            <w:lang w:val="en-GB"/>
          </w:rPr>
          <w:t>5</w:t>
        </w:r>
      </w:hyperlink>
      <w:r w:rsidRPr="00F61435">
        <w:rPr>
          <w:spacing w:val="-5"/>
          <w:w w:val="110"/>
          <w:sz w:val="18"/>
          <w:szCs w:val="18"/>
          <w:lang w:val="en-GB"/>
        </w:rPr>
        <w:t>.</w:t>
      </w:r>
    </w:p>
    <w:p w14:paraId="79AFCE38" w14:textId="77777777" w:rsidR="009C0070" w:rsidRPr="00F61435" w:rsidRDefault="00000000">
      <w:pPr>
        <w:spacing w:before="3" w:line="237" w:lineRule="auto"/>
        <w:ind w:left="228" w:right="298" w:hanging="195"/>
        <w:jc w:val="both"/>
        <w:rPr>
          <w:sz w:val="18"/>
          <w:szCs w:val="18"/>
          <w:lang w:val="en-GB"/>
        </w:rPr>
      </w:pPr>
      <w:r w:rsidRPr="00F61435">
        <w:rPr>
          <w:w w:val="105"/>
          <w:sz w:val="18"/>
          <w:szCs w:val="18"/>
          <w:lang w:val="en-GB"/>
        </w:rPr>
        <w:t>Guinée,</w:t>
      </w:r>
      <w:r w:rsidRPr="00F61435">
        <w:rPr>
          <w:spacing w:val="-5"/>
          <w:w w:val="105"/>
          <w:sz w:val="18"/>
          <w:szCs w:val="18"/>
          <w:lang w:val="en-GB"/>
        </w:rPr>
        <w:t xml:space="preserve"> </w:t>
      </w:r>
      <w:r w:rsidRPr="00F61435">
        <w:rPr>
          <w:w w:val="105"/>
          <w:sz w:val="18"/>
          <w:szCs w:val="18"/>
          <w:lang w:val="en-GB"/>
        </w:rPr>
        <w:t>J.B.,</w:t>
      </w:r>
      <w:r w:rsidRPr="00F61435">
        <w:rPr>
          <w:spacing w:val="-5"/>
          <w:w w:val="105"/>
          <w:sz w:val="18"/>
          <w:szCs w:val="18"/>
          <w:lang w:val="en-GB"/>
        </w:rPr>
        <w:t xml:space="preserve"> </w:t>
      </w:r>
      <w:r w:rsidRPr="00F61435">
        <w:rPr>
          <w:w w:val="105"/>
          <w:sz w:val="18"/>
          <w:szCs w:val="18"/>
          <w:lang w:val="en-GB"/>
        </w:rPr>
        <w:t>Heijungs,</w:t>
      </w:r>
      <w:r w:rsidRPr="00F61435">
        <w:rPr>
          <w:spacing w:val="-5"/>
          <w:w w:val="105"/>
          <w:sz w:val="18"/>
          <w:szCs w:val="18"/>
          <w:lang w:val="en-GB"/>
        </w:rPr>
        <w:t xml:space="preserve"> </w:t>
      </w:r>
      <w:r w:rsidRPr="00F61435">
        <w:rPr>
          <w:w w:val="105"/>
          <w:sz w:val="18"/>
          <w:szCs w:val="18"/>
          <w:lang w:val="en-GB"/>
        </w:rPr>
        <w:t>R.,</w:t>
      </w:r>
      <w:r w:rsidRPr="00F61435">
        <w:rPr>
          <w:spacing w:val="-5"/>
          <w:w w:val="105"/>
          <w:sz w:val="18"/>
          <w:szCs w:val="18"/>
          <w:lang w:val="en-GB"/>
        </w:rPr>
        <w:t xml:space="preserve"> </w:t>
      </w:r>
      <w:r w:rsidRPr="00F61435">
        <w:rPr>
          <w:w w:val="105"/>
          <w:sz w:val="18"/>
          <w:szCs w:val="18"/>
          <w:lang w:val="en-GB"/>
        </w:rPr>
        <w:t>Huppes,</w:t>
      </w:r>
      <w:r w:rsidRPr="00F61435">
        <w:rPr>
          <w:spacing w:val="-5"/>
          <w:w w:val="105"/>
          <w:sz w:val="18"/>
          <w:szCs w:val="18"/>
          <w:lang w:val="en-GB"/>
        </w:rPr>
        <w:t xml:space="preserve"> </w:t>
      </w:r>
      <w:r w:rsidRPr="00F61435">
        <w:rPr>
          <w:w w:val="105"/>
          <w:sz w:val="18"/>
          <w:szCs w:val="18"/>
          <w:lang w:val="en-GB"/>
        </w:rPr>
        <w:t>G.,</w:t>
      </w:r>
      <w:r w:rsidRPr="00F61435">
        <w:rPr>
          <w:spacing w:val="-5"/>
          <w:w w:val="105"/>
          <w:sz w:val="18"/>
          <w:szCs w:val="18"/>
          <w:lang w:val="en-GB"/>
        </w:rPr>
        <w:t xml:space="preserve"> </w:t>
      </w:r>
      <w:r w:rsidRPr="00F61435">
        <w:rPr>
          <w:w w:val="105"/>
          <w:sz w:val="18"/>
          <w:szCs w:val="18"/>
          <w:lang w:val="en-GB"/>
        </w:rPr>
        <w:t>Zamagni,</w:t>
      </w:r>
      <w:r w:rsidRPr="00F61435">
        <w:rPr>
          <w:spacing w:val="-5"/>
          <w:w w:val="105"/>
          <w:sz w:val="18"/>
          <w:szCs w:val="18"/>
          <w:lang w:val="en-GB"/>
        </w:rPr>
        <w:t xml:space="preserve"> </w:t>
      </w:r>
      <w:r w:rsidRPr="00F61435">
        <w:rPr>
          <w:w w:val="105"/>
          <w:sz w:val="18"/>
          <w:szCs w:val="18"/>
          <w:lang w:val="en-GB"/>
        </w:rPr>
        <w:t>A.,</w:t>
      </w:r>
      <w:r w:rsidRPr="00F61435">
        <w:rPr>
          <w:spacing w:val="-5"/>
          <w:w w:val="105"/>
          <w:sz w:val="18"/>
          <w:szCs w:val="18"/>
          <w:lang w:val="en-GB"/>
        </w:rPr>
        <w:t xml:space="preserve"> </w:t>
      </w:r>
      <w:r w:rsidRPr="00F61435">
        <w:rPr>
          <w:w w:val="105"/>
          <w:sz w:val="18"/>
          <w:szCs w:val="18"/>
          <w:lang w:val="en-GB"/>
        </w:rPr>
        <w:t>et</w:t>
      </w:r>
      <w:r w:rsidRPr="00F61435">
        <w:rPr>
          <w:spacing w:val="-5"/>
          <w:w w:val="105"/>
          <w:sz w:val="18"/>
          <w:szCs w:val="18"/>
          <w:lang w:val="en-GB"/>
        </w:rPr>
        <w:t xml:space="preserve"> </w:t>
      </w:r>
      <w:r w:rsidRPr="00F61435">
        <w:rPr>
          <w:w w:val="105"/>
          <w:sz w:val="18"/>
          <w:szCs w:val="18"/>
          <w:lang w:val="en-GB"/>
        </w:rPr>
        <w:t>al.,</w:t>
      </w:r>
      <w:r w:rsidRPr="00F61435">
        <w:rPr>
          <w:spacing w:val="-5"/>
          <w:w w:val="105"/>
          <w:sz w:val="18"/>
          <w:szCs w:val="18"/>
          <w:lang w:val="en-GB"/>
        </w:rPr>
        <w:t xml:space="preserve"> </w:t>
      </w:r>
      <w:r w:rsidRPr="00F61435">
        <w:rPr>
          <w:w w:val="105"/>
          <w:sz w:val="18"/>
          <w:szCs w:val="18"/>
          <w:lang w:val="en-GB"/>
        </w:rPr>
        <w:t>2010.</w:t>
      </w:r>
      <w:r w:rsidRPr="00F61435">
        <w:rPr>
          <w:spacing w:val="40"/>
          <w:w w:val="105"/>
          <w:sz w:val="18"/>
          <w:szCs w:val="18"/>
          <w:lang w:val="en-GB"/>
        </w:rPr>
        <w:t xml:space="preserve"> </w:t>
      </w:r>
      <w:r w:rsidRPr="00F61435">
        <w:rPr>
          <w:w w:val="105"/>
          <w:sz w:val="18"/>
          <w:szCs w:val="18"/>
          <w:lang w:val="en-GB"/>
        </w:rPr>
        <w:t xml:space="preserve">Life </w:t>
      </w:r>
      <w:r w:rsidRPr="00F61435">
        <w:rPr>
          <w:spacing w:val="-2"/>
          <w:w w:val="105"/>
          <w:sz w:val="18"/>
          <w:szCs w:val="18"/>
          <w:lang w:val="en-GB"/>
        </w:rPr>
        <w:t>cycle</w:t>
      </w:r>
      <w:r w:rsidRPr="00F61435">
        <w:rPr>
          <w:spacing w:val="-5"/>
          <w:w w:val="105"/>
          <w:sz w:val="18"/>
          <w:szCs w:val="18"/>
          <w:lang w:val="en-GB"/>
        </w:rPr>
        <w:t xml:space="preserve"> </w:t>
      </w:r>
      <w:r w:rsidRPr="00F61435">
        <w:rPr>
          <w:spacing w:val="-2"/>
          <w:w w:val="105"/>
          <w:sz w:val="18"/>
          <w:szCs w:val="18"/>
          <w:lang w:val="en-GB"/>
        </w:rPr>
        <w:t>assessment:</w:t>
      </w:r>
      <w:r w:rsidRPr="00F61435">
        <w:rPr>
          <w:spacing w:val="-5"/>
          <w:w w:val="105"/>
          <w:sz w:val="18"/>
          <w:szCs w:val="18"/>
          <w:lang w:val="en-GB"/>
        </w:rPr>
        <w:t xml:space="preserve"> </w:t>
      </w:r>
      <w:r w:rsidRPr="00F61435">
        <w:rPr>
          <w:spacing w:val="-2"/>
          <w:w w:val="105"/>
          <w:sz w:val="18"/>
          <w:szCs w:val="18"/>
          <w:lang w:val="en-GB"/>
        </w:rPr>
        <w:t>Past,</w:t>
      </w:r>
      <w:r w:rsidRPr="00F61435">
        <w:rPr>
          <w:spacing w:val="-5"/>
          <w:w w:val="105"/>
          <w:sz w:val="18"/>
          <w:szCs w:val="18"/>
          <w:lang w:val="en-GB"/>
        </w:rPr>
        <w:t xml:space="preserve"> </w:t>
      </w:r>
      <w:r w:rsidRPr="00F61435">
        <w:rPr>
          <w:spacing w:val="-2"/>
          <w:w w:val="105"/>
          <w:sz w:val="18"/>
          <w:szCs w:val="18"/>
          <w:lang w:val="en-GB"/>
        </w:rPr>
        <w:t>present,</w:t>
      </w:r>
      <w:r w:rsidRPr="00F61435">
        <w:rPr>
          <w:spacing w:val="-5"/>
          <w:w w:val="105"/>
          <w:sz w:val="18"/>
          <w:szCs w:val="18"/>
          <w:lang w:val="en-GB"/>
        </w:rPr>
        <w:t xml:space="preserve"> </w:t>
      </w:r>
      <w:r w:rsidRPr="00F61435">
        <w:rPr>
          <w:spacing w:val="-2"/>
          <w:w w:val="105"/>
          <w:sz w:val="18"/>
          <w:szCs w:val="18"/>
          <w:lang w:val="en-GB"/>
        </w:rPr>
        <w:t>and</w:t>
      </w:r>
      <w:r w:rsidRPr="00F61435">
        <w:rPr>
          <w:spacing w:val="-5"/>
          <w:w w:val="105"/>
          <w:sz w:val="18"/>
          <w:szCs w:val="18"/>
          <w:lang w:val="en-GB"/>
        </w:rPr>
        <w:t xml:space="preserve"> </w:t>
      </w:r>
      <w:r w:rsidRPr="00F61435">
        <w:rPr>
          <w:spacing w:val="-2"/>
          <w:w w:val="105"/>
          <w:sz w:val="18"/>
          <w:szCs w:val="18"/>
          <w:lang w:val="en-GB"/>
        </w:rPr>
        <w:t>future.</w:t>
      </w:r>
      <w:r w:rsidRPr="00F61435">
        <w:rPr>
          <w:spacing w:val="21"/>
          <w:w w:val="105"/>
          <w:sz w:val="18"/>
          <w:szCs w:val="18"/>
          <w:lang w:val="en-GB"/>
        </w:rPr>
        <w:t xml:space="preserve"> </w:t>
      </w:r>
      <w:r w:rsidRPr="00F61435">
        <w:rPr>
          <w:spacing w:val="-2"/>
          <w:w w:val="105"/>
          <w:sz w:val="18"/>
          <w:szCs w:val="18"/>
          <w:lang w:val="en-GB"/>
        </w:rPr>
        <w:t>Environmental</w:t>
      </w:r>
      <w:r w:rsidRPr="00F61435">
        <w:rPr>
          <w:spacing w:val="-5"/>
          <w:w w:val="105"/>
          <w:sz w:val="18"/>
          <w:szCs w:val="18"/>
          <w:lang w:val="en-GB"/>
        </w:rPr>
        <w:t xml:space="preserve"> </w:t>
      </w:r>
      <w:r w:rsidRPr="00F61435">
        <w:rPr>
          <w:spacing w:val="-2"/>
          <w:w w:val="105"/>
          <w:sz w:val="18"/>
          <w:szCs w:val="18"/>
          <w:lang w:val="en-GB"/>
        </w:rPr>
        <w:t>Science</w:t>
      </w:r>
      <w:r w:rsidRPr="00F61435">
        <w:rPr>
          <w:spacing w:val="-5"/>
          <w:w w:val="105"/>
          <w:sz w:val="18"/>
          <w:szCs w:val="18"/>
          <w:lang w:val="en-GB"/>
        </w:rPr>
        <w:t xml:space="preserve"> </w:t>
      </w:r>
      <w:r w:rsidRPr="00F61435">
        <w:rPr>
          <w:spacing w:val="-2"/>
          <w:w w:val="105"/>
          <w:sz w:val="18"/>
          <w:szCs w:val="18"/>
          <w:lang w:val="en-GB"/>
        </w:rPr>
        <w:t>&amp;</w:t>
      </w:r>
      <w:r w:rsidRPr="00F61435">
        <w:rPr>
          <w:w w:val="105"/>
          <w:sz w:val="18"/>
          <w:szCs w:val="18"/>
          <w:lang w:val="en-GB"/>
        </w:rPr>
        <w:t xml:space="preserve"> Technology , 90–96URL: </w:t>
      </w:r>
      <w:hyperlink r:id="rId93">
        <w:r w:rsidRPr="00F61435">
          <w:rPr>
            <w:color w:val="2F4F4F"/>
            <w:w w:val="105"/>
            <w:sz w:val="18"/>
            <w:szCs w:val="18"/>
            <w:lang w:val="en-GB"/>
          </w:rPr>
          <w:t>http://doi.org/10.1021/es101316v</w:t>
        </w:r>
      </w:hyperlink>
      <w:r w:rsidRPr="00F61435">
        <w:rPr>
          <w:w w:val="105"/>
          <w:sz w:val="18"/>
          <w:szCs w:val="18"/>
          <w:lang w:val="en-GB"/>
        </w:rPr>
        <w:t xml:space="preserve">, </w:t>
      </w:r>
      <w:r w:rsidRPr="00F61435">
        <w:rPr>
          <w:spacing w:val="-2"/>
          <w:w w:val="105"/>
          <w:sz w:val="18"/>
          <w:szCs w:val="18"/>
          <w:lang w:val="en-GB"/>
        </w:rPr>
        <w:t>doi:</w:t>
      </w:r>
      <w:hyperlink r:id="rId94">
        <w:r w:rsidRPr="00F61435">
          <w:rPr>
            <w:color w:val="2F4F4F"/>
            <w:spacing w:val="-2"/>
            <w:w w:val="105"/>
            <w:sz w:val="18"/>
            <w:szCs w:val="18"/>
            <w:lang w:val="en-GB"/>
          </w:rPr>
          <w:t>10.1021/es101316v</w:t>
        </w:r>
      </w:hyperlink>
      <w:r w:rsidRPr="00F61435">
        <w:rPr>
          <w:spacing w:val="-2"/>
          <w:w w:val="105"/>
          <w:sz w:val="18"/>
          <w:szCs w:val="18"/>
          <w:lang w:val="en-GB"/>
        </w:rPr>
        <w:t>.</w:t>
      </w:r>
    </w:p>
    <w:p w14:paraId="6887306E" w14:textId="77777777" w:rsidR="009C0070" w:rsidRPr="00F61435" w:rsidRDefault="00000000">
      <w:pPr>
        <w:spacing w:before="7" w:line="235" w:lineRule="auto"/>
        <w:ind w:left="233" w:right="273" w:hanging="200"/>
        <w:jc w:val="both"/>
        <w:rPr>
          <w:sz w:val="18"/>
          <w:szCs w:val="18"/>
          <w:lang w:val="en-GB"/>
        </w:rPr>
      </w:pPr>
      <w:r w:rsidRPr="00F61435">
        <w:rPr>
          <w:sz w:val="18"/>
          <w:szCs w:val="18"/>
          <w:lang w:val="en-GB"/>
        </w:rPr>
        <w:t>Hartley,</w:t>
      </w:r>
      <w:r w:rsidRPr="00F61435">
        <w:rPr>
          <w:spacing w:val="-10"/>
          <w:sz w:val="18"/>
          <w:szCs w:val="18"/>
          <w:lang w:val="en-GB"/>
        </w:rPr>
        <w:t xml:space="preserve"> </w:t>
      </w:r>
      <w:r w:rsidRPr="00F61435">
        <w:rPr>
          <w:sz w:val="18"/>
          <w:szCs w:val="18"/>
          <w:lang w:val="en-GB"/>
        </w:rPr>
        <w:t>K.,</w:t>
      </w:r>
      <w:r w:rsidRPr="00F61435">
        <w:rPr>
          <w:spacing w:val="-10"/>
          <w:sz w:val="18"/>
          <w:szCs w:val="18"/>
          <w:lang w:val="en-GB"/>
        </w:rPr>
        <w:t xml:space="preserve"> </w:t>
      </w:r>
      <w:r w:rsidRPr="00F61435">
        <w:rPr>
          <w:sz w:val="18"/>
          <w:szCs w:val="18"/>
          <w:lang w:val="en-GB"/>
        </w:rPr>
        <w:t>Baldassarre,</w:t>
      </w:r>
      <w:r w:rsidRPr="00F61435">
        <w:rPr>
          <w:spacing w:val="-10"/>
          <w:sz w:val="18"/>
          <w:szCs w:val="18"/>
          <w:lang w:val="en-GB"/>
        </w:rPr>
        <w:t xml:space="preserve"> </w:t>
      </w:r>
      <w:r w:rsidRPr="00F61435">
        <w:rPr>
          <w:sz w:val="18"/>
          <w:szCs w:val="18"/>
          <w:lang w:val="en-GB"/>
        </w:rPr>
        <w:t>B.,</w:t>
      </w:r>
      <w:r w:rsidRPr="00F61435">
        <w:rPr>
          <w:spacing w:val="-9"/>
          <w:sz w:val="18"/>
          <w:szCs w:val="18"/>
          <w:lang w:val="en-GB"/>
        </w:rPr>
        <w:t xml:space="preserve"> </w:t>
      </w:r>
      <w:r w:rsidRPr="00F61435">
        <w:rPr>
          <w:sz w:val="18"/>
          <w:szCs w:val="18"/>
          <w:lang w:val="en-GB"/>
        </w:rPr>
        <w:t>Kirchherr,</w:t>
      </w:r>
      <w:r w:rsidRPr="00F61435">
        <w:rPr>
          <w:spacing w:val="-10"/>
          <w:sz w:val="18"/>
          <w:szCs w:val="18"/>
          <w:lang w:val="en-GB"/>
        </w:rPr>
        <w:t xml:space="preserve"> </w:t>
      </w:r>
      <w:r w:rsidRPr="00F61435">
        <w:rPr>
          <w:sz w:val="18"/>
          <w:szCs w:val="18"/>
          <w:lang w:val="en-GB"/>
        </w:rPr>
        <w:t>J.,</w:t>
      </w:r>
      <w:r w:rsidRPr="00F61435">
        <w:rPr>
          <w:spacing w:val="-10"/>
          <w:sz w:val="18"/>
          <w:szCs w:val="18"/>
          <w:lang w:val="en-GB"/>
        </w:rPr>
        <w:t xml:space="preserve"> </w:t>
      </w:r>
      <w:r w:rsidRPr="00F61435">
        <w:rPr>
          <w:sz w:val="18"/>
          <w:szCs w:val="18"/>
          <w:lang w:val="en-GB"/>
        </w:rPr>
        <w:t>2024.</w:t>
      </w:r>
      <w:r w:rsidRPr="00F61435">
        <w:rPr>
          <w:spacing w:val="5"/>
          <w:sz w:val="18"/>
          <w:szCs w:val="18"/>
          <w:lang w:val="en-GB"/>
        </w:rPr>
        <w:t xml:space="preserve"> </w:t>
      </w:r>
      <w:r w:rsidRPr="00F61435">
        <w:rPr>
          <w:sz w:val="18"/>
          <w:szCs w:val="18"/>
          <w:lang w:val="en-GB"/>
        </w:rPr>
        <w:t>Circular</w:t>
      </w:r>
      <w:r w:rsidRPr="00F61435">
        <w:rPr>
          <w:spacing w:val="-10"/>
          <w:sz w:val="18"/>
          <w:szCs w:val="18"/>
          <w:lang w:val="en-GB"/>
        </w:rPr>
        <w:t xml:space="preserve"> </w:t>
      </w:r>
      <w:r w:rsidRPr="00F61435">
        <w:rPr>
          <w:sz w:val="18"/>
          <w:szCs w:val="18"/>
          <w:lang w:val="en-GB"/>
        </w:rPr>
        <w:t>economy</w:t>
      </w:r>
      <w:r w:rsidRPr="00F61435">
        <w:rPr>
          <w:spacing w:val="-10"/>
          <w:sz w:val="18"/>
          <w:szCs w:val="18"/>
          <w:lang w:val="en-GB"/>
        </w:rPr>
        <w:t xml:space="preserve"> </w:t>
      </w:r>
      <w:r w:rsidRPr="00F61435">
        <w:rPr>
          <w:sz w:val="18"/>
          <w:szCs w:val="18"/>
          <w:lang w:val="en-GB"/>
        </w:rPr>
        <w:t>as</w:t>
      </w:r>
      <w:r w:rsidRPr="00F61435">
        <w:rPr>
          <w:spacing w:val="-10"/>
          <w:sz w:val="18"/>
          <w:szCs w:val="18"/>
          <w:lang w:val="en-GB"/>
        </w:rPr>
        <w:t xml:space="preserve"> </w:t>
      </w:r>
      <w:r w:rsidRPr="00F61435">
        <w:rPr>
          <w:sz w:val="18"/>
          <w:szCs w:val="18"/>
          <w:lang w:val="en-GB"/>
        </w:rPr>
        <w:t>crisis</w:t>
      </w:r>
      <w:r w:rsidRPr="00F61435">
        <w:rPr>
          <w:spacing w:val="40"/>
          <w:sz w:val="18"/>
          <w:szCs w:val="18"/>
          <w:lang w:val="en-GB"/>
        </w:rPr>
        <w:t xml:space="preserve"> </w:t>
      </w:r>
      <w:r w:rsidRPr="00F61435">
        <w:rPr>
          <w:sz w:val="18"/>
          <w:szCs w:val="18"/>
          <w:lang w:val="en-GB"/>
        </w:rPr>
        <w:t>response:</w:t>
      </w:r>
      <w:r w:rsidRPr="00F61435">
        <w:rPr>
          <w:spacing w:val="27"/>
          <w:sz w:val="18"/>
          <w:szCs w:val="18"/>
          <w:lang w:val="en-GB"/>
        </w:rPr>
        <w:t xml:space="preserve"> </w:t>
      </w:r>
      <w:r w:rsidRPr="00F61435">
        <w:rPr>
          <w:sz w:val="18"/>
          <w:szCs w:val="18"/>
          <w:lang w:val="en-GB"/>
        </w:rPr>
        <w:t>A</w:t>
      </w:r>
      <w:r w:rsidRPr="00F61435">
        <w:rPr>
          <w:spacing w:val="27"/>
          <w:sz w:val="18"/>
          <w:szCs w:val="18"/>
          <w:lang w:val="en-GB"/>
        </w:rPr>
        <w:t xml:space="preserve"> </w:t>
      </w:r>
      <w:r w:rsidRPr="00F61435">
        <w:rPr>
          <w:sz w:val="18"/>
          <w:szCs w:val="18"/>
          <w:lang w:val="en-GB"/>
        </w:rPr>
        <w:t>primer.</w:t>
      </w:r>
      <w:r w:rsidRPr="00F61435">
        <w:rPr>
          <w:spacing w:val="41"/>
          <w:sz w:val="18"/>
          <w:szCs w:val="18"/>
          <w:lang w:val="en-GB"/>
        </w:rPr>
        <w:t xml:space="preserve">  </w:t>
      </w:r>
      <w:r w:rsidRPr="00F61435">
        <w:rPr>
          <w:sz w:val="18"/>
          <w:szCs w:val="18"/>
          <w:lang w:val="en-GB"/>
        </w:rPr>
        <w:t>Journal</w:t>
      </w:r>
      <w:r w:rsidRPr="00F61435">
        <w:rPr>
          <w:spacing w:val="27"/>
          <w:sz w:val="18"/>
          <w:szCs w:val="18"/>
          <w:lang w:val="en-GB"/>
        </w:rPr>
        <w:t xml:space="preserve"> </w:t>
      </w:r>
      <w:r w:rsidRPr="00F61435">
        <w:rPr>
          <w:sz w:val="18"/>
          <w:szCs w:val="18"/>
          <w:lang w:val="en-GB"/>
        </w:rPr>
        <w:t>of</w:t>
      </w:r>
      <w:r w:rsidRPr="00F61435">
        <w:rPr>
          <w:spacing w:val="27"/>
          <w:sz w:val="18"/>
          <w:szCs w:val="18"/>
          <w:lang w:val="en-GB"/>
        </w:rPr>
        <w:t xml:space="preserve"> </w:t>
      </w:r>
      <w:r w:rsidRPr="00F61435">
        <w:rPr>
          <w:sz w:val="18"/>
          <w:szCs w:val="18"/>
          <w:lang w:val="en-GB"/>
        </w:rPr>
        <w:t>Cleaner</w:t>
      </w:r>
      <w:r w:rsidRPr="00F61435">
        <w:rPr>
          <w:spacing w:val="27"/>
          <w:sz w:val="18"/>
          <w:szCs w:val="18"/>
          <w:lang w:val="en-GB"/>
        </w:rPr>
        <w:t xml:space="preserve"> </w:t>
      </w:r>
      <w:r w:rsidRPr="00F61435">
        <w:rPr>
          <w:sz w:val="18"/>
          <w:szCs w:val="18"/>
          <w:lang w:val="en-GB"/>
        </w:rPr>
        <w:t>Production</w:t>
      </w:r>
      <w:r w:rsidRPr="00F61435">
        <w:rPr>
          <w:spacing w:val="27"/>
          <w:sz w:val="18"/>
          <w:szCs w:val="18"/>
          <w:lang w:val="en-GB"/>
        </w:rPr>
        <w:t xml:space="preserve"> </w:t>
      </w:r>
      <w:r w:rsidRPr="00F61435">
        <w:rPr>
          <w:sz w:val="18"/>
          <w:szCs w:val="18"/>
          <w:lang w:val="en-GB"/>
        </w:rPr>
        <w:t>URL:</w:t>
      </w:r>
      <w:r w:rsidRPr="00F61435">
        <w:rPr>
          <w:spacing w:val="18"/>
          <w:w w:val="120"/>
          <w:sz w:val="18"/>
          <w:szCs w:val="18"/>
          <w:lang w:val="en-GB"/>
        </w:rPr>
        <w:t xml:space="preserve"> </w:t>
      </w:r>
      <w:hyperlink r:id="rId95">
        <w:r w:rsidRPr="00F61435">
          <w:rPr>
            <w:color w:val="2F4F4F"/>
            <w:spacing w:val="9"/>
            <w:w w:val="120"/>
            <w:sz w:val="18"/>
            <w:szCs w:val="18"/>
            <w:lang w:val="en-GB"/>
          </w:rPr>
          <w:t>https:</w:t>
        </w:r>
      </w:hyperlink>
    </w:p>
    <w:p w14:paraId="2559CFFE" w14:textId="77777777" w:rsidR="009C0070" w:rsidRPr="00F61435" w:rsidRDefault="00000000">
      <w:pPr>
        <w:spacing w:line="220" w:lineRule="auto"/>
        <w:ind w:left="233" w:hanging="9"/>
        <w:rPr>
          <w:sz w:val="18"/>
          <w:szCs w:val="18"/>
          <w:lang w:val="en-GB"/>
        </w:rPr>
      </w:pPr>
      <w:hyperlink r:id="rId96">
        <w:r w:rsidRPr="00F61435">
          <w:rPr>
            <w:color w:val="2F4F4F"/>
            <w:w w:val="120"/>
            <w:sz w:val="18"/>
            <w:szCs w:val="18"/>
            <w:lang w:val="en-GB"/>
          </w:rPr>
          <w:t>//doi.org/10.1016/j.jclepro.2023.140140</w:t>
        </w:r>
      </w:hyperlink>
      <w:r w:rsidRPr="00F61435">
        <w:rPr>
          <w:w w:val="120"/>
          <w:sz w:val="18"/>
          <w:szCs w:val="18"/>
          <w:lang w:val="en-GB"/>
        </w:rPr>
        <w:t>, doi:</w:t>
      </w:r>
      <w:hyperlink r:id="rId97">
        <w:r w:rsidRPr="00F61435">
          <w:rPr>
            <w:color w:val="2F4F4F"/>
            <w:w w:val="120"/>
            <w:sz w:val="18"/>
            <w:szCs w:val="18"/>
            <w:lang w:val="en-GB"/>
          </w:rPr>
          <w:t>10.1016/</w:t>
        </w:r>
      </w:hyperlink>
      <w:r w:rsidRPr="00F61435">
        <w:rPr>
          <w:color w:val="2F4F4F"/>
          <w:spacing w:val="40"/>
          <w:w w:val="125"/>
          <w:sz w:val="18"/>
          <w:szCs w:val="18"/>
          <w:lang w:val="en-GB"/>
        </w:rPr>
        <w:t xml:space="preserve"> </w:t>
      </w:r>
      <w:hyperlink r:id="rId98">
        <w:r w:rsidRPr="00F61435">
          <w:rPr>
            <w:color w:val="2F4F4F"/>
            <w:spacing w:val="-2"/>
            <w:w w:val="125"/>
            <w:sz w:val="18"/>
            <w:szCs w:val="18"/>
            <w:lang w:val="en-GB"/>
          </w:rPr>
          <w:t>j.jclepro.2023.140140</w:t>
        </w:r>
      </w:hyperlink>
      <w:r w:rsidRPr="00F61435">
        <w:rPr>
          <w:spacing w:val="-2"/>
          <w:w w:val="125"/>
          <w:sz w:val="18"/>
          <w:szCs w:val="18"/>
          <w:lang w:val="en-GB"/>
        </w:rPr>
        <w:t>.</w:t>
      </w:r>
    </w:p>
    <w:p w14:paraId="018D098F" w14:textId="6D48A254" w:rsidR="009C0070" w:rsidRPr="00F61435" w:rsidRDefault="00000000">
      <w:pPr>
        <w:spacing w:before="5" w:line="244" w:lineRule="auto"/>
        <w:ind w:left="227" w:right="287" w:hanging="194"/>
        <w:jc w:val="both"/>
        <w:rPr>
          <w:sz w:val="18"/>
          <w:szCs w:val="18"/>
          <w:lang w:val="en-GB"/>
        </w:rPr>
      </w:pPr>
      <w:r w:rsidRPr="00F61435">
        <w:rPr>
          <w:spacing w:val="-2"/>
          <w:sz w:val="18"/>
          <w:szCs w:val="18"/>
          <w:lang w:val="en-GB"/>
        </w:rPr>
        <w:t>Hauschild,</w:t>
      </w:r>
      <w:r w:rsidRPr="00F61435">
        <w:rPr>
          <w:spacing w:val="-5"/>
          <w:sz w:val="18"/>
          <w:szCs w:val="18"/>
          <w:lang w:val="en-GB"/>
        </w:rPr>
        <w:t xml:space="preserve"> </w:t>
      </w:r>
      <w:r w:rsidRPr="00F61435">
        <w:rPr>
          <w:spacing w:val="-2"/>
          <w:sz w:val="18"/>
          <w:szCs w:val="18"/>
          <w:lang w:val="en-GB"/>
        </w:rPr>
        <w:t>M.Z.,</w:t>
      </w:r>
      <w:r w:rsidRPr="00F61435">
        <w:rPr>
          <w:spacing w:val="-5"/>
          <w:sz w:val="18"/>
          <w:szCs w:val="18"/>
          <w:lang w:val="en-GB"/>
        </w:rPr>
        <w:t xml:space="preserve"> </w:t>
      </w:r>
      <w:r w:rsidRPr="00F61435">
        <w:rPr>
          <w:spacing w:val="-2"/>
          <w:sz w:val="18"/>
          <w:szCs w:val="18"/>
          <w:lang w:val="en-GB"/>
        </w:rPr>
        <w:t>Potting,</w:t>
      </w:r>
      <w:r w:rsidRPr="00F61435">
        <w:rPr>
          <w:spacing w:val="-5"/>
          <w:sz w:val="18"/>
          <w:szCs w:val="18"/>
          <w:lang w:val="en-GB"/>
        </w:rPr>
        <w:t xml:space="preserve"> </w:t>
      </w:r>
      <w:r w:rsidRPr="00F61435">
        <w:rPr>
          <w:spacing w:val="-2"/>
          <w:sz w:val="18"/>
          <w:szCs w:val="18"/>
          <w:lang w:val="en-GB"/>
        </w:rPr>
        <w:t>J.,</w:t>
      </w:r>
      <w:r w:rsidRPr="00F61435">
        <w:rPr>
          <w:spacing w:val="-5"/>
          <w:sz w:val="18"/>
          <w:szCs w:val="18"/>
          <w:lang w:val="en-GB"/>
        </w:rPr>
        <w:t xml:space="preserve"> </w:t>
      </w:r>
      <w:r w:rsidRPr="00F61435">
        <w:rPr>
          <w:spacing w:val="-2"/>
          <w:sz w:val="18"/>
          <w:szCs w:val="18"/>
          <w:lang w:val="en-GB"/>
        </w:rPr>
        <w:t>2004.</w:t>
      </w:r>
      <w:r w:rsidRPr="00F61435">
        <w:rPr>
          <w:sz w:val="18"/>
          <w:szCs w:val="18"/>
          <w:lang w:val="en-GB"/>
        </w:rPr>
        <w:t xml:space="preserve"> </w:t>
      </w:r>
      <w:r w:rsidRPr="00F61435">
        <w:rPr>
          <w:spacing w:val="-2"/>
          <w:sz w:val="18"/>
          <w:szCs w:val="18"/>
          <w:lang w:val="en-GB"/>
        </w:rPr>
        <w:t>Spatial</w:t>
      </w:r>
      <w:r w:rsidRPr="00F61435">
        <w:rPr>
          <w:spacing w:val="-5"/>
          <w:sz w:val="18"/>
          <w:szCs w:val="18"/>
          <w:lang w:val="en-GB"/>
        </w:rPr>
        <w:t xml:space="preserve"> </w:t>
      </w:r>
      <w:r w:rsidRPr="00F61435">
        <w:rPr>
          <w:spacing w:val="-2"/>
          <w:sz w:val="18"/>
          <w:szCs w:val="18"/>
          <w:lang w:val="en-GB"/>
        </w:rPr>
        <w:t>differentiation</w:t>
      </w:r>
      <w:r w:rsidRPr="00F61435">
        <w:rPr>
          <w:spacing w:val="-5"/>
          <w:sz w:val="18"/>
          <w:szCs w:val="18"/>
          <w:lang w:val="en-GB"/>
        </w:rPr>
        <w:t xml:space="preserve"> </w:t>
      </w:r>
      <w:r w:rsidRPr="00F61435">
        <w:rPr>
          <w:spacing w:val="-2"/>
          <w:sz w:val="18"/>
          <w:szCs w:val="18"/>
          <w:lang w:val="en-GB"/>
        </w:rPr>
        <w:t>in</w:t>
      </w:r>
      <w:r w:rsidRPr="00F61435">
        <w:rPr>
          <w:spacing w:val="-5"/>
          <w:sz w:val="18"/>
          <w:szCs w:val="18"/>
          <w:lang w:val="en-GB"/>
        </w:rPr>
        <w:t xml:space="preserve"> </w:t>
      </w:r>
      <w:r w:rsidRPr="00F61435">
        <w:rPr>
          <w:spacing w:val="-2"/>
          <w:sz w:val="18"/>
          <w:szCs w:val="18"/>
          <w:lang w:val="en-GB"/>
        </w:rPr>
        <w:t>life</w:t>
      </w:r>
      <w:r w:rsidRPr="00F61435">
        <w:rPr>
          <w:spacing w:val="-5"/>
          <w:sz w:val="18"/>
          <w:szCs w:val="18"/>
          <w:lang w:val="en-GB"/>
        </w:rPr>
        <w:t xml:space="preserve"> </w:t>
      </w:r>
      <w:r w:rsidRPr="00F61435">
        <w:rPr>
          <w:spacing w:val="-2"/>
          <w:sz w:val="18"/>
          <w:szCs w:val="18"/>
          <w:lang w:val="en-GB"/>
        </w:rPr>
        <w:t>cycle</w:t>
      </w:r>
      <w:r w:rsidRPr="00F61435">
        <w:rPr>
          <w:spacing w:val="-5"/>
          <w:sz w:val="18"/>
          <w:szCs w:val="18"/>
          <w:lang w:val="en-GB"/>
        </w:rPr>
        <w:t xml:space="preserve"> </w:t>
      </w:r>
      <w:r w:rsidRPr="00F61435">
        <w:rPr>
          <w:spacing w:val="-2"/>
          <w:sz w:val="18"/>
          <w:szCs w:val="18"/>
          <w:lang w:val="en-GB"/>
        </w:rPr>
        <w:t>impact</w:t>
      </w:r>
      <w:r w:rsidRPr="00F61435">
        <w:rPr>
          <w:spacing w:val="40"/>
          <w:sz w:val="18"/>
          <w:szCs w:val="18"/>
          <w:lang w:val="en-GB"/>
        </w:rPr>
        <w:t xml:space="preserve"> </w:t>
      </w:r>
      <w:r w:rsidRPr="00F61435">
        <w:rPr>
          <w:sz w:val="18"/>
          <w:szCs w:val="18"/>
          <w:lang w:val="en-GB"/>
        </w:rPr>
        <w:t>assessment the EDIP-2003 methodology. guidelines from the danish EPA, in: Environmental News, Danish Environmental Protection</w:t>
      </w:r>
      <w:r w:rsidRPr="00F61435">
        <w:rPr>
          <w:w w:val="110"/>
          <w:sz w:val="18"/>
          <w:szCs w:val="18"/>
          <w:lang w:val="en-GB"/>
        </w:rPr>
        <w:t xml:space="preserve"> Agency. pp. </w:t>
      </w:r>
      <w:r w:rsidRPr="00F61435">
        <w:rPr>
          <w:sz w:val="18"/>
          <w:szCs w:val="18"/>
          <w:lang w:val="en-GB"/>
        </w:rPr>
        <w:t>1–195.</w:t>
      </w:r>
      <w:r w:rsidRPr="00F61435">
        <w:rPr>
          <w:spacing w:val="31"/>
          <w:w w:val="110"/>
          <w:sz w:val="18"/>
          <w:szCs w:val="18"/>
          <w:lang w:val="en-GB"/>
        </w:rPr>
        <w:t xml:space="preserve"> </w:t>
      </w:r>
      <w:r w:rsidRPr="00F61435">
        <w:rPr>
          <w:w w:val="110"/>
          <w:sz w:val="18"/>
          <w:szCs w:val="18"/>
          <w:lang w:val="en-GB"/>
        </w:rPr>
        <w:t xml:space="preserve">URL: </w:t>
      </w:r>
      <w:r w:rsidRPr="00F61435">
        <w:rPr>
          <w:color w:val="2F4F4F"/>
          <w:w w:val="110"/>
          <w:sz w:val="18"/>
          <w:szCs w:val="18"/>
          <w:lang w:val="en-GB"/>
        </w:rPr>
        <w:t>https://api.semanticscholar.org/Co rpusID:113556375</w:t>
      </w:r>
      <w:r w:rsidRPr="00F61435">
        <w:rPr>
          <w:w w:val="110"/>
          <w:sz w:val="18"/>
          <w:szCs w:val="18"/>
          <w:lang w:val="en-GB"/>
        </w:rPr>
        <w:t>,</w:t>
      </w:r>
      <w:r w:rsidRPr="00F61435">
        <w:rPr>
          <w:spacing w:val="-7"/>
          <w:w w:val="110"/>
          <w:sz w:val="18"/>
          <w:szCs w:val="18"/>
          <w:lang w:val="en-GB"/>
        </w:rPr>
        <w:t xml:space="preserve"> </w:t>
      </w:r>
      <w:r w:rsidRPr="00F61435">
        <w:rPr>
          <w:w w:val="110"/>
          <w:sz w:val="18"/>
          <w:szCs w:val="18"/>
          <w:lang w:val="en-GB"/>
        </w:rPr>
        <w:t>doi:</w:t>
      </w:r>
      <w:hyperlink r:id="rId99">
        <w:r w:rsidRPr="00F61435">
          <w:rPr>
            <w:color w:val="2F4F4F"/>
            <w:w w:val="110"/>
            <w:sz w:val="18"/>
            <w:szCs w:val="18"/>
            <w:lang w:val="en-GB"/>
          </w:rPr>
          <w:t>10.1016/j.jclepro.2023.140140</w:t>
        </w:r>
      </w:hyperlink>
      <w:r w:rsidRPr="00F61435">
        <w:rPr>
          <w:w w:val="110"/>
          <w:sz w:val="18"/>
          <w:szCs w:val="18"/>
          <w:lang w:val="en-GB"/>
        </w:rPr>
        <w:t>.</w:t>
      </w:r>
    </w:p>
    <w:p w14:paraId="1AB474F7" w14:textId="77777777" w:rsidR="009C0070" w:rsidRPr="00F61435" w:rsidRDefault="00000000">
      <w:pPr>
        <w:spacing w:line="237" w:lineRule="auto"/>
        <w:ind w:left="229" w:right="294" w:hanging="195"/>
        <w:jc w:val="both"/>
        <w:rPr>
          <w:sz w:val="18"/>
          <w:szCs w:val="18"/>
          <w:lang w:val="en-GB"/>
        </w:rPr>
      </w:pPr>
      <w:r w:rsidRPr="00F61435">
        <w:rPr>
          <w:sz w:val="18"/>
          <w:szCs w:val="18"/>
          <w:lang w:val="en-GB"/>
        </w:rPr>
        <w:t>Hool,</w:t>
      </w:r>
      <w:r w:rsidRPr="00F61435">
        <w:rPr>
          <w:spacing w:val="20"/>
          <w:sz w:val="18"/>
          <w:szCs w:val="18"/>
          <w:lang w:val="en-GB"/>
        </w:rPr>
        <w:t xml:space="preserve"> </w:t>
      </w:r>
      <w:r w:rsidRPr="00F61435">
        <w:rPr>
          <w:sz w:val="18"/>
          <w:szCs w:val="18"/>
          <w:lang w:val="en-GB"/>
        </w:rPr>
        <w:t>A.,</w:t>
      </w:r>
      <w:r w:rsidRPr="00F61435">
        <w:rPr>
          <w:spacing w:val="19"/>
          <w:sz w:val="18"/>
          <w:szCs w:val="18"/>
          <w:lang w:val="en-GB"/>
        </w:rPr>
        <w:t xml:space="preserve"> </w:t>
      </w:r>
      <w:r w:rsidRPr="00F61435">
        <w:rPr>
          <w:sz w:val="18"/>
          <w:szCs w:val="18"/>
          <w:lang w:val="en-GB"/>
        </w:rPr>
        <w:t>Helbig,</w:t>
      </w:r>
      <w:r w:rsidRPr="00F61435">
        <w:rPr>
          <w:spacing w:val="19"/>
          <w:sz w:val="18"/>
          <w:szCs w:val="18"/>
          <w:lang w:val="en-GB"/>
        </w:rPr>
        <w:t xml:space="preserve"> </w:t>
      </w:r>
      <w:r w:rsidRPr="00F61435">
        <w:rPr>
          <w:sz w:val="18"/>
          <w:szCs w:val="18"/>
          <w:lang w:val="en-GB"/>
        </w:rPr>
        <w:t>C.,</w:t>
      </w:r>
      <w:r w:rsidRPr="00F61435">
        <w:rPr>
          <w:spacing w:val="19"/>
          <w:sz w:val="18"/>
          <w:szCs w:val="18"/>
          <w:lang w:val="en-GB"/>
        </w:rPr>
        <w:t xml:space="preserve"> </w:t>
      </w:r>
      <w:r w:rsidRPr="00F61435">
        <w:rPr>
          <w:sz w:val="18"/>
          <w:szCs w:val="18"/>
          <w:lang w:val="en-GB"/>
        </w:rPr>
        <w:t>Wierink,</w:t>
      </w:r>
      <w:r w:rsidRPr="00F61435">
        <w:rPr>
          <w:spacing w:val="19"/>
          <w:sz w:val="18"/>
          <w:szCs w:val="18"/>
          <w:lang w:val="en-GB"/>
        </w:rPr>
        <w:t xml:space="preserve"> </w:t>
      </w:r>
      <w:r w:rsidRPr="00F61435">
        <w:rPr>
          <w:sz w:val="18"/>
          <w:szCs w:val="18"/>
          <w:lang w:val="en-GB"/>
        </w:rPr>
        <w:t>G.,</w:t>
      </w:r>
      <w:r w:rsidRPr="00F61435">
        <w:rPr>
          <w:spacing w:val="20"/>
          <w:sz w:val="18"/>
          <w:szCs w:val="18"/>
          <w:lang w:val="en-GB"/>
        </w:rPr>
        <w:t xml:space="preserve"> </w:t>
      </w:r>
      <w:r w:rsidRPr="00F61435">
        <w:rPr>
          <w:sz w:val="18"/>
          <w:szCs w:val="18"/>
          <w:lang w:val="en-GB"/>
        </w:rPr>
        <w:t>2023.</w:t>
      </w:r>
      <w:r w:rsidRPr="00F61435">
        <w:rPr>
          <w:spacing w:val="80"/>
          <w:sz w:val="18"/>
          <w:szCs w:val="18"/>
          <w:lang w:val="en-GB"/>
        </w:rPr>
        <w:t xml:space="preserve"> </w:t>
      </w:r>
      <w:r w:rsidRPr="00F61435">
        <w:rPr>
          <w:sz w:val="18"/>
          <w:szCs w:val="18"/>
          <w:lang w:val="en-GB"/>
        </w:rPr>
        <w:t>Challenges</w:t>
      </w:r>
      <w:r w:rsidRPr="00F61435">
        <w:rPr>
          <w:spacing w:val="19"/>
          <w:sz w:val="18"/>
          <w:szCs w:val="18"/>
          <w:lang w:val="en-GB"/>
        </w:rPr>
        <w:t xml:space="preserve"> </w:t>
      </w:r>
      <w:r w:rsidRPr="00F61435">
        <w:rPr>
          <w:sz w:val="18"/>
          <w:szCs w:val="18"/>
          <w:lang w:val="en-GB"/>
        </w:rPr>
        <w:t>and</w:t>
      </w:r>
      <w:r w:rsidRPr="00F61435">
        <w:rPr>
          <w:spacing w:val="20"/>
          <w:sz w:val="18"/>
          <w:szCs w:val="18"/>
          <w:lang w:val="en-GB"/>
        </w:rPr>
        <w:t xml:space="preserve"> </w:t>
      </w:r>
      <w:r w:rsidRPr="00F61435">
        <w:rPr>
          <w:sz w:val="18"/>
          <w:szCs w:val="18"/>
          <w:lang w:val="en-GB"/>
        </w:rPr>
        <w:t>opportunities</w:t>
      </w:r>
      <w:r w:rsidRPr="00F61435">
        <w:rPr>
          <w:spacing w:val="40"/>
          <w:sz w:val="18"/>
          <w:szCs w:val="18"/>
          <w:lang w:val="en-GB"/>
        </w:rPr>
        <w:t xml:space="preserve"> </w:t>
      </w:r>
      <w:r w:rsidRPr="00F61435">
        <w:rPr>
          <w:sz w:val="18"/>
          <w:szCs w:val="18"/>
          <w:lang w:val="en-GB"/>
        </w:rPr>
        <w:t>of the european critical raw materials act.</w:t>
      </w:r>
      <w:r w:rsidRPr="00F61435">
        <w:rPr>
          <w:spacing w:val="40"/>
          <w:sz w:val="18"/>
          <w:szCs w:val="18"/>
          <w:lang w:val="en-GB"/>
        </w:rPr>
        <w:t xml:space="preserve"> </w:t>
      </w:r>
      <w:r w:rsidRPr="00F61435">
        <w:rPr>
          <w:sz w:val="18"/>
          <w:szCs w:val="18"/>
          <w:lang w:val="en-GB"/>
        </w:rPr>
        <w:t>Mineral Economics URL:</w:t>
      </w:r>
      <w:r w:rsidRPr="00F61435">
        <w:rPr>
          <w:w w:val="110"/>
          <w:sz w:val="18"/>
          <w:szCs w:val="18"/>
          <w:lang w:val="en-GB"/>
        </w:rPr>
        <w:t xml:space="preserve"> </w:t>
      </w:r>
      <w:hyperlink r:id="rId100">
        <w:r w:rsidRPr="00F61435">
          <w:rPr>
            <w:color w:val="2F4F4F"/>
            <w:w w:val="110"/>
            <w:sz w:val="18"/>
            <w:szCs w:val="18"/>
            <w:lang w:val="en-GB"/>
          </w:rPr>
          <w:t>https://doi.org/10.1007/s13563-023-00394-y</w:t>
        </w:r>
      </w:hyperlink>
      <w:r w:rsidRPr="00F61435">
        <w:rPr>
          <w:w w:val="110"/>
          <w:sz w:val="18"/>
          <w:szCs w:val="18"/>
          <w:lang w:val="en-GB"/>
        </w:rPr>
        <w:t>, doi:</w:t>
      </w:r>
      <w:hyperlink r:id="rId101">
        <w:r w:rsidRPr="00F61435">
          <w:rPr>
            <w:color w:val="2F4F4F"/>
            <w:w w:val="110"/>
            <w:sz w:val="18"/>
            <w:szCs w:val="18"/>
            <w:lang w:val="en-GB"/>
          </w:rPr>
          <w:t>10.100</w:t>
        </w:r>
      </w:hyperlink>
      <w:r w:rsidRPr="00F61435">
        <w:rPr>
          <w:color w:val="2F4F4F"/>
          <w:w w:val="110"/>
          <w:sz w:val="18"/>
          <w:szCs w:val="18"/>
          <w:lang w:val="en-GB"/>
        </w:rPr>
        <w:t xml:space="preserve"> </w:t>
      </w:r>
      <w:hyperlink r:id="rId102">
        <w:r w:rsidRPr="00F61435">
          <w:rPr>
            <w:color w:val="2F4F4F"/>
            <w:spacing w:val="-2"/>
            <w:w w:val="110"/>
            <w:sz w:val="18"/>
            <w:szCs w:val="18"/>
            <w:lang w:val="en-GB"/>
          </w:rPr>
          <w:t>7/s13563-023-00394-y</w:t>
        </w:r>
      </w:hyperlink>
      <w:r w:rsidRPr="00F61435">
        <w:rPr>
          <w:spacing w:val="-2"/>
          <w:w w:val="110"/>
          <w:sz w:val="18"/>
          <w:szCs w:val="18"/>
          <w:lang w:val="en-GB"/>
        </w:rPr>
        <w:t>.</w:t>
      </w:r>
    </w:p>
    <w:p w14:paraId="17F7DC2F" w14:textId="16886E06" w:rsidR="009C0070" w:rsidRPr="00F61435" w:rsidRDefault="00000000">
      <w:pPr>
        <w:spacing w:line="244" w:lineRule="auto"/>
        <w:ind w:left="233" w:right="287" w:hanging="200"/>
        <w:jc w:val="both"/>
        <w:rPr>
          <w:sz w:val="18"/>
          <w:szCs w:val="18"/>
          <w:lang w:val="en-GB"/>
        </w:rPr>
      </w:pPr>
      <w:r w:rsidRPr="00F61435">
        <w:rPr>
          <w:spacing w:val="-2"/>
          <w:sz w:val="18"/>
          <w:szCs w:val="18"/>
          <w:lang w:val="en-GB"/>
        </w:rPr>
        <w:t>Huijbregts, M.A.J., Hellweg, S., Frischknecht, R., Hendriks, H.W.M., et al.,</w:t>
      </w:r>
      <w:r w:rsidRPr="00F61435">
        <w:rPr>
          <w:spacing w:val="40"/>
          <w:sz w:val="18"/>
          <w:szCs w:val="18"/>
          <w:lang w:val="en-GB"/>
        </w:rPr>
        <w:t xml:space="preserve"> </w:t>
      </w:r>
      <w:r w:rsidRPr="00F61435">
        <w:rPr>
          <w:sz w:val="18"/>
          <w:szCs w:val="18"/>
          <w:lang w:val="en-GB"/>
        </w:rPr>
        <w:t>2010.</w:t>
      </w:r>
      <w:r w:rsidRPr="00F61435">
        <w:rPr>
          <w:spacing w:val="40"/>
          <w:sz w:val="18"/>
          <w:szCs w:val="18"/>
          <w:lang w:val="en-GB"/>
        </w:rPr>
        <w:t xml:space="preserve"> </w:t>
      </w:r>
      <w:r w:rsidRPr="00F61435">
        <w:rPr>
          <w:sz w:val="18"/>
          <w:szCs w:val="18"/>
          <w:lang w:val="en-GB"/>
        </w:rPr>
        <w:t>Cumulative energy demand as predictor for the environmental</w:t>
      </w:r>
      <w:r w:rsidRPr="00F61435">
        <w:rPr>
          <w:spacing w:val="40"/>
          <w:sz w:val="18"/>
          <w:szCs w:val="18"/>
          <w:lang w:val="en-GB"/>
        </w:rPr>
        <w:t xml:space="preserve"> </w:t>
      </w:r>
      <w:r w:rsidRPr="00F61435">
        <w:rPr>
          <w:sz w:val="18"/>
          <w:szCs w:val="18"/>
          <w:lang w:val="en-GB"/>
        </w:rPr>
        <w:t>burden of commodity production.</w:t>
      </w:r>
      <w:r w:rsidRPr="00F61435">
        <w:rPr>
          <w:spacing w:val="40"/>
          <w:sz w:val="18"/>
          <w:szCs w:val="18"/>
          <w:lang w:val="en-GB"/>
        </w:rPr>
        <w:t xml:space="preserve"> </w:t>
      </w:r>
      <w:r w:rsidRPr="00F61435">
        <w:rPr>
          <w:sz w:val="18"/>
          <w:szCs w:val="18"/>
          <w:lang w:val="en-GB"/>
        </w:rPr>
        <w:t xml:space="preserve">Environmental Science &amp; Technology URL: </w:t>
      </w:r>
      <w:hyperlink r:id="rId103">
        <w:r w:rsidRPr="00F61435">
          <w:rPr>
            <w:color w:val="2F4F4F"/>
            <w:sz w:val="18"/>
            <w:szCs w:val="18"/>
            <w:lang w:val="en-GB"/>
          </w:rPr>
          <w:t>http://doi.org/10.1021/es902870s</w:t>
        </w:r>
      </w:hyperlink>
      <w:r w:rsidRPr="00F61435">
        <w:rPr>
          <w:sz w:val="18"/>
          <w:szCs w:val="18"/>
          <w:lang w:val="en-GB"/>
        </w:rPr>
        <w:t>, doi:</w:t>
      </w:r>
      <w:hyperlink r:id="rId104">
        <w:r w:rsidRPr="00F61435">
          <w:rPr>
            <w:color w:val="2F4F4F"/>
            <w:sz w:val="18"/>
            <w:szCs w:val="18"/>
            <w:lang w:val="en-GB"/>
          </w:rPr>
          <w:t>10.1021/es</w:t>
        </w:r>
      </w:hyperlink>
      <w:r w:rsidRPr="00F61435">
        <w:rPr>
          <w:color w:val="2F4F4F"/>
          <w:spacing w:val="40"/>
          <w:sz w:val="18"/>
          <w:szCs w:val="18"/>
          <w:lang w:val="en-GB"/>
        </w:rPr>
        <w:t xml:space="preserve"> </w:t>
      </w:r>
      <w:hyperlink r:id="rId105">
        <w:r w:rsidRPr="00F61435">
          <w:rPr>
            <w:color w:val="2F4F4F"/>
            <w:spacing w:val="-2"/>
            <w:sz w:val="18"/>
            <w:szCs w:val="18"/>
            <w:lang w:val="en-GB"/>
          </w:rPr>
          <w:t>902870s</w:t>
        </w:r>
      </w:hyperlink>
      <w:r w:rsidRPr="00F61435">
        <w:rPr>
          <w:spacing w:val="-2"/>
          <w:sz w:val="18"/>
          <w:szCs w:val="18"/>
          <w:lang w:val="en-GB"/>
        </w:rPr>
        <w:t>.</w:t>
      </w:r>
    </w:p>
    <w:p w14:paraId="1AC6BBC0" w14:textId="77777777" w:rsidR="009C0070" w:rsidRPr="00F61435" w:rsidRDefault="00000000">
      <w:pPr>
        <w:spacing w:line="244" w:lineRule="auto"/>
        <w:ind w:left="227" w:right="288" w:hanging="194"/>
        <w:jc w:val="both"/>
        <w:rPr>
          <w:sz w:val="18"/>
          <w:szCs w:val="18"/>
          <w:lang w:val="en-GB"/>
        </w:rPr>
      </w:pPr>
      <w:r w:rsidRPr="00F61435">
        <w:rPr>
          <w:spacing w:val="-4"/>
          <w:sz w:val="18"/>
          <w:szCs w:val="18"/>
          <w:lang w:val="en-GB"/>
        </w:rPr>
        <w:t>Huijbregts, M.A.J., Steinmann, Z.J.N., Elshout, P.M.F., Stam, G., et al., 2016.</w:t>
      </w:r>
      <w:r w:rsidRPr="00F61435">
        <w:rPr>
          <w:spacing w:val="40"/>
          <w:sz w:val="18"/>
          <w:szCs w:val="18"/>
          <w:lang w:val="en-GB"/>
        </w:rPr>
        <w:t xml:space="preserve"> </w:t>
      </w:r>
      <w:r w:rsidRPr="00F61435">
        <w:rPr>
          <w:sz w:val="18"/>
          <w:szCs w:val="18"/>
          <w:lang w:val="en-GB"/>
        </w:rPr>
        <w:t>ReCiPe2016: a harmonised life cycle impact assessment method at</w:t>
      </w:r>
      <w:r w:rsidRPr="00F61435">
        <w:rPr>
          <w:spacing w:val="40"/>
          <w:sz w:val="18"/>
          <w:szCs w:val="18"/>
          <w:lang w:val="en-GB"/>
        </w:rPr>
        <w:t xml:space="preserve"> </w:t>
      </w:r>
      <w:r w:rsidRPr="00F61435">
        <w:rPr>
          <w:sz w:val="18"/>
          <w:szCs w:val="18"/>
          <w:lang w:val="en-GB"/>
        </w:rPr>
        <w:t>midpoint and endpoint level.</w:t>
      </w:r>
      <w:r w:rsidRPr="00F61435">
        <w:rPr>
          <w:spacing w:val="40"/>
          <w:sz w:val="18"/>
          <w:szCs w:val="18"/>
          <w:lang w:val="en-GB"/>
        </w:rPr>
        <w:t xml:space="preserve"> </w:t>
      </w:r>
      <w:r w:rsidRPr="00F61435">
        <w:rPr>
          <w:sz w:val="18"/>
          <w:szCs w:val="18"/>
          <w:lang w:val="en-GB"/>
        </w:rPr>
        <w:t>The International Journal of Life Cycle</w:t>
      </w:r>
      <w:r w:rsidRPr="00F61435">
        <w:rPr>
          <w:w w:val="110"/>
          <w:sz w:val="18"/>
          <w:szCs w:val="18"/>
          <w:lang w:val="en-GB"/>
        </w:rPr>
        <w:t xml:space="preserve"> Assessment</w:t>
      </w:r>
      <w:r w:rsidRPr="00F61435">
        <w:rPr>
          <w:spacing w:val="40"/>
          <w:w w:val="110"/>
          <w:sz w:val="18"/>
          <w:szCs w:val="18"/>
          <w:lang w:val="en-GB"/>
        </w:rPr>
        <w:t xml:space="preserve"> </w:t>
      </w:r>
      <w:r w:rsidRPr="00F61435">
        <w:rPr>
          <w:w w:val="110"/>
          <w:sz w:val="18"/>
          <w:szCs w:val="18"/>
          <w:lang w:val="en-GB"/>
        </w:rPr>
        <w:t>URL:</w:t>
      </w:r>
      <w:r w:rsidRPr="00F61435">
        <w:rPr>
          <w:spacing w:val="41"/>
          <w:w w:val="110"/>
          <w:sz w:val="18"/>
          <w:szCs w:val="18"/>
          <w:lang w:val="en-GB"/>
        </w:rPr>
        <w:t xml:space="preserve"> </w:t>
      </w:r>
      <w:hyperlink r:id="rId106">
        <w:r w:rsidRPr="00F61435">
          <w:rPr>
            <w:color w:val="2F4F4F"/>
            <w:w w:val="110"/>
            <w:sz w:val="18"/>
            <w:szCs w:val="18"/>
            <w:lang w:val="en-GB"/>
          </w:rPr>
          <w:t>https://doi.org/10.1007/s11367-016-124</w:t>
        </w:r>
      </w:hyperlink>
      <w:r w:rsidRPr="00F61435">
        <w:rPr>
          <w:color w:val="2F4F4F"/>
          <w:spacing w:val="80"/>
          <w:w w:val="110"/>
          <w:sz w:val="18"/>
          <w:szCs w:val="18"/>
          <w:lang w:val="en-GB"/>
        </w:rPr>
        <w:t xml:space="preserve"> </w:t>
      </w:r>
      <w:hyperlink r:id="rId107">
        <w:r w:rsidRPr="00F61435">
          <w:rPr>
            <w:color w:val="2F4F4F"/>
            <w:w w:val="110"/>
            <w:sz w:val="18"/>
            <w:szCs w:val="18"/>
            <w:lang w:val="en-GB"/>
          </w:rPr>
          <w:t>6-y</w:t>
        </w:r>
      </w:hyperlink>
      <w:r w:rsidRPr="00F61435">
        <w:rPr>
          <w:w w:val="110"/>
          <w:sz w:val="18"/>
          <w:szCs w:val="18"/>
          <w:lang w:val="en-GB"/>
        </w:rPr>
        <w:t>,</w:t>
      </w:r>
      <w:r w:rsidRPr="00F61435">
        <w:rPr>
          <w:spacing w:val="-7"/>
          <w:w w:val="110"/>
          <w:sz w:val="18"/>
          <w:szCs w:val="18"/>
          <w:lang w:val="en-GB"/>
        </w:rPr>
        <w:t xml:space="preserve"> </w:t>
      </w:r>
      <w:r w:rsidRPr="00F61435">
        <w:rPr>
          <w:w w:val="110"/>
          <w:sz w:val="18"/>
          <w:szCs w:val="18"/>
          <w:lang w:val="en-GB"/>
        </w:rPr>
        <w:t>doi:</w:t>
      </w:r>
      <w:hyperlink r:id="rId108">
        <w:r w:rsidRPr="00F61435">
          <w:rPr>
            <w:color w:val="2F4F4F"/>
            <w:w w:val="110"/>
            <w:sz w:val="18"/>
            <w:szCs w:val="18"/>
            <w:lang w:val="en-GB"/>
          </w:rPr>
          <w:t>10.1007/s11367-016-1246-y</w:t>
        </w:r>
      </w:hyperlink>
      <w:r w:rsidRPr="00F61435">
        <w:rPr>
          <w:w w:val="110"/>
          <w:sz w:val="18"/>
          <w:szCs w:val="18"/>
          <w:lang w:val="en-GB"/>
        </w:rPr>
        <w:t>.</w:t>
      </w:r>
    </w:p>
    <w:p w14:paraId="551D6737" w14:textId="77777777" w:rsidR="009C0070" w:rsidRPr="00F61435" w:rsidRDefault="00000000">
      <w:pPr>
        <w:spacing w:line="182" w:lineRule="exact"/>
        <w:ind w:left="34"/>
        <w:jc w:val="both"/>
        <w:rPr>
          <w:sz w:val="18"/>
          <w:szCs w:val="18"/>
          <w:lang w:val="en-GB"/>
        </w:rPr>
      </w:pPr>
      <w:r w:rsidRPr="00F61435">
        <w:rPr>
          <w:sz w:val="18"/>
          <w:szCs w:val="18"/>
          <w:lang w:val="en-GB"/>
        </w:rPr>
        <w:t>IEA,</w:t>
      </w:r>
      <w:r w:rsidRPr="00F61435">
        <w:rPr>
          <w:spacing w:val="-2"/>
          <w:sz w:val="18"/>
          <w:szCs w:val="18"/>
          <w:lang w:val="en-GB"/>
        </w:rPr>
        <w:t xml:space="preserve"> </w:t>
      </w:r>
      <w:r w:rsidRPr="00F61435">
        <w:rPr>
          <w:sz w:val="18"/>
          <w:szCs w:val="18"/>
          <w:lang w:val="en-GB"/>
        </w:rPr>
        <w:t>I.E.A.,</w:t>
      </w:r>
      <w:r w:rsidRPr="00F61435">
        <w:rPr>
          <w:spacing w:val="-1"/>
          <w:sz w:val="18"/>
          <w:szCs w:val="18"/>
          <w:lang w:val="en-GB"/>
        </w:rPr>
        <w:t xml:space="preserve"> </w:t>
      </w:r>
      <w:r w:rsidRPr="00F61435">
        <w:rPr>
          <w:sz w:val="18"/>
          <w:szCs w:val="18"/>
          <w:lang w:val="en-GB"/>
        </w:rPr>
        <w:t>2023a.</w:t>
      </w:r>
      <w:r w:rsidRPr="00F61435">
        <w:rPr>
          <w:spacing w:val="37"/>
          <w:sz w:val="18"/>
          <w:szCs w:val="18"/>
          <w:lang w:val="en-GB"/>
        </w:rPr>
        <w:t xml:space="preserve"> </w:t>
      </w:r>
      <w:r w:rsidRPr="00F61435">
        <w:rPr>
          <w:sz w:val="18"/>
          <w:szCs w:val="18"/>
          <w:lang w:val="en-GB"/>
        </w:rPr>
        <w:t>Critical</w:t>
      </w:r>
      <w:r w:rsidRPr="00F61435">
        <w:rPr>
          <w:spacing w:val="-2"/>
          <w:sz w:val="18"/>
          <w:szCs w:val="18"/>
          <w:lang w:val="en-GB"/>
        </w:rPr>
        <w:t xml:space="preserve"> </w:t>
      </w:r>
      <w:r w:rsidRPr="00F61435">
        <w:rPr>
          <w:sz w:val="18"/>
          <w:szCs w:val="18"/>
          <w:lang w:val="en-GB"/>
        </w:rPr>
        <w:t>minerals</w:t>
      </w:r>
      <w:r w:rsidRPr="00F61435">
        <w:rPr>
          <w:spacing w:val="-1"/>
          <w:sz w:val="18"/>
          <w:szCs w:val="18"/>
          <w:lang w:val="en-GB"/>
        </w:rPr>
        <w:t xml:space="preserve"> </w:t>
      </w:r>
      <w:r w:rsidRPr="00F61435">
        <w:rPr>
          <w:sz w:val="18"/>
          <w:szCs w:val="18"/>
          <w:lang w:val="en-GB"/>
        </w:rPr>
        <w:t>market</w:t>
      </w:r>
      <w:r w:rsidRPr="00F61435">
        <w:rPr>
          <w:spacing w:val="-1"/>
          <w:sz w:val="18"/>
          <w:szCs w:val="18"/>
          <w:lang w:val="en-GB"/>
        </w:rPr>
        <w:t xml:space="preserve"> </w:t>
      </w:r>
      <w:r w:rsidRPr="00F61435">
        <w:rPr>
          <w:sz w:val="18"/>
          <w:szCs w:val="18"/>
          <w:lang w:val="en-GB"/>
        </w:rPr>
        <w:t>review</w:t>
      </w:r>
      <w:r w:rsidRPr="00F61435">
        <w:rPr>
          <w:spacing w:val="-2"/>
          <w:sz w:val="18"/>
          <w:szCs w:val="18"/>
          <w:lang w:val="en-GB"/>
        </w:rPr>
        <w:t xml:space="preserve"> </w:t>
      </w:r>
      <w:r w:rsidRPr="00F61435">
        <w:rPr>
          <w:sz w:val="18"/>
          <w:szCs w:val="18"/>
          <w:lang w:val="en-GB"/>
        </w:rPr>
        <w:t>2023.</w:t>
      </w:r>
      <w:r w:rsidRPr="00F61435">
        <w:rPr>
          <w:spacing w:val="38"/>
          <w:sz w:val="18"/>
          <w:szCs w:val="18"/>
          <w:lang w:val="en-GB"/>
        </w:rPr>
        <w:t xml:space="preserve"> </w:t>
      </w:r>
      <w:r w:rsidRPr="00F61435">
        <w:rPr>
          <w:sz w:val="18"/>
          <w:szCs w:val="18"/>
          <w:lang w:val="en-GB"/>
        </w:rPr>
        <w:t>URL:</w:t>
      </w:r>
      <w:r w:rsidRPr="00F61435">
        <w:rPr>
          <w:spacing w:val="-4"/>
          <w:sz w:val="18"/>
          <w:szCs w:val="18"/>
          <w:lang w:val="en-GB"/>
        </w:rPr>
        <w:t xml:space="preserve"> </w:t>
      </w:r>
      <w:hyperlink r:id="rId109">
        <w:r w:rsidRPr="00F61435">
          <w:rPr>
            <w:color w:val="2F4F4F"/>
            <w:spacing w:val="-2"/>
            <w:w w:val="120"/>
            <w:sz w:val="18"/>
            <w:szCs w:val="18"/>
            <w:lang w:val="en-GB"/>
          </w:rPr>
          <w:t>https:</w:t>
        </w:r>
      </w:hyperlink>
    </w:p>
    <w:p w14:paraId="640D7C7C" w14:textId="77777777" w:rsidR="009C0070" w:rsidRPr="00F61435" w:rsidRDefault="00000000">
      <w:pPr>
        <w:spacing w:line="220" w:lineRule="auto"/>
        <w:ind w:left="229" w:right="316" w:hanging="5"/>
        <w:rPr>
          <w:sz w:val="18"/>
          <w:szCs w:val="18"/>
          <w:lang w:val="en-GB"/>
        </w:rPr>
      </w:pPr>
      <w:hyperlink r:id="rId110">
        <w:r w:rsidRPr="00F61435">
          <w:rPr>
            <w:color w:val="2F4F4F"/>
            <w:spacing w:val="-2"/>
            <w:w w:val="115"/>
            <w:sz w:val="18"/>
            <w:szCs w:val="18"/>
            <w:lang w:val="en-GB"/>
          </w:rPr>
          <w:t>//www.iea.org/reports/critical-minerals-market-revie</w:t>
        </w:r>
      </w:hyperlink>
      <w:r w:rsidRPr="00F61435">
        <w:rPr>
          <w:color w:val="2F4F4F"/>
          <w:spacing w:val="80"/>
          <w:w w:val="120"/>
          <w:sz w:val="18"/>
          <w:szCs w:val="18"/>
          <w:lang w:val="en-GB"/>
        </w:rPr>
        <w:t xml:space="preserve">  </w:t>
      </w:r>
      <w:hyperlink r:id="rId111">
        <w:r w:rsidRPr="00F61435">
          <w:rPr>
            <w:color w:val="2F4F4F"/>
            <w:spacing w:val="-2"/>
            <w:w w:val="120"/>
            <w:sz w:val="18"/>
            <w:szCs w:val="18"/>
            <w:lang w:val="en-GB"/>
          </w:rPr>
          <w:t>w-</w:t>
        </w:r>
        <w:r w:rsidRPr="00F61435">
          <w:rPr>
            <w:color w:val="2F4F4F"/>
            <w:spacing w:val="-2"/>
            <w:w w:val="115"/>
            <w:sz w:val="18"/>
            <w:szCs w:val="18"/>
            <w:lang w:val="en-GB"/>
          </w:rPr>
          <w:t>2023</w:t>
        </w:r>
      </w:hyperlink>
      <w:r w:rsidRPr="00F61435">
        <w:rPr>
          <w:spacing w:val="-2"/>
          <w:w w:val="115"/>
          <w:sz w:val="18"/>
          <w:szCs w:val="18"/>
          <w:lang w:val="en-GB"/>
        </w:rPr>
        <w:t>.</w:t>
      </w:r>
    </w:p>
    <w:p w14:paraId="746D9EEC" w14:textId="77777777" w:rsidR="009C0070" w:rsidRPr="00F61435" w:rsidRDefault="00000000">
      <w:pPr>
        <w:spacing w:line="195" w:lineRule="exact"/>
        <w:ind w:left="34"/>
        <w:jc w:val="both"/>
        <w:rPr>
          <w:sz w:val="18"/>
          <w:szCs w:val="18"/>
          <w:lang w:val="en-GB"/>
        </w:rPr>
      </w:pPr>
      <w:r w:rsidRPr="00F61435">
        <w:rPr>
          <w:sz w:val="18"/>
          <w:szCs w:val="18"/>
          <w:lang w:val="en-GB"/>
        </w:rPr>
        <w:t>IEA,</w:t>
      </w:r>
      <w:r w:rsidRPr="00F61435">
        <w:rPr>
          <w:spacing w:val="-4"/>
          <w:sz w:val="18"/>
          <w:szCs w:val="18"/>
          <w:lang w:val="en-GB"/>
        </w:rPr>
        <w:t xml:space="preserve"> </w:t>
      </w:r>
      <w:r w:rsidRPr="00F61435">
        <w:rPr>
          <w:sz w:val="18"/>
          <w:szCs w:val="18"/>
          <w:lang w:val="en-GB"/>
        </w:rPr>
        <w:t>I.E.A.,</w:t>
      </w:r>
      <w:r w:rsidRPr="00F61435">
        <w:rPr>
          <w:spacing w:val="-4"/>
          <w:sz w:val="18"/>
          <w:szCs w:val="18"/>
          <w:lang w:val="en-GB"/>
        </w:rPr>
        <w:t xml:space="preserve"> </w:t>
      </w:r>
      <w:r w:rsidRPr="00F61435">
        <w:rPr>
          <w:sz w:val="18"/>
          <w:szCs w:val="18"/>
          <w:lang w:val="en-GB"/>
        </w:rPr>
        <w:t>2023b.</w:t>
      </w:r>
      <w:r w:rsidRPr="00F61435">
        <w:rPr>
          <w:spacing w:val="34"/>
          <w:sz w:val="18"/>
          <w:szCs w:val="18"/>
          <w:lang w:val="en-GB"/>
        </w:rPr>
        <w:t xml:space="preserve"> </w:t>
      </w:r>
      <w:r w:rsidRPr="00F61435">
        <w:rPr>
          <w:sz w:val="18"/>
          <w:szCs w:val="18"/>
          <w:lang w:val="en-GB"/>
        </w:rPr>
        <w:t>Energy</w:t>
      </w:r>
      <w:r w:rsidRPr="00F61435">
        <w:rPr>
          <w:spacing w:val="-4"/>
          <w:sz w:val="18"/>
          <w:szCs w:val="18"/>
          <w:lang w:val="en-GB"/>
        </w:rPr>
        <w:t xml:space="preserve"> </w:t>
      </w:r>
      <w:r w:rsidRPr="00F61435">
        <w:rPr>
          <w:sz w:val="18"/>
          <w:szCs w:val="18"/>
          <w:lang w:val="en-GB"/>
        </w:rPr>
        <w:t>technology</w:t>
      </w:r>
      <w:r w:rsidRPr="00F61435">
        <w:rPr>
          <w:spacing w:val="-3"/>
          <w:sz w:val="18"/>
          <w:szCs w:val="18"/>
          <w:lang w:val="en-GB"/>
        </w:rPr>
        <w:t xml:space="preserve"> </w:t>
      </w:r>
      <w:r w:rsidRPr="00F61435">
        <w:rPr>
          <w:sz w:val="18"/>
          <w:szCs w:val="18"/>
          <w:lang w:val="en-GB"/>
        </w:rPr>
        <w:t>perspectives</w:t>
      </w:r>
      <w:r w:rsidRPr="00F61435">
        <w:rPr>
          <w:spacing w:val="-4"/>
          <w:sz w:val="18"/>
          <w:szCs w:val="18"/>
          <w:lang w:val="en-GB"/>
        </w:rPr>
        <w:t xml:space="preserve"> </w:t>
      </w:r>
      <w:r w:rsidRPr="00F61435">
        <w:rPr>
          <w:sz w:val="18"/>
          <w:szCs w:val="18"/>
          <w:lang w:val="en-GB"/>
        </w:rPr>
        <w:t>2023.</w:t>
      </w:r>
      <w:r w:rsidRPr="00F61435">
        <w:rPr>
          <w:spacing w:val="34"/>
          <w:sz w:val="18"/>
          <w:szCs w:val="18"/>
          <w:lang w:val="en-GB"/>
        </w:rPr>
        <w:t xml:space="preserve"> </w:t>
      </w:r>
      <w:r w:rsidRPr="00F61435">
        <w:rPr>
          <w:sz w:val="18"/>
          <w:szCs w:val="18"/>
          <w:lang w:val="en-GB"/>
        </w:rPr>
        <w:t>URL:</w:t>
      </w:r>
      <w:r w:rsidRPr="00F61435">
        <w:rPr>
          <w:spacing w:val="-5"/>
          <w:sz w:val="18"/>
          <w:szCs w:val="18"/>
          <w:lang w:val="en-GB"/>
        </w:rPr>
        <w:t xml:space="preserve"> </w:t>
      </w:r>
      <w:hyperlink r:id="rId112">
        <w:r w:rsidRPr="00F61435">
          <w:rPr>
            <w:color w:val="2F4F4F"/>
            <w:spacing w:val="-2"/>
            <w:w w:val="120"/>
            <w:sz w:val="18"/>
            <w:szCs w:val="18"/>
            <w:lang w:val="en-GB"/>
          </w:rPr>
          <w:t>https:</w:t>
        </w:r>
      </w:hyperlink>
    </w:p>
    <w:p w14:paraId="2C76C9EF" w14:textId="77777777" w:rsidR="009C0070" w:rsidRPr="00F61435" w:rsidRDefault="00000000">
      <w:pPr>
        <w:spacing w:before="2" w:line="220" w:lineRule="auto"/>
        <w:ind w:left="233" w:right="312" w:hanging="9"/>
        <w:rPr>
          <w:sz w:val="18"/>
          <w:szCs w:val="18"/>
          <w:lang w:val="en-GB"/>
        </w:rPr>
      </w:pPr>
      <w:hyperlink r:id="rId113">
        <w:r w:rsidRPr="00F61435">
          <w:rPr>
            <w:color w:val="2F4F4F"/>
            <w:spacing w:val="-2"/>
            <w:w w:val="110"/>
            <w:sz w:val="18"/>
            <w:szCs w:val="18"/>
            <w:lang w:val="en-GB"/>
          </w:rPr>
          <w:t>//www.oecd-ilibrary.org/energy/energy-technology-per</w:t>
        </w:r>
      </w:hyperlink>
      <w:r w:rsidRPr="00F61435">
        <w:rPr>
          <w:color w:val="2F4F4F"/>
          <w:spacing w:val="40"/>
          <w:w w:val="110"/>
          <w:sz w:val="18"/>
          <w:szCs w:val="18"/>
          <w:lang w:val="en-GB"/>
        </w:rPr>
        <w:t xml:space="preserve">  </w:t>
      </w:r>
      <w:hyperlink r:id="rId114">
        <w:r w:rsidRPr="00F61435">
          <w:rPr>
            <w:color w:val="2F4F4F"/>
            <w:w w:val="110"/>
            <w:sz w:val="18"/>
            <w:szCs w:val="18"/>
            <w:lang w:val="en-GB"/>
          </w:rPr>
          <w:t>spectives-2023_7c6b23db-en</w:t>
        </w:r>
      </w:hyperlink>
      <w:r w:rsidRPr="00F61435">
        <w:rPr>
          <w:w w:val="110"/>
          <w:sz w:val="18"/>
          <w:szCs w:val="18"/>
          <w:lang w:val="en-GB"/>
        </w:rPr>
        <w:t>,</w:t>
      </w:r>
      <w:r w:rsidRPr="00F61435">
        <w:rPr>
          <w:spacing w:val="-7"/>
          <w:w w:val="110"/>
          <w:sz w:val="18"/>
          <w:szCs w:val="18"/>
          <w:lang w:val="en-GB"/>
        </w:rPr>
        <w:t xml:space="preserve"> </w:t>
      </w:r>
      <w:r w:rsidRPr="00F61435">
        <w:rPr>
          <w:w w:val="110"/>
          <w:sz w:val="18"/>
          <w:szCs w:val="18"/>
          <w:lang w:val="en-GB"/>
        </w:rPr>
        <w:t>doi:</w:t>
      </w:r>
      <w:hyperlink r:id="rId115">
        <w:r w:rsidRPr="00F61435">
          <w:rPr>
            <w:color w:val="2F4F4F"/>
            <w:w w:val="110"/>
            <w:sz w:val="18"/>
            <w:szCs w:val="18"/>
            <w:lang w:val="en-GB"/>
          </w:rPr>
          <w:t>10.1787/7c6b23db-en</w:t>
        </w:r>
      </w:hyperlink>
      <w:r w:rsidRPr="00F61435">
        <w:rPr>
          <w:w w:val="110"/>
          <w:sz w:val="18"/>
          <w:szCs w:val="18"/>
          <w:lang w:val="en-GB"/>
        </w:rPr>
        <w:t>.</w:t>
      </w:r>
    </w:p>
    <w:p w14:paraId="642D9596" w14:textId="77777777" w:rsidR="009C0070" w:rsidRPr="00F61435" w:rsidRDefault="00000000">
      <w:pPr>
        <w:spacing w:before="8" w:line="237" w:lineRule="auto"/>
        <w:ind w:left="228" w:hanging="195"/>
        <w:rPr>
          <w:sz w:val="18"/>
          <w:szCs w:val="18"/>
          <w:lang w:val="en-GB"/>
        </w:rPr>
      </w:pPr>
      <w:r w:rsidRPr="00F61435">
        <w:rPr>
          <w:sz w:val="18"/>
          <w:szCs w:val="18"/>
          <w:lang w:val="en-GB"/>
        </w:rPr>
        <w:t>Jiao,</w:t>
      </w:r>
      <w:r w:rsidRPr="00F61435">
        <w:rPr>
          <w:spacing w:val="-2"/>
          <w:sz w:val="18"/>
          <w:szCs w:val="18"/>
          <w:lang w:val="en-GB"/>
        </w:rPr>
        <w:t xml:space="preserve"> </w:t>
      </w:r>
      <w:r w:rsidRPr="00F61435">
        <w:rPr>
          <w:sz w:val="18"/>
          <w:szCs w:val="18"/>
          <w:lang w:val="en-GB"/>
        </w:rPr>
        <w:t>W.,</w:t>
      </w:r>
      <w:r w:rsidRPr="00F61435">
        <w:rPr>
          <w:spacing w:val="-2"/>
          <w:sz w:val="18"/>
          <w:szCs w:val="18"/>
          <w:lang w:val="en-GB"/>
        </w:rPr>
        <w:t xml:space="preserve"> </w:t>
      </w:r>
      <w:r w:rsidRPr="00F61435">
        <w:rPr>
          <w:sz w:val="18"/>
          <w:szCs w:val="18"/>
          <w:lang w:val="en-GB"/>
        </w:rPr>
        <w:t>Min,</w:t>
      </w:r>
      <w:r w:rsidRPr="00F61435">
        <w:rPr>
          <w:spacing w:val="-2"/>
          <w:sz w:val="18"/>
          <w:szCs w:val="18"/>
          <w:lang w:val="en-GB"/>
        </w:rPr>
        <w:t xml:space="preserve"> </w:t>
      </w:r>
      <w:r w:rsidRPr="00F61435">
        <w:rPr>
          <w:sz w:val="18"/>
          <w:szCs w:val="18"/>
          <w:lang w:val="en-GB"/>
        </w:rPr>
        <w:t>Q.,</w:t>
      </w:r>
      <w:r w:rsidRPr="00F61435">
        <w:rPr>
          <w:spacing w:val="-2"/>
          <w:sz w:val="18"/>
          <w:szCs w:val="18"/>
          <w:lang w:val="en-GB"/>
        </w:rPr>
        <w:t xml:space="preserve"> </w:t>
      </w:r>
      <w:r w:rsidRPr="00F61435">
        <w:rPr>
          <w:sz w:val="18"/>
          <w:szCs w:val="18"/>
          <w:lang w:val="en-GB"/>
        </w:rPr>
        <w:t>Cheng,</w:t>
      </w:r>
      <w:r w:rsidRPr="00F61435">
        <w:rPr>
          <w:spacing w:val="-2"/>
          <w:sz w:val="18"/>
          <w:szCs w:val="18"/>
          <w:lang w:val="en-GB"/>
        </w:rPr>
        <w:t xml:space="preserve"> </w:t>
      </w:r>
      <w:r w:rsidRPr="00F61435">
        <w:rPr>
          <w:sz w:val="18"/>
          <w:szCs w:val="18"/>
          <w:lang w:val="en-GB"/>
        </w:rPr>
        <w:t>S.,</w:t>
      </w:r>
      <w:r w:rsidRPr="00F61435">
        <w:rPr>
          <w:spacing w:val="-2"/>
          <w:sz w:val="18"/>
          <w:szCs w:val="18"/>
          <w:lang w:val="en-GB"/>
        </w:rPr>
        <w:t xml:space="preserve"> </w:t>
      </w:r>
      <w:r w:rsidRPr="00F61435">
        <w:rPr>
          <w:sz w:val="18"/>
          <w:szCs w:val="18"/>
          <w:lang w:val="en-GB"/>
        </w:rPr>
        <w:t>Li,</w:t>
      </w:r>
      <w:r w:rsidRPr="00F61435">
        <w:rPr>
          <w:spacing w:val="-2"/>
          <w:sz w:val="18"/>
          <w:szCs w:val="18"/>
          <w:lang w:val="en-GB"/>
        </w:rPr>
        <w:t xml:space="preserve"> </w:t>
      </w:r>
      <w:r w:rsidRPr="00F61435">
        <w:rPr>
          <w:sz w:val="18"/>
          <w:szCs w:val="18"/>
          <w:lang w:val="en-GB"/>
        </w:rPr>
        <w:t>W.,</w:t>
      </w:r>
      <w:r w:rsidRPr="00F61435">
        <w:rPr>
          <w:spacing w:val="-2"/>
          <w:sz w:val="18"/>
          <w:szCs w:val="18"/>
          <w:lang w:val="en-GB"/>
        </w:rPr>
        <w:t xml:space="preserve"> </w:t>
      </w:r>
      <w:r w:rsidRPr="00F61435">
        <w:rPr>
          <w:sz w:val="18"/>
          <w:szCs w:val="18"/>
          <w:lang w:val="en-GB"/>
        </w:rPr>
        <w:t>2013.</w:t>
      </w:r>
      <w:r w:rsidRPr="00F61435">
        <w:rPr>
          <w:spacing w:val="27"/>
          <w:sz w:val="18"/>
          <w:szCs w:val="18"/>
          <w:lang w:val="en-GB"/>
        </w:rPr>
        <w:t xml:space="preserve"> </w:t>
      </w:r>
      <w:r w:rsidRPr="00F61435">
        <w:rPr>
          <w:sz w:val="18"/>
          <w:szCs w:val="18"/>
          <w:lang w:val="en-GB"/>
        </w:rPr>
        <w:t>The</w:t>
      </w:r>
      <w:r w:rsidRPr="00F61435">
        <w:rPr>
          <w:spacing w:val="-2"/>
          <w:sz w:val="18"/>
          <w:szCs w:val="18"/>
          <w:lang w:val="en-GB"/>
        </w:rPr>
        <w:t xml:space="preserve"> </w:t>
      </w:r>
      <w:r w:rsidRPr="00F61435">
        <w:rPr>
          <w:sz w:val="18"/>
          <w:szCs w:val="18"/>
          <w:lang w:val="en-GB"/>
        </w:rPr>
        <w:t>waste</w:t>
      </w:r>
      <w:r w:rsidRPr="00F61435">
        <w:rPr>
          <w:spacing w:val="-2"/>
          <w:sz w:val="18"/>
          <w:szCs w:val="18"/>
          <w:lang w:val="en-GB"/>
        </w:rPr>
        <w:t xml:space="preserve"> </w:t>
      </w:r>
      <w:r w:rsidRPr="00F61435">
        <w:rPr>
          <w:sz w:val="18"/>
          <w:szCs w:val="18"/>
          <w:lang w:val="en-GB"/>
        </w:rPr>
        <w:t>absorption</w:t>
      </w:r>
      <w:r w:rsidRPr="00F61435">
        <w:rPr>
          <w:spacing w:val="-2"/>
          <w:sz w:val="18"/>
          <w:szCs w:val="18"/>
          <w:lang w:val="en-GB"/>
        </w:rPr>
        <w:t xml:space="preserve"> </w:t>
      </w:r>
      <w:r w:rsidRPr="00F61435">
        <w:rPr>
          <w:sz w:val="18"/>
          <w:szCs w:val="18"/>
          <w:lang w:val="en-GB"/>
        </w:rPr>
        <w:t>footprint</w:t>
      </w:r>
      <w:r w:rsidRPr="00F61435">
        <w:rPr>
          <w:spacing w:val="40"/>
          <w:sz w:val="18"/>
          <w:szCs w:val="18"/>
          <w:lang w:val="en-GB"/>
        </w:rPr>
        <w:t xml:space="preserve"> </w:t>
      </w:r>
      <w:r w:rsidRPr="00F61435">
        <w:rPr>
          <w:sz w:val="18"/>
          <w:szCs w:val="18"/>
          <w:lang w:val="en-GB"/>
        </w:rPr>
        <w:t>(WAF): A methodological note on footprint calculations.</w:t>
      </w:r>
      <w:r w:rsidRPr="00F61435">
        <w:rPr>
          <w:spacing w:val="40"/>
          <w:sz w:val="18"/>
          <w:szCs w:val="18"/>
          <w:lang w:val="en-GB"/>
        </w:rPr>
        <w:t xml:space="preserve"> </w:t>
      </w:r>
      <w:r w:rsidRPr="00F61435">
        <w:rPr>
          <w:sz w:val="18"/>
          <w:szCs w:val="18"/>
          <w:lang w:val="en-GB"/>
        </w:rPr>
        <w:t>Ecological</w:t>
      </w:r>
      <w:r w:rsidRPr="00F61435">
        <w:rPr>
          <w:spacing w:val="40"/>
          <w:sz w:val="18"/>
          <w:szCs w:val="18"/>
          <w:lang w:val="en-GB"/>
        </w:rPr>
        <w:t xml:space="preserve"> </w:t>
      </w:r>
      <w:r w:rsidRPr="00F61435">
        <w:rPr>
          <w:sz w:val="18"/>
          <w:szCs w:val="18"/>
          <w:lang w:val="en-GB"/>
        </w:rPr>
        <w:t xml:space="preserve">Indicators , 356–360URL: </w:t>
      </w:r>
      <w:hyperlink r:id="rId116">
        <w:r w:rsidRPr="00F61435">
          <w:rPr>
            <w:color w:val="2F4F4F"/>
            <w:w w:val="120"/>
            <w:sz w:val="18"/>
            <w:szCs w:val="18"/>
            <w:lang w:val="en-GB"/>
          </w:rPr>
          <w:t>http://doi.org/10.1016/j.ecolind.</w:t>
        </w:r>
      </w:hyperlink>
      <w:r w:rsidRPr="00F61435">
        <w:rPr>
          <w:color w:val="2F4F4F"/>
          <w:spacing w:val="40"/>
          <w:w w:val="120"/>
          <w:sz w:val="18"/>
          <w:szCs w:val="18"/>
          <w:lang w:val="en-GB"/>
        </w:rPr>
        <w:t xml:space="preserve"> </w:t>
      </w:r>
      <w:hyperlink r:id="rId117">
        <w:r w:rsidRPr="00F61435">
          <w:rPr>
            <w:color w:val="2F4F4F"/>
            <w:w w:val="120"/>
            <w:sz w:val="18"/>
            <w:szCs w:val="18"/>
            <w:lang w:val="en-GB"/>
          </w:rPr>
          <w:t>2013.05.024</w:t>
        </w:r>
      </w:hyperlink>
      <w:r w:rsidRPr="00F61435">
        <w:rPr>
          <w:w w:val="120"/>
          <w:sz w:val="18"/>
          <w:szCs w:val="18"/>
          <w:lang w:val="en-GB"/>
        </w:rPr>
        <w:t>,</w:t>
      </w:r>
      <w:r w:rsidRPr="00F61435">
        <w:rPr>
          <w:spacing w:val="-11"/>
          <w:w w:val="120"/>
          <w:sz w:val="18"/>
          <w:szCs w:val="18"/>
          <w:lang w:val="en-GB"/>
        </w:rPr>
        <w:t xml:space="preserve"> </w:t>
      </w:r>
      <w:r w:rsidRPr="00F61435">
        <w:rPr>
          <w:w w:val="120"/>
          <w:sz w:val="18"/>
          <w:szCs w:val="18"/>
          <w:lang w:val="en-GB"/>
        </w:rPr>
        <w:t>doi:</w:t>
      </w:r>
      <w:hyperlink r:id="rId118">
        <w:r w:rsidRPr="00F61435">
          <w:rPr>
            <w:color w:val="2F4F4F"/>
            <w:w w:val="120"/>
            <w:sz w:val="18"/>
            <w:szCs w:val="18"/>
            <w:lang w:val="en-GB"/>
          </w:rPr>
          <w:t>10.1016/j.ecolind.2013.05.024</w:t>
        </w:r>
      </w:hyperlink>
      <w:r w:rsidRPr="00F61435">
        <w:rPr>
          <w:w w:val="120"/>
          <w:sz w:val="18"/>
          <w:szCs w:val="18"/>
          <w:lang w:val="en-GB"/>
        </w:rPr>
        <w:t>.</w:t>
      </w:r>
    </w:p>
    <w:p w14:paraId="43D08B6F" w14:textId="77777777" w:rsidR="009C0070" w:rsidRPr="00F61435" w:rsidRDefault="00000000">
      <w:pPr>
        <w:spacing w:before="5" w:line="237" w:lineRule="auto"/>
        <w:ind w:left="233" w:right="298" w:hanging="200"/>
        <w:jc w:val="both"/>
        <w:rPr>
          <w:sz w:val="18"/>
          <w:szCs w:val="18"/>
          <w:lang w:val="en-GB"/>
        </w:rPr>
      </w:pPr>
      <w:r w:rsidRPr="00F61435">
        <w:rPr>
          <w:sz w:val="18"/>
          <w:szCs w:val="18"/>
          <w:lang w:val="en-GB"/>
        </w:rPr>
        <w:t>Laurent, A., Olsen, S.I., Hauschild, M.Z., 2012.</w:t>
      </w:r>
      <w:r w:rsidRPr="00F61435">
        <w:rPr>
          <w:spacing w:val="40"/>
          <w:sz w:val="18"/>
          <w:szCs w:val="18"/>
          <w:lang w:val="en-GB"/>
        </w:rPr>
        <w:t xml:space="preserve"> </w:t>
      </w:r>
      <w:r w:rsidRPr="00F61435">
        <w:rPr>
          <w:sz w:val="18"/>
          <w:szCs w:val="18"/>
          <w:lang w:val="en-GB"/>
        </w:rPr>
        <w:t>Limitations of carbon</w:t>
      </w:r>
      <w:r w:rsidRPr="00F61435">
        <w:rPr>
          <w:spacing w:val="40"/>
          <w:sz w:val="18"/>
          <w:szCs w:val="18"/>
          <w:lang w:val="en-GB"/>
        </w:rPr>
        <w:t xml:space="preserve"> </w:t>
      </w:r>
      <w:r w:rsidRPr="00F61435">
        <w:rPr>
          <w:sz w:val="18"/>
          <w:szCs w:val="18"/>
          <w:lang w:val="en-GB"/>
        </w:rPr>
        <w:t>footprint as indicator of environmental sustainability.</w:t>
      </w:r>
      <w:r w:rsidRPr="00F61435">
        <w:rPr>
          <w:spacing w:val="40"/>
          <w:sz w:val="18"/>
          <w:szCs w:val="18"/>
          <w:lang w:val="en-GB"/>
        </w:rPr>
        <w:t xml:space="preserve"> </w:t>
      </w:r>
      <w:r w:rsidRPr="00F61435">
        <w:rPr>
          <w:sz w:val="18"/>
          <w:szCs w:val="18"/>
          <w:lang w:val="en-GB"/>
        </w:rPr>
        <w:t>Environmental</w:t>
      </w:r>
      <w:r w:rsidRPr="00F61435">
        <w:rPr>
          <w:spacing w:val="40"/>
          <w:sz w:val="18"/>
          <w:szCs w:val="18"/>
          <w:lang w:val="en-GB"/>
        </w:rPr>
        <w:t xml:space="preserve"> </w:t>
      </w:r>
      <w:r w:rsidRPr="00F61435">
        <w:rPr>
          <w:sz w:val="18"/>
          <w:szCs w:val="18"/>
          <w:lang w:val="en-GB"/>
        </w:rPr>
        <w:t xml:space="preserve">Science &amp; Technology URL: </w:t>
      </w:r>
      <w:hyperlink r:id="rId119">
        <w:r w:rsidRPr="00F61435">
          <w:rPr>
            <w:color w:val="2F4F4F"/>
            <w:sz w:val="18"/>
            <w:szCs w:val="18"/>
            <w:lang w:val="en-GB"/>
          </w:rPr>
          <w:t>http://doi.org/10.1021/es204163f</w:t>
        </w:r>
      </w:hyperlink>
      <w:r w:rsidRPr="00F61435">
        <w:rPr>
          <w:sz w:val="18"/>
          <w:szCs w:val="18"/>
          <w:lang w:val="en-GB"/>
        </w:rPr>
        <w:t>,</w:t>
      </w:r>
      <w:r w:rsidRPr="00F61435">
        <w:rPr>
          <w:spacing w:val="40"/>
          <w:sz w:val="18"/>
          <w:szCs w:val="18"/>
          <w:lang w:val="en-GB"/>
        </w:rPr>
        <w:t xml:space="preserve"> </w:t>
      </w:r>
      <w:r w:rsidRPr="00F61435">
        <w:rPr>
          <w:spacing w:val="-2"/>
          <w:sz w:val="18"/>
          <w:szCs w:val="18"/>
          <w:lang w:val="en-GB"/>
        </w:rPr>
        <w:t>doi:</w:t>
      </w:r>
      <w:hyperlink r:id="rId120">
        <w:r w:rsidRPr="00F61435">
          <w:rPr>
            <w:color w:val="2F4F4F"/>
            <w:spacing w:val="-2"/>
            <w:sz w:val="18"/>
            <w:szCs w:val="18"/>
            <w:lang w:val="en-GB"/>
          </w:rPr>
          <w:t>10.1021/es204163f</w:t>
        </w:r>
      </w:hyperlink>
      <w:r w:rsidRPr="00F61435">
        <w:rPr>
          <w:spacing w:val="-2"/>
          <w:sz w:val="18"/>
          <w:szCs w:val="18"/>
          <w:lang w:val="en-GB"/>
        </w:rPr>
        <w:t>.</w:t>
      </w:r>
    </w:p>
    <w:p w14:paraId="32820967" w14:textId="0AF19940" w:rsidR="009C0070" w:rsidRPr="00F61435" w:rsidRDefault="00000000">
      <w:pPr>
        <w:spacing w:before="4" w:line="244" w:lineRule="auto"/>
        <w:ind w:left="233" w:right="286" w:hanging="200"/>
        <w:jc w:val="both"/>
        <w:rPr>
          <w:sz w:val="18"/>
          <w:szCs w:val="18"/>
          <w:lang w:val="en-GB"/>
        </w:rPr>
      </w:pPr>
      <w:r w:rsidRPr="00F61435">
        <w:rPr>
          <w:sz w:val="18"/>
          <w:szCs w:val="18"/>
          <w:lang w:val="en-GB"/>
        </w:rPr>
        <w:t>Laurenti, R., Demirer Demir, D., Finnveden, G., 2023.</w:t>
      </w:r>
      <w:r w:rsidRPr="00F61435">
        <w:rPr>
          <w:spacing w:val="40"/>
          <w:sz w:val="18"/>
          <w:szCs w:val="18"/>
          <w:lang w:val="en-GB"/>
        </w:rPr>
        <w:t xml:space="preserve"> </w:t>
      </w:r>
      <w:r w:rsidRPr="00F61435">
        <w:rPr>
          <w:sz w:val="18"/>
          <w:szCs w:val="18"/>
          <w:lang w:val="en-GB"/>
        </w:rPr>
        <w:t>Analyzing the</w:t>
      </w:r>
      <w:r w:rsidRPr="00F61435">
        <w:rPr>
          <w:spacing w:val="40"/>
          <w:sz w:val="18"/>
          <w:szCs w:val="18"/>
          <w:lang w:val="en-GB"/>
        </w:rPr>
        <w:t xml:space="preserve"> </w:t>
      </w:r>
      <w:r w:rsidRPr="00F61435">
        <w:rPr>
          <w:sz w:val="18"/>
          <w:szCs w:val="18"/>
          <w:lang w:val="en-GB"/>
        </w:rPr>
        <w:t>relationship between product waste footprints and environmental damage — a life cycle analysis of 1,400+ products.</w:t>
      </w:r>
      <w:r w:rsidRPr="00F61435">
        <w:rPr>
          <w:spacing w:val="40"/>
          <w:sz w:val="18"/>
          <w:szCs w:val="18"/>
          <w:lang w:val="en-GB"/>
        </w:rPr>
        <w:t xml:space="preserve"> </w:t>
      </w:r>
      <w:r w:rsidRPr="00F61435">
        <w:rPr>
          <w:sz w:val="18"/>
          <w:szCs w:val="18"/>
          <w:lang w:val="en-GB"/>
        </w:rPr>
        <w:t>Science of The Total</w:t>
      </w:r>
      <w:r w:rsidRPr="00F61435">
        <w:rPr>
          <w:spacing w:val="40"/>
          <w:sz w:val="18"/>
          <w:szCs w:val="18"/>
          <w:lang w:val="en-GB"/>
        </w:rPr>
        <w:t xml:space="preserve"> </w:t>
      </w:r>
      <w:r w:rsidRPr="00F61435">
        <w:rPr>
          <w:sz w:val="18"/>
          <w:szCs w:val="18"/>
          <w:lang w:val="en-GB"/>
        </w:rPr>
        <w:t xml:space="preserve">Environment URL: </w:t>
      </w:r>
      <w:hyperlink r:id="rId121">
        <w:r w:rsidRPr="00F61435">
          <w:rPr>
            <w:color w:val="2F4F4F"/>
            <w:w w:val="120"/>
            <w:sz w:val="18"/>
            <w:szCs w:val="18"/>
            <w:lang w:val="en-GB"/>
          </w:rPr>
          <w:t>https://doi.org/10.1016/j.scitotenv.20</w:t>
        </w:r>
      </w:hyperlink>
      <w:r w:rsidRPr="00F61435">
        <w:rPr>
          <w:color w:val="2F4F4F"/>
          <w:w w:val="120"/>
          <w:sz w:val="18"/>
          <w:szCs w:val="18"/>
          <w:lang w:val="en-GB"/>
        </w:rPr>
        <w:t xml:space="preserve"> </w:t>
      </w:r>
      <w:hyperlink r:id="rId122">
        <w:r w:rsidRPr="00F61435">
          <w:rPr>
            <w:color w:val="2F4F4F"/>
            <w:w w:val="120"/>
            <w:sz w:val="18"/>
            <w:szCs w:val="18"/>
            <w:lang w:val="en-GB"/>
          </w:rPr>
          <w:t>22.160405</w:t>
        </w:r>
      </w:hyperlink>
      <w:r w:rsidRPr="00F61435">
        <w:rPr>
          <w:w w:val="120"/>
          <w:sz w:val="18"/>
          <w:szCs w:val="18"/>
          <w:lang w:val="en-GB"/>
        </w:rPr>
        <w:t>,</w:t>
      </w:r>
      <w:r w:rsidRPr="00F61435">
        <w:rPr>
          <w:spacing w:val="-11"/>
          <w:w w:val="120"/>
          <w:sz w:val="18"/>
          <w:szCs w:val="18"/>
          <w:lang w:val="en-GB"/>
        </w:rPr>
        <w:t xml:space="preserve"> </w:t>
      </w:r>
      <w:r w:rsidRPr="00F61435">
        <w:rPr>
          <w:w w:val="120"/>
          <w:sz w:val="18"/>
          <w:szCs w:val="18"/>
          <w:lang w:val="en-GB"/>
        </w:rPr>
        <w:t>doi:</w:t>
      </w:r>
      <w:hyperlink r:id="rId123">
        <w:r w:rsidRPr="00F61435">
          <w:rPr>
            <w:color w:val="2F4F4F"/>
            <w:w w:val="120"/>
            <w:sz w:val="18"/>
            <w:szCs w:val="18"/>
            <w:lang w:val="en-GB"/>
          </w:rPr>
          <w:t>10.1016/j.scitotenv.2022.160405</w:t>
        </w:r>
      </w:hyperlink>
      <w:r w:rsidRPr="00F61435">
        <w:rPr>
          <w:w w:val="120"/>
          <w:sz w:val="18"/>
          <w:szCs w:val="18"/>
          <w:lang w:val="en-GB"/>
        </w:rPr>
        <w:t>.</w:t>
      </w:r>
    </w:p>
    <w:p w14:paraId="41AF735C" w14:textId="7190E126" w:rsidR="009C0070" w:rsidRPr="00F61435" w:rsidRDefault="00000000">
      <w:pPr>
        <w:spacing w:line="244" w:lineRule="auto"/>
        <w:ind w:left="225" w:right="286" w:hanging="192"/>
        <w:jc w:val="both"/>
        <w:rPr>
          <w:sz w:val="18"/>
          <w:szCs w:val="18"/>
          <w:lang w:val="en-GB"/>
        </w:rPr>
      </w:pPr>
      <w:r w:rsidRPr="00F61435">
        <w:rPr>
          <w:w w:val="105"/>
          <w:sz w:val="18"/>
          <w:szCs w:val="18"/>
          <w:lang w:val="en-GB"/>
        </w:rPr>
        <w:t>Laurenti, R., Moberg, A., Stenmarck, A., 2016.</w:t>
      </w:r>
      <w:r w:rsidRPr="00F61435">
        <w:rPr>
          <w:spacing w:val="40"/>
          <w:w w:val="105"/>
          <w:sz w:val="18"/>
          <w:szCs w:val="18"/>
          <w:lang w:val="en-GB"/>
        </w:rPr>
        <w:t xml:space="preserve"> </w:t>
      </w:r>
      <w:r w:rsidRPr="00F61435">
        <w:rPr>
          <w:w w:val="105"/>
          <w:sz w:val="18"/>
          <w:szCs w:val="18"/>
          <w:lang w:val="en-GB"/>
        </w:rPr>
        <w:t>Calculating the preconsumer</w:t>
      </w:r>
      <w:r w:rsidRPr="00F61435">
        <w:rPr>
          <w:spacing w:val="-11"/>
          <w:w w:val="105"/>
          <w:sz w:val="18"/>
          <w:szCs w:val="18"/>
          <w:lang w:val="en-GB"/>
        </w:rPr>
        <w:t xml:space="preserve"> </w:t>
      </w:r>
      <w:r w:rsidRPr="00F61435">
        <w:rPr>
          <w:w w:val="105"/>
          <w:sz w:val="18"/>
          <w:szCs w:val="18"/>
          <w:lang w:val="en-GB"/>
        </w:rPr>
        <w:t>waste</w:t>
      </w:r>
      <w:r w:rsidRPr="00F61435">
        <w:rPr>
          <w:spacing w:val="-10"/>
          <w:w w:val="105"/>
          <w:sz w:val="18"/>
          <w:szCs w:val="18"/>
          <w:lang w:val="en-GB"/>
        </w:rPr>
        <w:t xml:space="preserve"> </w:t>
      </w:r>
      <w:r w:rsidRPr="00F61435">
        <w:rPr>
          <w:w w:val="105"/>
          <w:sz w:val="18"/>
          <w:szCs w:val="18"/>
          <w:lang w:val="en-GB"/>
        </w:rPr>
        <w:t>footprint:</w:t>
      </w:r>
      <w:r w:rsidRPr="00F61435">
        <w:rPr>
          <w:spacing w:val="-11"/>
          <w:w w:val="105"/>
          <w:sz w:val="18"/>
          <w:szCs w:val="18"/>
          <w:lang w:val="en-GB"/>
        </w:rPr>
        <w:t xml:space="preserve"> </w:t>
      </w:r>
      <w:r w:rsidRPr="00F61435">
        <w:rPr>
          <w:w w:val="105"/>
          <w:sz w:val="18"/>
          <w:szCs w:val="18"/>
          <w:lang w:val="en-GB"/>
        </w:rPr>
        <w:t>A</w:t>
      </w:r>
      <w:r w:rsidRPr="00F61435">
        <w:rPr>
          <w:spacing w:val="-10"/>
          <w:w w:val="105"/>
          <w:sz w:val="18"/>
          <w:szCs w:val="18"/>
          <w:lang w:val="en-GB"/>
        </w:rPr>
        <w:t xml:space="preserve"> </w:t>
      </w:r>
      <w:r w:rsidRPr="00F61435">
        <w:rPr>
          <w:w w:val="105"/>
          <w:sz w:val="18"/>
          <w:szCs w:val="18"/>
          <w:lang w:val="en-GB"/>
        </w:rPr>
        <w:t>screening</w:t>
      </w:r>
      <w:r w:rsidRPr="00F61435">
        <w:rPr>
          <w:spacing w:val="-11"/>
          <w:w w:val="105"/>
          <w:sz w:val="18"/>
          <w:szCs w:val="18"/>
          <w:lang w:val="en-GB"/>
        </w:rPr>
        <w:t xml:space="preserve"> </w:t>
      </w:r>
      <w:r w:rsidRPr="00F61435">
        <w:rPr>
          <w:w w:val="105"/>
          <w:sz w:val="18"/>
          <w:szCs w:val="18"/>
          <w:lang w:val="en-GB"/>
        </w:rPr>
        <w:t>study</w:t>
      </w:r>
      <w:r w:rsidRPr="00F61435">
        <w:rPr>
          <w:spacing w:val="-10"/>
          <w:w w:val="105"/>
          <w:sz w:val="18"/>
          <w:szCs w:val="18"/>
          <w:lang w:val="en-GB"/>
        </w:rPr>
        <w:t xml:space="preserve"> </w:t>
      </w:r>
      <w:r w:rsidRPr="00F61435">
        <w:rPr>
          <w:w w:val="105"/>
          <w:sz w:val="18"/>
          <w:szCs w:val="18"/>
          <w:lang w:val="en-GB"/>
        </w:rPr>
        <w:t>of</w:t>
      </w:r>
      <w:r w:rsidRPr="00F61435">
        <w:rPr>
          <w:spacing w:val="-11"/>
          <w:w w:val="105"/>
          <w:sz w:val="18"/>
          <w:szCs w:val="18"/>
          <w:lang w:val="en-GB"/>
        </w:rPr>
        <w:t xml:space="preserve"> </w:t>
      </w:r>
      <w:r w:rsidRPr="00F61435">
        <w:rPr>
          <w:w w:val="105"/>
          <w:sz w:val="18"/>
          <w:szCs w:val="18"/>
          <w:lang w:val="en-GB"/>
        </w:rPr>
        <w:t>10</w:t>
      </w:r>
      <w:r w:rsidRPr="00F61435">
        <w:rPr>
          <w:spacing w:val="-10"/>
          <w:w w:val="105"/>
          <w:sz w:val="18"/>
          <w:szCs w:val="18"/>
          <w:lang w:val="en-GB"/>
        </w:rPr>
        <w:t xml:space="preserve"> </w:t>
      </w:r>
      <w:r w:rsidRPr="00F61435">
        <w:rPr>
          <w:w w:val="105"/>
          <w:sz w:val="18"/>
          <w:szCs w:val="18"/>
          <w:lang w:val="en-GB"/>
        </w:rPr>
        <w:t>selected</w:t>
      </w:r>
      <w:r w:rsidRPr="00F61435">
        <w:rPr>
          <w:spacing w:val="-11"/>
          <w:w w:val="105"/>
          <w:sz w:val="18"/>
          <w:szCs w:val="18"/>
          <w:lang w:val="en-GB"/>
        </w:rPr>
        <w:t xml:space="preserve"> </w:t>
      </w:r>
      <w:r w:rsidRPr="00F61435">
        <w:rPr>
          <w:w w:val="105"/>
          <w:sz w:val="18"/>
          <w:szCs w:val="18"/>
          <w:lang w:val="en-GB"/>
        </w:rPr>
        <w:t xml:space="preserve">products. </w:t>
      </w:r>
      <w:r w:rsidRPr="00F61435">
        <w:rPr>
          <w:sz w:val="18"/>
          <w:szCs w:val="18"/>
          <w:lang w:val="en-GB"/>
        </w:rPr>
        <w:t>Waste</w:t>
      </w:r>
      <w:r w:rsidRPr="00F61435">
        <w:rPr>
          <w:spacing w:val="-5"/>
          <w:sz w:val="18"/>
          <w:szCs w:val="18"/>
          <w:lang w:val="en-GB"/>
        </w:rPr>
        <w:t xml:space="preserve"> </w:t>
      </w:r>
      <w:r w:rsidRPr="00F61435">
        <w:rPr>
          <w:sz w:val="18"/>
          <w:szCs w:val="18"/>
          <w:lang w:val="en-GB"/>
        </w:rPr>
        <w:t>Management</w:t>
      </w:r>
      <w:r w:rsidRPr="00F61435">
        <w:rPr>
          <w:spacing w:val="-5"/>
          <w:sz w:val="18"/>
          <w:szCs w:val="18"/>
          <w:lang w:val="en-GB"/>
        </w:rPr>
        <w:t xml:space="preserve"> </w:t>
      </w:r>
      <w:r w:rsidRPr="00F61435">
        <w:rPr>
          <w:sz w:val="18"/>
          <w:szCs w:val="18"/>
          <w:lang w:val="en-GB"/>
        </w:rPr>
        <w:t>&amp;</w:t>
      </w:r>
      <w:r w:rsidRPr="00F61435">
        <w:rPr>
          <w:spacing w:val="-4"/>
          <w:sz w:val="18"/>
          <w:szCs w:val="18"/>
          <w:lang w:val="en-GB"/>
        </w:rPr>
        <w:t xml:space="preserve"> </w:t>
      </w:r>
      <w:r w:rsidRPr="00F61435">
        <w:rPr>
          <w:sz w:val="18"/>
          <w:szCs w:val="18"/>
          <w:lang w:val="en-GB"/>
        </w:rPr>
        <w:t>Research:</w:t>
      </w:r>
      <w:r w:rsidRPr="00F61435">
        <w:rPr>
          <w:spacing w:val="-5"/>
          <w:sz w:val="18"/>
          <w:szCs w:val="18"/>
          <w:lang w:val="en-GB"/>
        </w:rPr>
        <w:t xml:space="preserve"> </w:t>
      </w:r>
      <w:r w:rsidRPr="00F61435">
        <w:rPr>
          <w:sz w:val="18"/>
          <w:szCs w:val="18"/>
          <w:lang w:val="en-GB"/>
        </w:rPr>
        <w:t>The</w:t>
      </w:r>
      <w:r w:rsidRPr="00F61435">
        <w:rPr>
          <w:spacing w:val="-4"/>
          <w:sz w:val="18"/>
          <w:szCs w:val="18"/>
          <w:lang w:val="en-GB"/>
        </w:rPr>
        <w:t xml:space="preserve"> </w:t>
      </w:r>
      <w:r w:rsidRPr="00F61435">
        <w:rPr>
          <w:sz w:val="18"/>
          <w:szCs w:val="18"/>
          <w:lang w:val="en-GB"/>
        </w:rPr>
        <w:t>Journal</w:t>
      </w:r>
      <w:r w:rsidRPr="00F61435">
        <w:rPr>
          <w:spacing w:val="-4"/>
          <w:sz w:val="18"/>
          <w:szCs w:val="18"/>
          <w:lang w:val="en-GB"/>
        </w:rPr>
        <w:t xml:space="preserve"> </w:t>
      </w:r>
      <w:r w:rsidRPr="00F61435">
        <w:rPr>
          <w:sz w:val="18"/>
          <w:szCs w:val="18"/>
          <w:lang w:val="en-GB"/>
        </w:rPr>
        <w:t>for</w:t>
      </w:r>
      <w:r w:rsidRPr="00F61435">
        <w:rPr>
          <w:spacing w:val="-4"/>
          <w:sz w:val="18"/>
          <w:szCs w:val="18"/>
          <w:lang w:val="en-GB"/>
        </w:rPr>
        <w:t xml:space="preserve"> </w:t>
      </w:r>
      <w:r w:rsidRPr="00F61435">
        <w:rPr>
          <w:sz w:val="18"/>
          <w:szCs w:val="18"/>
          <w:lang w:val="en-GB"/>
        </w:rPr>
        <w:t>a</w:t>
      </w:r>
      <w:r w:rsidRPr="00F61435">
        <w:rPr>
          <w:spacing w:val="-4"/>
          <w:sz w:val="18"/>
          <w:szCs w:val="18"/>
          <w:lang w:val="en-GB"/>
        </w:rPr>
        <w:t xml:space="preserve"> </w:t>
      </w:r>
      <w:r w:rsidRPr="00F61435">
        <w:rPr>
          <w:sz w:val="18"/>
          <w:szCs w:val="18"/>
          <w:lang w:val="en-GB"/>
        </w:rPr>
        <w:t>Sustainable</w:t>
      </w:r>
      <w:r w:rsidRPr="00F61435">
        <w:rPr>
          <w:spacing w:val="-5"/>
          <w:sz w:val="18"/>
          <w:szCs w:val="18"/>
          <w:lang w:val="en-GB"/>
        </w:rPr>
        <w:t xml:space="preserve"> </w:t>
      </w:r>
      <w:r w:rsidRPr="00F61435">
        <w:rPr>
          <w:sz w:val="18"/>
          <w:szCs w:val="18"/>
          <w:lang w:val="en-GB"/>
        </w:rPr>
        <w:t>Circular</w:t>
      </w:r>
      <w:r w:rsidRPr="00F61435">
        <w:rPr>
          <w:w w:val="105"/>
          <w:sz w:val="18"/>
          <w:szCs w:val="18"/>
          <w:lang w:val="en-GB"/>
        </w:rPr>
        <w:t xml:space="preserve"> Economy URL: </w:t>
      </w:r>
      <w:hyperlink r:id="rId124">
        <w:r w:rsidRPr="00F61435">
          <w:rPr>
            <w:color w:val="2F4F4F"/>
            <w:w w:val="105"/>
            <w:sz w:val="18"/>
            <w:szCs w:val="18"/>
            <w:lang w:val="en-GB"/>
          </w:rPr>
          <w:t>https://doi.org/10.1177/0734242x16675686</w:t>
        </w:r>
      </w:hyperlink>
      <w:r w:rsidRPr="00F61435">
        <w:rPr>
          <w:w w:val="105"/>
          <w:sz w:val="18"/>
          <w:szCs w:val="18"/>
          <w:lang w:val="en-GB"/>
        </w:rPr>
        <w:t xml:space="preserve">, </w:t>
      </w:r>
      <w:r w:rsidRPr="00F61435">
        <w:rPr>
          <w:spacing w:val="-2"/>
          <w:w w:val="105"/>
          <w:sz w:val="18"/>
          <w:szCs w:val="18"/>
          <w:lang w:val="en-GB"/>
        </w:rPr>
        <w:t>doi:</w:t>
      </w:r>
      <w:hyperlink r:id="rId125">
        <w:r w:rsidRPr="00F61435">
          <w:rPr>
            <w:color w:val="2F4F4F"/>
            <w:spacing w:val="-2"/>
            <w:w w:val="105"/>
            <w:sz w:val="18"/>
            <w:szCs w:val="18"/>
            <w:lang w:val="en-GB"/>
          </w:rPr>
          <w:t>10.1177/0734242x16675686</w:t>
        </w:r>
      </w:hyperlink>
      <w:r w:rsidRPr="00F61435">
        <w:rPr>
          <w:spacing w:val="-2"/>
          <w:w w:val="105"/>
          <w:sz w:val="18"/>
          <w:szCs w:val="18"/>
          <w:lang w:val="en-GB"/>
        </w:rPr>
        <w:t>.</w:t>
      </w:r>
    </w:p>
    <w:p w14:paraId="02E95A15" w14:textId="5E1A51C9" w:rsidR="009C0070" w:rsidRPr="00F61435" w:rsidRDefault="00000000">
      <w:pPr>
        <w:spacing w:line="247" w:lineRule="auto"/>
        <w:ind w:left="233" w:right="273" w:hanging="200"/>
        <w:jc w:val="both"/>
        <w:rPr>
          <w:sz w:val="18"/>
          <w:szCs w:val="18"/>
          <w:lang w:val="en-GB"/>
        </w:rPr>
      </w:pPr>
      <w:r w:rsidRPr="00F61435">
        <w:rPr>
          <w:sz w:val="18"/>
          <w:szCs w:val="18"/>
          <w:lang w:val="en-GB"/>
        </w:rPr>
        <w:t>Lenzen, M., Geschke, A., West, J., Fry, J., et al., 2021.</w:t>
      </w:r>
      <w:r w:rsidRPr="00F61435">
        <w:rPr>
          <w:spacing w:val="40"/>
          <w:sz w:val="18"/>
          <w:szCs w:val="18"/>
          <w:lang w:val="en-GB"/>
        </w:rPr>
        <w:t xml:space="preserve"> </w:t>
      </w:r>
      <w:r w:rsidRPr="00F61435">
        <w:rPr>
          <w:sz w:val="18"/>
          <w:szCs w:val="18"/>
          <w:lang w:val="en-GB"/>
        </w:rPr>
        <w:t>Implementing the</w:t>
      </w:r>
      <w:r w:rsidRPr="00F61435">
        <w:rPr>
          <w:spacing w:val="40"/>
          <w:sz w:val="18"/>
          <w:szCs w:val="18"/>
          <w:lang w:val="en-GB"/>
        </w:rPr>
        <w:t xml:space="preserve"> </w:t>
      </w:r>
      <w:r w:rsidRPr="00F61435">
        <w:rPr>
          <w:sz w:val="18"/>
          <w:szCs w:val="18"/>
          <w:lang w:val="en-GB"/>
        </w:rPr>
        <w:t>material footprint to measure progress towards sustainable development</w:t>
      </w:r>
      <w:r w:rsidRPr="00F61435">
        <w:rPr>
          <w:spacing w:val="23"/>
          <w:sz w:val="18"/>
          <w:szCs w:val="18"/>
          <w:lang w:val="en-GB"/>
        </w:rPr>
        <w:t xml:space="preserve"> </w:t>
      </w:r>
      <w:r w:rsidRPr="00F61435">
        <w:rPr>
          <w:sz w:val="18"/>
          <w:szCs w:val="18"/>
          <w:lang w:val="en-GB"/>
        </w:rPr>
        <w:t>goals</w:t>
      </w:r>
      <w:r w:rsidRPr="00F61435">
        <w:rPr>
          <w:spacing w:val="23"/>
          <w:sz w:val="18"/>
          <w:szCs w:val="18"/>
          <w:lang w:val="en-GB"/>
        </w:rPr>
        <w:t xml:space="preserve"> </w:t>
      </w:r>
      <w:r w:rsidRPr="00F61435">
        <w:rPr>
          <w:sz w:val="18"/>
          <w:szCs w:val="18"/>
          <w:lang w:val="en-GB"/>
        </w:rPr>
        <w:t>8</w:t>
      </w:r>
      <w:r w:rsidRPr="00F61435">
        <w:rPr>
          <w:spacing w:val="24"/>
          <w:sz w:val="18"/>
          <w:szCs w:val="18"/>
          <w:lang w:val="en-GB"/>
        </w:rPr>
        <w:t xml:space="preserve"> </w:t>
      </w:r>
      <w:r w:rsidRPr="00F61435">
        <w:rPr>
          <w:sz w:val="18"/>
          <w:szCs w:val="18"/>
          <w:lang w:val="en-GB"/>
        </w:rPr>
        <w:t>and</w:t>
      </w:r>
      <w:r w:rsidRPr="00F61435">
        <w:rPr>
          <w:spacing w:val="23"/>
          <w:sz w:val="18"/>
          <w:szCs w:val="18"/>
          <w:lang w:val="en-GB"/>
        </w:rPr>
        <w:t xml:space="preserve"> </w:t>
      </w:r>
      <w:r w:rsidRPr="00F61435">
        <w:rPr>
          <w:sz w:val="18"/>
          <w:szCs w:val="18"/>
          <w:lang w:val="en-GB"/>
        </w:rPr>
        <w:t>12.</w:t>
      </w:r>
      <w:r w:rsidRPr="00F61435">
        <w:rPr>
          <w:spacing w:val="36"/>
          <w:sz w:val="18"/>
          <w:szCs w:val="18"/>
          <w:lang w:val="en-GB"/>
        </w:rPr>
        <w:t xml:space="preserve">  </w:t>
      </w:r>
      <w:r w:rsidRPr="00F61435">
        <w:rPr>
          <w:sz w:val="18"/>
          <w:szCs w:val="18"/>
          <w:lang w:val="en-GB"/>
        </w:rPr>
        <w:t>Nature</w:t>
      </w:r>
      <w:r w:rsidRPr="00F61435">
        <w:rPr>
          <w:spacing w:val="25"/>
          <w:sz w:val="18"/>
          <w:szCs w:val="18"/>
          <w:lang w:val="en-GB"/>
        </w:rPr>
        <w:t xml:space="preserve"> </w:t>
      </w:r>
      <w:r w:rsidRPr="00F61435">
        <w:rPr>
          <w:sz w:val="18"/>
          <w:szCs w:val="18"/>
          <w:lang w:val="en-GB"/>
        </w:rPr>
        <w:t>Sustainability</w:t>
      </w:r>
      <w:r w:rsidRPr="00F61435">
        <w:rPr>
          <w:spacing w:val="23"/>
          <w:sz w:val="18"/>
          <w:szCs w:val="18"/>
          <w:lang w:val="en-GB"/>
        </w:rPr>
        <w:t xml:space="preserve"> </w:t>
      </w:r>
      <w:r w:rsidRPr="00F61435">
        <w:rPr>
          <w:sz w:val="18"/>
          <w:szCs w:val="18"/>
          <w:lang w:val="en-GB"/>
        </w:rPr>
        <w:t>,</w:t>
      </w:r>
      <w:r w:rsidRPr="00F61435">
        <w:rPr>
          <w:spacing w:val="23"/>
          <w:sz w:val="18"/>
          <w:szCs w:val="18"/>
          <w:lang w:val="en-GB"/>
        </w:rPr>
        <w:t xml:space="preserve"> </w:t>
      </w:r>
      <w:r w:rsidRPr="00F61435">
        <w:rPr>
          <w:sz w:val="18"/>
          <w:szCs w:val="18"/>
          <w:lang w:val="en-GB"/>
        </w:rPr>
        <w:t>157–166URL:</w:t>
      </w:r>
      <w:r w:rsidRPr="00F61435">
        <w:rPr>
          <w:spacing w:val="16"/>
          <w:w w:val="115"/>
          <w:sz w:val="18"/>
          <w:szCs w:val="18"/>
          <w:lang w:val="en-GB"/>
        </w:rPr>
        <w:t xml:space="preserve"> </w:t>
      </w:r>
      <w:hyperlink r:id="rId126">
        <w:r w:rsidRPr="00F61435">
          <w:rPr>
            <w:color w:val="2F4F4F"/>
            <w:spacing w:val="-4"/>
            <w:w w:val="115"/>
            <w:sz w:val="18"/>
            <w:szCs w:val="18"/>
            <w:lang w:val="en-GB"/>
          </w:rPr>
          <w:t>http:</w:t>
        </w:r>
      </w:hyperlink>
    </w:p>
    <w:p w14:paraId="4D3179F2" w14:textId="77777777" w:rsidR="009C0070" w:rsidRPr="00F61435" w:rsidRDefault="00000000">
      <w:pPr>
        <w:spacing w:line="185" w:lineRule="exact"/>
        <w:ind w:left="224"/>
        <w:rPr>
          <w:sz w:val="18"/>
          <w:szCs w:val="18"/>
          <w:lang w:val="en-GB"/>
        </w:rPr>
      </w:pPr>
      <w:hyperlink r:id="rId127">
        <w:r w:rsidRPr="00F61435">
          <w:rPr>
            <w:color w:val="2F4F4F"/>
            <w:spacing w:val="8"/>
            <w:w w:val="115"/>
            <w:sz w:val="18"/>
            <w:szCs w:val="18"/>
            <w:lang w:val="en-GB"/>
          </w:rPr>
          <w:t>//doi.org/10.1038/s41893-</w:t>
        </w:r>
        <w:r w:rsidRPr="00F61435">
          <w:rPr>
            <w:color w:val="2F4F4F"/>
            <w:spacing w:val="9"/>
            <w:w w:val="115"/>
            <w:sz w:val="18"/>
            <w:szCs w:val="18"/>
            <w:lang w:val="en-GB"/>
          </w:rPr>
          <w:t>021-</w:t>
        </w:r>
        <w:r w:rsidRPr="00F61435">
          <w:rPr>
            <w:color w:val="2F4F4F"/>
            <w:spacing w:val="8"/>
            <w:w w:val="115"/>
            <w:sz w:val="18"/>
            <w:szCs w:val="18"/>
            <w:lang w:val="en-GB"/>
          </w:rPr>
          <w:t>00811-6</w:t>
        </w:r>
      </w:hyperlink>
      <w:r w:rsidRPr="00F61435">
        <w:rPr>
          <w:spacing w:val="8"/>
          <w:w w:val="115"/>
          <w:sz w:val="18"/>
          <w:szCs w:val="18"/>
          <w:lang w:val="en-GB"/>
        </w:rPr>
        <w:t>,</w:t>
      </w:r>
      <w:r w:rsidRPr="00F61435">
        <w:rPr>
          <w:spacing w:val="22"/>
          <w:w w:val="115"/>
          <w:sz w:val="18"/>
          <w:szCs w:val="18"/>
          <w:lang w:val="en-GB"/>
        </w:rPr>
        <w:t xml:space="preserve"> </w:t>
      </w:r>
      <w:r w:rsidRPr="00F61435">
        <w:rPr>
          <w:spacing w:val="-2"/>
          <w:w w:val="115"/>
          <w:sz w:val="18"/>
          <w:szCs w:val="18"/>
          <w:lang w:val="en-GB"/>
        </w:rPr>
        <w:t>doi:</w:t>
      </w:r>
      <w:hyperlink r:id="rId128">
        <w:r w:rsidRPr="00F61435">
          <w:rPr>
            <w:color w:val="2F4F4F"/>
            <w:spacing w:val="-2"/>
            <w:w w:val="115"/>
            <w:sz w:val="18"/>
            <w:szCs w:val="18"/>
            <w:lang w:val="en-GB"/>
          </w:rPr>
          <w:t>10.1038/s4</w:t>
        </w:r>
      </w:hyperlink>
    </w:p>
    <w:p w14:paraId="7E201A18" w14:textId="77777777" w:rsidR="009C0070" w:rsidRPr="00F61435" w:rsidRDefault="00000000">
      <w:pPr>
        <w:spacing w:line="208" w:lineRule="exact"/>
        <w:ind w:left="229"/>
        <w:rPr>
          <w:sz w:val="18"/>
          <w:szCs w:val="18"/>
          <w:lang w:val="en-GB"/>
        </w:rPr>
      </w:pPr>
      <w:hyperlink r:id="rId129">
        <w:r w:rsidRPr="00F61435">
          <w:rPr>
            <w:color w:val="2F4F4F"/>
            <w:w w:val="110"/>
            <w:sz w:val="18"/>
            <w:szCs w:val="18"/>
            <w:lang w:val="en-GB"/>
          </w:rPr>
          <w:t>1893-021-00811-</w:t>
        </w:r>
        <w:r w:rsidRPr="00F61435">
          <w:rPr>
            <w:color w:val="2F4F4F"/>
            <w:spacing w:val="-5"/>
            <w:w w:val="110"/>
            <w:sz w:val="18"/>
            <w:szCs w:val="18"/>
            <w:lang w:val="en-GB"/>
          </w:rPr>
          <w:t>6</w:t>
        </w:r>
      </w:hyperlink>
      <w:r w:rsidRPr="00F61435">
        <w:rPr>
          <w:spacing w:val="-5"/>
          <w:w w:val="110"/>
          <w:sz w:val="18"/>
          <w:szCs w:val="18"/>
          <w:lang w:val="en-GB"/>
        </w:rPr>
        <w:t>.</w:t>
      </w:r>
    </w:p>
    <w:p w14:paraId="3096121E" w14:textId="77777777" w:rsidR="009C0070" w:rsidRPr="00F61435" w:rsidRDefault="00000000">
      <w:pPr>
        <w:spacing w:line="247" w:lineRule="auto"/>
        <w:ind w:left="233" w:right="298" w:hanging="200"/>
        <w:jc w:val="both"/>
        <w:rPr>
          <w:sz w:val="18"/>
          <w:szCs w:val="18"/>
          <w:lang w:val="en-GB"/>
        </w:rPr>
      </w:pPr>
      <w:r w:rsidRPr="00F61435">
        <w:rPr>
          <w:sz w:val="18"/>
          <w:szCs w:val="18"/>
          <w:lang w:val="en-GB"/>
        </w:rPr>
        <w:t>Mancini,</w:t>
      </w:r>
      <w:r w:rsidRPr="00F61435">
        <w:rPr>
          <w:spacing w:val="-8"/>
          <w:sz w:val="18"/>
          <w:szCs w:val="18"/>
          <w:lang w:val="en-GB"/>
        </w:rPr>
        <w:t xml:space="preserve"> </w:t>
      </w:r>
      <w:r w:rsidRPr="00F61435">
        <w:rPr>
          <w:sz w:val="18"/>
          <w:szCs w:val="18"/>
          <w:lang w:val="en-GB"/>
        </w:rPr>
        <w:t>L.,</w:t>
      </w:r>
      <w:r w:rsidRPr="00F61435">
        <w:rPr>
          <w:spacing w:val="-8"/>
          <w:sz w:val="18"/>
          <w:szCs w:val="18"/>
          <w:lang w:val="en-GB"/>
        </w:rPr>
        <w:t xml:space="preserve"> </w:t>
      </w:r>
      <w:r w:rsidRPr="00F61435">
        <w:rPr>
          <w:sz w:val="18"/>
          <w:szCs w:val="18"/>
          <w:lang w:val="en-GB"/>
        </w:rPr>
        <w:t>De</w:t>
      </w:r>
      <w:r w:rsidRPr="00F61435">
        <w:rPr>
          <w:spacing w:val="-8"/>
          <w:sz w:val="18"/>
          <w:szCs w:val="18"/>
          <w:lang w:val="en-GB"/>
        </w:rPr>
        <w:t xml:space="preserve"> </w:t>
      </w:r>
      <w:r w:rsidRPr="00F61435">
        <w:rPr>
          <w:sz w:val="18"/>
          <w:szCs w:val="18"/>
          <w:lang w:val="en-GB"/>
        </w:rPr>
        <w:t>Camillis,</w:t>
      </w:r>
      <w:r w:rsidRPr="00F61435">
        <w:rPr>
          <w:spacing w:val="-8"/>
          <w:sz w:val="18"/>
          <w:szCs w:val="18"/>
          <w:lang w:val="en-GB"/>
        </w:rPr>
        <w:t xml:space="preserve"> </w:t>
      </w:r>
      <w:r w:rsidRPr="00F61435">
        <w:rPr>
          <w:sz w:val="18"/>
          <w:szCs w:val="18"/>
          <w:lang w:val="en-GB"/>
        </w:rPr>
        <w:t>C.,</w:t>
      </w:r>
      <w:r w:rsidRPr="00F61435">
        <w:rPr>
          <w:spacing w:val="-8"/>
          <w:sz w:val="18"/>
          <w:szCs w:val="18"/>
          <w:lang w:val="en-GB"/>
        </w:rPr>
        <w:t xml:space="preserve"> </w:t>
      </w:r>
      <w:r w:rsidRPr="00F61435">
        <w:rPr>
          <w:sz w:val="18"/>
          <w:szCs w:val="18"/>
          <w:lang w:val="en-GB"/>
        </w:rPr>
        <w:t>Pennington,</w:t>
      </w:r>
      <w:r w:rsidRPr="00F61435">
        <w:rPr>
          <w:spacing w:val="-8"/>
          <w:sz w:val="18"/>
          <w:szCs w:val="18"/>
          <w:lang w:val="en-GB"/>
        </w:rPr>
        <w:t xml:space="preserve"> </w:t>
      </w:r>
      <w:r w:rsidRPr="00F61435">
        <w:rPr>
          <w:sz w:val="18"/>
          <w:szCs w:val="18"/>
          <w:lang w:val="en-GB"/>
        </w:rPr>
        <w:t>D.,</w:t>
      </w:r>
      <w:r w:rsidRPr="00F61435">
        <w:rPr>
          <w:spacing w:val="-8"/>
          <w:sz w:val="18"/>
          <w:szCs w:val="18"/>
          <w:lang w:val="en-GB"/>
        </w:rPr>
        <w:t xml:space="preserve"> </w:t>
      </w:r>
      <w:r w:rsidRPr="00F61435">
        <w:rPr>
          <w:sz w:val="18"/>
          <w:szCs w:val="18"/>
          <w:lang w:val="en-GB"/>
        </w:rPr>
        <w:t>2013.</w:t>
      </w:r>
      <w:r w:rsidRPr="00F61435">
        <w:rPr>
          <w:spacing w:val="8"/>
          <w:sz w:val="18"/>
          <w:szCs w:val="18"/>
          <w:lang w:val="en-GB"/>
        </w:rPr>
        <w:t xml:space="preserve"> </w:t>
      </w:r>
      <w:r w:rsidRPr="00F61435">
        <w:rPr>
          <w:sz w:val="18"/>
          <w:szCs w:val="18"/>
          <w:lang w:val="en-GB"/>
        </w:rPr>
        <w:t>Security</w:t>
      </w:r>
      <w:r w:rsidRPr="00F61435">
        <w:rPr>
          <w:spacing w:val="-8"/>
          <w:sz w:val="18"/>
          <w:szCs w:val="18"/>
          <w:lang w:val="en-GB"/>
        </w:rPr>
        <w:t xml:space="preserve"> </w:t>
      </w:r>
      <w:r w:rsidRPr="00F61435">
        <w:rPr>
          <w:sz w:val="18"/>
          <w:szCs w:val="18"/>
          <w:lang w:val="en-GB"/>
        </w:rPr>
        <w:t>of</w:t>
      </w:r>
      <w:r w:rsidRPr="00F61435">
        <w:rPr>
          <w:spacing w:val="-8"/>
          <w:sz w:val="18"/>
          <w:szCs w:val="18"/>
          <w:lang w:val="en-GB"/>
        </w:rPr>
        <w:t xml:space="preserve"> </w:t>
      </w:r>
      <w:r w:rsidRPr="00F61435">
        <w:rPr>
          <w:sz w:val="18"/>
          <w:szCs w:val="18"/>
          <w:lang w:val="en-GB"/>
        </w:rPr>
        <w:t>supply</w:t>
      </w:r>
      <w:r w:rsidRPr="00F61435">
        <w:rPr>
          <w:spacing w:val="-8"/>
          <w:sz w:val="18"/>
          <w:szCs w:val="18"/>
          <w:lang w:val="en-GB"/>
        </w:rPr>
        <w:t xml:space="preserve"> </w:t>
      </w:r>
      <w:r w:rsidRPr="00F61435">
        <w:rPr>
          <w:sz w:val="18"/>
          <w:szCs w:val="18"/>
          <w:lang w:val="en-GB"/>
        </w:rPr>
        <w:t>and</w:t>
      </w:r>
      <w:r w:rsidRPr="00F61435">
        <w:rPr>
          <w:spacing w:val="40"/>
          <w:sz w:val="18"/>
          <w:szCs w:val="18"/>
          <w:lang w:val="en-GB"/>
        </w:rPr>
        <w:t xml:space="preserve"> </w:t>
      </w:r>
      <w:r w:rsidRPr="00F61435">
        <w:rPr>
          <w:sz w:val="18"/>
          <w:szCs w:val="18"/>
          <w:lang w:val="en-GB"/>
        </w:rPr>
        <w:t>scarcity of raw materials: Towards a methodological framework for</w:t>
      </w:r>
      <w:r w:rsidRPr="00F61435">
        <w:rPr>
          <w:spacing w:val="40"/>
          <w:sz w:val="18"/>
          <w:szCs w:val="18"/>
          <w:lang w:val="en-GB"/>
        </w:rPr>
        <w:t xml:space="preserve"> </w:t>
      </w:r>
      <w:r w:rsidRPr="00F61435">
        <w:rPr>
          <w:sz w:val="18"/>
          <w:szCs w:val="18"/>
          <w:lang w:val="en-GB"/>
        </w:rPr>
        <w:t>sustainability</w:t>
      </w:r>
      <w:r w:rsidRPr="00F61435">
        <w:rPr>
          <w:spacing w:val="67"/>
          <w:sz w:val="18"/>
          <w:szCs w:val="18"/>
          <w:lang w:val="en-GB"/>
        </w:rPr>
        <w:t xml:space="preserve"> </w:t>
      </w:r>
      <w:r w:rsidRPr="00F61435">
        <w:rPr>
          <w:sz w:val="18"/>
          <w:szCs w:val="18"/>
          <w:lang w:val="en-GB"/>
        </w:rPr>
        <w:t>assessment.</w:t>
      </w:r>
      <w:r w:rsidRPr="00F61435">
        <w:rPr>
          <w:spacing w:val="35"/>
          <w:sz w:val="18"/>
          <w:szCs w:val="18"/>
          <w:lang w:val="en-GB"/>
        </w:rPr>
        <w:t xml:space="preserve">  </w:t>
      </w:r>
      <w:r w:rsidRPr="00F61435">
        <w:rPr>
          <w:sz w:val="18"/>
          <w:szCs w:val="18"/>
          <w:lang w:val="en-GB"/>
        </w:rPr>
        <w:t>URL:</w:t>
      </w:r>
      <w:r w:rsidRPr="00F61435">
        <w:rPr>
          <w:spacing w:val="65"/>
          <w:sz w:val="18"/>
          <w:szCs w:val="18"/>
          <w:lang w:val="en-GB"/>
        </w:rPr>
        <w:t xml:space="preserve"> </w:t>
      </w:r>
      <w:hyperlink r:id="rId130">
        <w:r w:rsidRPr="00F61435">
          <w:rPr>
            <w:color w:val="2F4F4F"/>
            <w:spacing w:val="-2"/>
            <w:sz w:val="18"/>
            <w:szCs w:val="18"/>
            <w:lang w:val="en-GB"/>
          </w:rPr>
          <w:t>https://doi.org/10.2788/94926</w:t>
        </w:r>
      </w:hyperlink>
      <w:r w:rsidRPr="00F61435">
        <w:rPr>
          <w:spacing w:val="-2"/>
          <w:sz w:val="18"/>
          <w:szCs w:val="18"/>
          <w:lang w:val="en-GB"/>
        </w:rPr>
        <w:t>,</w:t>
      </w:r>
    </w:p>
    <w:p w14:paraId="1C554100" w14:textId="77777777" w:rsidR="009C0070" w:rsidRPr="00F61435" w:rsidRDefault="00000000">
      <w:pPr>
        <w:spacing w:before="94" w:line="208" w:lineRule="exact"/>
        <w:ind w:left="233"/>
        <w:rPr>
          <w:sz w:val="18"/>
          <w:szCs w:val="18"/>
          <w:lang w:val="en-GB"/>
        </w:rPr>
      </w:pPr>
      <w:bookmarkStart w:id="122" w:name="_bookmark60"/>
      <w:bookmarkEnd w:id="122"/>
      <w:r w:rsidRPr="00F61435">
        <w:rPr>
          <w:spacing w:val="-2"/>
          <w:w w:val="110"/>
          <w:sz w:val="18"/>
          <w:szCs w:val="18"/>
          <w:lang w:val="en-GB"/>
        </w:rPr>
        <w:t>doi:</w:t>
      </w:r>
      <w:hyperlink r:id="rId131">
        <w:r w:rsidRPr="00F61435">
          <w:rPr>
            <w:color w:val="2F4F4F"/>
            <w:spacing w:val="-2"/>
            <w:w w:val="110"/>
            <w:sz w:val="18"/>
            <w:szCs w:val="18"/>
            <w:lang w:val="en-GB"/>
          </w:rPr>
          <w:t>10.2788/94926</w:t>
        </w:r>
      </w:hyperlink>
      <w:r w:rsidRPr="00F61435">
        <w:rPr>
          <w:spacing w:val="-2"/>
          <w:w w:val="110"/>
          <w:sz w:val="18"/>
          <w:szCs w:val="18"/>
          <w:lang w:val="en-GB"/>
        </w:rPr>
        <w:t>.</w:t>
      </w:r>
    </w:p>
    <w:p w14:paraId="0DAB4FE1" w14:textId="77777777" w:rsidR="009C0070" w:rsidRPr="00F61435" w:rsidRDefault="00000000">
      <w:pPr>
        <w:spacing w:before="5" w:line="220" w:lineRule="auto"/>
        <w:ind w:left="233" w:right="57" w:hanging="200"/>
        <w:jc w:val="both"/>
        <w:rPr>
          <w:sz w:val="18"/>
          <w:szCs w:val="18"/>
          <w:lang w:val="en-GB"/>
        </w:rPr>
      </w:pPr>
      <w:r w:rsidRPr="00F61435">
        <w:rPr>
          <w:w w:val="105"/>
          <w:sz w:val="18"/>
          <w:szCs w:val="18"/>
          <w:lang w:val="en-GB"/>
        </w:rPr>
        <w:t>McDowall,</w:t>
      </w:r>
      <w:r w:rsidRPr="00F61435">
        <w:rPr>
          <w:spacing w:val="-11"/>
          <w:w w:val="105"/>
          <w:sz w:val="18"/>
          <w:szCs w:val="18"/>
          <w:lang w:val="en-GB"/>
        </w:rPr>
        <w:t xml:space="preserve"> </w:t>
      </w:r>
      <w:r w:rsidRPr="00F61435">
        <w:rPr>
          <w:w w:val="105"/>
          <w:sz w:val="18"/>
          <w:szCs w:val="18"/>
          <w:lang w:val="en-GB"/>
        </w:rPr>
        <w:t>S.C.,</w:t>
      </w:r>
      <w:r w:rsidRPr="00F61435">
        <w:rPr>
          <w:spacing w:val="-10"/>
          <w:w w:val="105"/>
          <w:sz w:val="18"/>
          <w:szCs w:val="18"/>
          <w:lang w:val="en-GB"/>
        </w:rPr>
        <w:t xml:space="preserve"> </w:t>
      </w:r>
      <w:r w:rsidRPr="00F61435">
        <w:rPr>
          <w:w w:val="105"/>
          <w:sz w:val="18"/>
          <w:szCs w:val="18"/>
          <w:lang w:val="en-GB"/>
        </w:rPr>
        <w:t>2023.</w:t>
      </w:r>
      <w:r w:rsidRPr="00F61435">
        <w:rPr>
          <w:spacing w:val="-11"/>
          <w:w w:val="105"/>
          <w:sz w:val="18"/>
          <w:szCs w:val="18"/>
          <w:lang w:val="en-GB"/>
        </w:rPr>
        <w:t xml:space="preserve"> </w:t>
      </w:r>
      <w:r w:rsidRPr="00F61435">
        <w:rPr>
          <w:w w:val="105"/>
          <w:sz w:val="18"/>
          <w:szCs w:val="18"/>
          <w:lang w:val="en-GB"/>
        </w:rPr>
        <w:t>T-reX</w:t>
      </w:r>
      <w:r w:rsidRPr="00F61435">
        <w:rPr>
          <w:spacing w:val="-10"/>
          <w:w w:val="105"/>
          <w:sz w:val="18"/>
          <w:szCs w:val="18"/>
          <w:lang w:val="en-GB"/>
        </w:rPr>
        <w:t xml:space="preserve"> </w:t>
      </w:r>
      <w:r w:rsidRPr="00F61435">
        <w:rPr>
          <w:w w:val="105"/>
          <w:sz w:val="18"/>
          <w:szCs w:val="18"/>
          <w:lang w:val="en-GB"/>
        </w:rPr>
        <w:t>documentation.</w:t>
      </w:r>
      <w:r w:rsidRPr="00F61435">
        <w:rPr>
          <w:spacing w:val="-11"/>
          <w:w w:val="105"/>
          <w:sz w:val="18"/>
          <w:szCs w:val="18"/>
          <w:lang w:val="en-GB"/>
        </w:rPr>
        <w:t xml:space="preserve"> </w:t>
      </w:r>
      <w:r w:rsidRPr="00F61435">
        <w:rPr>
          <w:w w:val="105"/>
          <w:sz w:val="18"/>
          <w:szCs w:val="18"/>
          <w:lang w:val="en-GB"/>
        </w:rPr>
        <w:t>URL:</w:t>
      </w:r>
      <w:r w:rsidRPr="00F61435">
        <w:rPr>
          <w:spacing w:val="-10"/>
          <w:w w:val="105"/>
          <w:sz w:val="18"/>
          <w:szCs w:val="18"/>
          <w:lang w:val="en-GB"/>
        </w:rPr>
        <w:t xml:space="preserve"> </w:t>
      </w:r>
      <w:hyperlink r:id="rId132">
        <w:r w:rsidRPr="00F61435">
          <w:rPr>
            <w:color w:val="2F4F4F"/>
            <w:w w:val="105"/>
            <w:sz w:val="18"/>
            <w:szCs w:val="18"/>
            <w:lang w:val="en-GB"/>
          </w:rPr>
          <w:t>https://T-</w:t>
        </w:r>
        <w:bookmarkStart w:id="123" w:name="_bookmark61"/>
        <w:bookmarkEnd w:id="123"/>
        <w:r w:rsidRPr="00F61435">
          <w:rPr>
            <w:color w:val="2F4F4F"/>
            <w:w w:val="105"/>
            <w:sz w:val="18"/>
            <w:szCs w:val="18"/>
            <w:lang w:val="en-GB"/>
          </w:rPr>
          <w:t>reX.rea</w:t>
        </w:r>
      </w:hyperlink>
      <w:r w:rsidRPr="00F61435">
        <w:rPr>
          <w:color w:val="2F4F4F"/>
          <w:w w:val="105"/>
          <w:sz w:val="18"/>
          <w:szCs w:val="18"/>
          <w:lang w:val="en-GB"/>
        </w:rPr>
        <w:t xml:space="preserve"> </w:t>
      </w:r>
      <w:bookmarkStart w:id="124" w:name="_bookmark62"/>
      <w:bookmarkEnd w:id="124"/>
      <w:r w:rsidRPr="00F61435">
        <w:rPr>
          <w:sz w:val="18"/>
          <w:szCs w:val="18"/>
          <w:lang w:val="en-GB"/>
        </w:rPr>
        <w:fldChar w:fldCharType="begin"/>
      </w:r>
      <w:r w:rsidRPr="00F61435">
        <w:rPr>
          <w:sz w:val="18"/>
          <w:szCs w:val="18"/>
          <w:lang w:val="en-GB"/>
        </w:rPr>
        <w:instrText>HYPERLINK "https://T-reX.readthedocs.io/en/latest/index.html" \h</w:instrText>
      </w:r>
      <w:r w:rsidRPr="00F61435">
        <w:rPr>
          <w:sz w:val="18"/>
          <w:szCs w:val="18"/>
          <w:lang w:val="en-GB"/>
        </w:rPr>
      </w:r>
      <w:r w:rsidRPr="00F61435">
        <w:rPr>
          <w:sz w:val="18"/>
          <w:szCs w:val="18"/>
          <w:lang w:val="en-GB"/>
        </w:rPr>
        <w:fldChar w:fldCharType="separate"/>
      </w:r>
      <w:r w:rsidRPr="00F61435">
        <w:rPr>
          <w:color w:val="2F4F4F"/>
          <w:w w:val="105"/>
          <w:sz w:val="18"/>
          <w:szCs w:val="18"/>
          <w:lang w:val="en-GB"/>
        </w:rPr>
        <w:t>dthedocs.io/en/latest/index.html</w:t>
      </w:r>
      <w:r w:rsidRPr="00F61435">
        <w:rPr>
          <w:sz w:val="18"/>
          <w:szCs w:val="18"/>
          <w:lang w:val="en-GB"/>
        </w:rPr>
        <w:fldChar w:fldCharType="end"/>
      </w:r>
      <w:r w:rsidRPr="00F61435">
        <w:rPr>
          <w:w w:val="105"/>
          <w:sz w:val="18"/>
          <w:szCs w:val="18"/>
          <w:lang w:val="en-GB"/>
        </w:rPr>
        <w:t>. (Accessed on 01/04/2024).</w:t>
      </w:r>
    </w:p>
    <w:p w14:paraId="00242B08" w14:textId="77777777" w:rsidR="009C0070" w:rsidRPr="00F61435" w:rsidRDefault="00000000">
      <w:pPr>
        <w:spacing w:before="10" w:line="235" w:lineRule="auto"/>
        <w:ind w:left="233" w:right="14" w:hanging="200"/>
        <w:jc w:val="both"/>
        <w:rPr>
          <w:sz w:val="18"/>
          <w:szCs w:val="18"/>
          <w:lang w:val="en-GB"/>
        </w:rPr>
      </w:pPr>
      <w:r w:rsidRPr="00F61435">
        <w:rPr>
          <w:spacing w:val="-2"/>
          <w:sz w:val="18"/>
          <w:szCs w:val="18"/>
          <w:lang w:val="en-GB"/>
        </w:rPr>
        <w:t>McDowall,</w:t>
      </w:r>
      <w:r w:rsidRPr="00F61435">
        <w:rPr>
          <w:spacing w:val="-5"/>
          <w:sz w:val="18"/>
          <w:szCs w:val="18"/>
          <w:lang w:val="en-GB"/>
        </w:rPr>
        <w:t xml:space="preserve"> </w:t>
      </w:r>
      <w:r w:rsidRPr="00F61435">
        <w:rPr>
          <w:spacing w:val="-2"/>
          <w:sz w:val="18"/>
          <w:szCs w:val="18"/>
          <w:lang w:val="en-GB"/>
        </w:rPr>
        <w:t>S.C.,</w:t>
      </w:r>
      <w:r w:rsidRPr="00F61435">
        <w:rPr>
          <w:spacing w:val="-5"/>
          <w:sz w:val="18"/>
          <w:szCs w:val="18"/>
          <w:lang w:val="en-GB"/>
        </w:rPr>
        <w:t xml:space="preserve"> </w:t>
      </w:r>
      <w:r w:rsidRPr="00F61435">
        <w:rPr>
          <w:spacing w:val="-2"/>
          <w:sz w:val="18"/>
          <w:szCs w:val="18"/>
          <w:lang w:val="en-GB"/>
        </w:rPr>
        <w:t>2024.</w:t>
      </w:r>
      <w:r w:rsidRPr="00F61435">
        <w:rPr>
          <w:spacing w:val="11"/>
          <w:sz w:val="18"/>
          <w:szCs w:val="18"/>
          <w:lang w:val="en-GB"/>
        </w:rPr>
        <w:t xml:space="preserve"> </w:t>
      </w:r>
      <w:r w:rsidRPr="00F61435">
        <w:rPr>
          <w:spacing w:val="-2"/>
          <w:sz w:val="18"/>
          <w:szCs w:val="18"/>
          <w:lang w:val="en-GB"/>
        </w:rPr>
        <w:t>T-reX:</w:t>
      </w:r>
      <w:r w:rsidRPr="00F61435">
        <w:rPr>
          <w:spacing w:val="-5"/>
          <w:sz w:val="18"/>
          <w:szCs w:val="18"/>
          <w:lang w:val="en-GB"/>
        </w:rPr>
        <w:t xml:space="preserve"> </w:t>
      </w:r>
      <w:r w:rsidRPr="00F61435">
        <w:rPr>
          <w:spacing w:val="-2"/>
          <w:sz w:val="18"/>
          <w:szCs w:val="18"/>
          <w:lang w:val="en-GB"/>
        </w:rPr>
        <w:t>A</w:t>
      </w:r>
      <w:r w:rsidRPr="00F61435">
        <w:rPr>
          <w:spacing w:val="-5"/>
          <w:sz w:val="18"/>
          <w:szCs w:val="18"/>
          <w:lang w:val="en-GB"/>
        </w:rPr>
        <w:t xml:space="preserve"> </w:t>
      </w:r>
      <w:r w:rsidRPr="00F61435">
        <w:rPr>
          <w:spacing w:val="-2"/>
          <w:sz w:val="18"/>
          <w:szCs w:val="18"/>
          <w:lang w:val="en-GB"/>
        </w:rPr>
        <w:t>program</w:t>
      </w:r>
      <w:r w:rsidRPr="00F61435">
        <w:rPr>
          <w:spacing w:val="-5"/>
          <w:sz w:val="18"/>
          <w:szCs w:val="18"/>
          <w:lang w:val="en-GB"/>
        </w:rPr>
        <w:t xml:space="preserve"> </w:t>
      </w:r>
      <w:r w:rsidRPr="00F61435">
        <w:rPr>
          <w:spacing w:val="-2"/>
          <w:sz w:val="18"/>
          <w:szCs w:val="18"/>
          <w:lang w:val="en-GB"/>
        </w:rPr>
        <w:t>for</w:t>
      </w:r>
      <w:r w:rsidRPr="00F61435">
        <w:rPr>
          <w:spacing w:val="-5"/>
          <w:sz w:val="18"/>
          <w:szCs w:val="18"/>
          <w:lang w:val="en-GB"/>
        </w:rPr>
        <w:t xml:space="preserve"> </w:t>
      </w:r>
      <w:r w:rsidRPr="00F61435">
        <w:rPr>
          <w:spacing w:val="-2"/>
          <w:sz w:val="18"/>
          <w:szCs w:val="18"/>
          <w:lang w:val="en-GB"/>
        </w:rPr>
        <w:t>Life</w:t>
      </w:r>
      <w:r w:rsidRPr="00F61435">
        <w:rPr>
          <w:spacing w:val="-5"/>
          <w:sz w:val="18"/>
          <w:szCs w:val="18"/>
          <w:lang w:val="en-GB"/>
        </w:rPr>
        <w:t xml:space="preserve"> </w:t>
      </w:r>
      <w:r w:rsidRPr="00F61435">
        <w:rPr>
          <w:spacing w:val="-2"/>
          <w:sz w:val="18"/>
          <w:szCs w:val="18"/>
          <w:lang w:val="en-GB"/>
        </w:rPr>
        <w:t>Cycle</w:t>
      </w:r>
      <w:r w:rsidRPr="00F61435">
        <w:rPr>
          <w:spacing w:val="-5"/>
          <w:sz w:val="18"/>
          <w:szCs w:val="18"/>
          <w:lang w:val="en-GB"/>
        </w:rPr>
        <w:t xml:space="preserve"> </w:t>
      </w:r>
      <w:r w:rsidRPr="00F61435">
        <w:rPr>
          <w:spacing w:val="-2"/>
          <w:sz w:val="18"/>
          <w:szCs w:val="18"/>
          <w:lang w:val="en-GB"/>
        </w:rPr>
        <w:t>Assessment</w:t>
      </w:r>
      <w:r w:rsidRPr="00F61435">
        <w:rPr>
          <w:spacing w:val="-5"/>
          <w:sz w:val="18"/>
          <w:szCs w:val="18"/>
          <w:lang w:val="en-GB"/>
        </w:rPr>
        <w:t xml:space="preserve"> </w:t>
      </w:r>
      <w:r w:rsidRPr="00F61435">
        <w:rPr>
          <w:spacing w:val="-2"/>
          <w:sz w:val="18"/>
          <w:szCs w:val="18"/>
          <w:lang w:val="en-GB"/>
        </w:rPr>
        <w:t>(LCA)</w:t>
      </w:r>
      <w:r w:rsidRPr="00F61435">
        <w:rPr>
          <w:spacing w:val="40"/>
          <w:sz w:val="18"/>
          <w:szCs w:val="18"/>
          <w:lang w:val="en-GB"/>
        </w:rPr>
        <w:t xml:space="preserve"> </w:t>
      </w:r>
      <w:r w:rsidRPr="00F61435">
        <w:rPr>
          <w:sz w:val="18"/>
          <w:szCs w:val="18"/>
          <w:lang w:val="en-GB"/>
        </w:rPr>
        <w:t>calculations</w:t>
      </w:r>
      <w:r w:rsidRPr="00F61435">
        <w:rPr>
          <w:spacing w:val="-14"/>
          <w:sz w:val="18"/>
          <w:szCs w:val="18"/>
          <w:lang w:val="en-GB"/>
        </w:rPr>
        <w:t xml:space="preserve"> </w:t>
      </w:r>
      <w:r w:rsidRPr="00F61435">
        <w:rPr>
          <w:sz w:val="18"/>
          <w:szCs w:val="18"/>
          <w:lang w:val="en-GB"/>
        </w:rPr>
        <w:t>of</w:t>
      </w:r>
      <w:r w:rsidRPr="00F61435">
        <w:rPr>
          <w:spacing w:val="-14"/>
          <w:sz w:val="18"/>
          <w:szCs w:val="18"/>
          <w:lang w:val="en-GB"/>
        </w:rPr>
        <w:t xml:space="preserve"> </w:t>
      </w:r>
      <w:r w:rsidRPr="00F61435">
        <w:rPr>
          <w:sz w:val="18"/>
          <w:szCs w:val="18"/>
          <w:lang w:val="en-GB"/>
        </w:rPr>
        <w:t>supply</w:t>
      </w:r>
      <w:r w:rsidRPr="00F61435">
        <w:rPr>
          <w:spacing w:val="-14"/>
          <w:sz w:val="18"/>
          <w:szCs w:val="18"/>
          <w:lang w:val="en-GB"/>
        </w:rPr>
        <w:t xml:space="preserve"> </w:t>
      </w:r>
      <w:r w:rsidRPr="00F61435">
        <w:rPr>
          <w:sz w:val="18"/>
          <w:szCs w:val="18"/>
          <w:lang w:val="en-GB"/>
        </w:rPr>
        <w:t>chain</w:t>
      </w:r>
      <w:r w:rsidRPr="00F61435">
        <w:rPr>
          <w:spacing w:val="-14"/>
          <w:sz w:val="18"/>
          <w:szCs w:val="18"/>
          <w:lang w:val="en-GB"/>
        </w:rPr>
        <w:t xml:space="preserve"> </w:t>
      </w:r>
      <w:r w:rsidRPr="00F61435">
        <w:rPr>
          <w:sz w:val="18"/>
          <w:szCs w:val="18"/>
          <w:lang w:val="en-GB"/>
        </w:rPr>
        <w:t>waste</w:t>
      </w:r>
      <w:r w:rsidRPr="00F61435">
        <w:rPr>
          <w:spacing w:val="-14"/>
          <w:sz w:val="18"/>
          <w:szCs w:val="18"/>
          <w:lang w:val="en-GB"/>
        </w:rPr>
        <w:t xml:space="preserve"> </w:t>
      </w:r>
      <w:r w:rsidRPr="00F61435">
        <w:rPr>
          <w:sz w:val="18"/>
          <w:szCs w:val="18"/>
          <w:lang w:val="en-GB"/>
        </w:rPr>
        <w:t>and</w:t>
      </w:r>
      <w:r w:rsidRPr="00F61435">
        <w:rPr>
          <w:spacing w:val="-14"/>
          <w:sz w:val="18"/>
          <w:szCs w:val="18"/>
          <w:lang w:val="en-GB"/>
        </w:rPr>
        <w:t xml:space="preserve"> </w:t>
      </w:r>
      <w:r w:rsidRPr="00F61435">
        <w:rPr>
          <w:sz w:val="18"/>
          <w:szCs w:val="18"/>
          <w:lang w:val="en-GB"/>
        </w:rPr>
        <w:t>material</w:t>
      </w:r>
      <w:r w:rsidRPr="00F61435">
        <w:rPr>
          <w:spacing w:val="-14"/>
          <w:sz w:val="18"/>
          <w:szCs w:val="18"/>
          <w:lang w:val="en-GB"/>
        </w:rPr>
        <w:t xml:space="preserve"> </w:t>
      </w:r>
      <w:r w:rsidRPr="00F61435">
        <w:rPr>
          <w:sz w:val="18"/>
          <w:szCs w:val="18"/>
          <w:lang w:val="en-GB"/>
        </w:rPr>
        <w:t>footprints.</w:t>
      </w:r>
      <w:r w:rsidRPr="00F61435">
        <w:rPr>
          <w:spacing w:val="-8"/>
          <w:sz w:val="18"/>
          <w:szCs w:val="18"/>
          <w:lang w:val="en-GB"/>
        </w:rPr>
        <w:t xml:space="preserve"> </w:t>
      </w:r>
      <w:r w:rsidRPr="00F61435">
        <w:rPr>
          <w:sz w:val="18"/>
          <w:szCs w:val="18"/>
          <w:lang w:val="en-GB"/>
        </w:rPr>
        <w:t>URL:</w:t>
      </w:r>
      <w:r w:rsidRPr="00F61435">
        <w:rPr>
          <w:spacing w:val="-16"/>
          <w:sz w:val="18"/>
          <w:szCs w:val="18"/>
          <w:lang w:val="en-GB"/>
        </w:rPr>
        <w:t xml:space="preserve"> </w:t>
      </w:r>
      <w:bookmarkStart w:id="125" w:name="_bookmark63"/>
      <w:bookmarkEnd w:id="125"/>
      <w:r w:rsidRPr="00F61435">
        <w:rPr>
          <w:sz w:val="18"/>
          <w:szCs w:val="18"/>
          <w:lang w:val="en-GB"/>
        </w:rPr>
        <w:fldChar w:fldCharType="begin"/>
      </w:r>
      <w:r w:rsidRPr="00F61435">
        <w:rPr>
          <w:sz w:val="18"/>
          <w:szCs w:val="18"/>
          <w:lang w:val="en-GB"/>
        </w:rPr>
        <w:instrText>HYPERLINK "https://github.com/Stew-McD/T-reX" \h</w:instrText>
      </w:r>
      <w:r w:rsidRPr="00F61435">
        <w:rPr>
          <w:sz w:val="18"/>
          <w:szCs w:val="18"/>
          <w:lang w:val="en-GB"/>
        </w:rPr>
      </w:r>
      <w:r w:rsidRPr="00F61435">
        <w:rPr>
          <w:sz w:val="18"/>
          <w:szCs w:val="18"/>
          <w:lang w:val="en-GB"/>
        </w:rPr>
        <w:fldChar w:fldCharType="separate"/>
      </w:r>
      <w:r w:rsidRPr="00F61435">
        <w:rPr>
          <w:color w:val="2F4F4F"/>
          <w:spacing w:val="-2"/>
          <w:sz w:val="18"/>
          <w:szCs w:val="18"/>
          <w:lang w:val="en-GB"/>
        </w:rPr>
        <w:t>https:</w:t>
      </w:r>
      <w:r w:rsidRPr="00F61435">
        <w:rPr>
          <w:sz w:val="18"/>
          <w:szCs w:val="18"/>
          <w:lang w:val="en-GB"/>
        </w:rPr>
        <w:fldChar w:fldCharType="end"/>
      </w:r>
    </w:p>
    <w:bookmarkStart w:id="126" w:name="_bookmark64"/>
    <w:bookmarkEnd w:id="126"/>
    <w:p w14:paraId="06937F8B" w14:textId="77777777" w:rsidR="009C0070" w:rsidRPr="00F61435" w:rsidRDefault="00000000">
      <w:pPr>
        <w:spacing w:line="193" w:lineRule="exact"/>
        <w:ind w:left="224"/>
        <w:rPr>
          <w:sz w:val="18"/>
          <w:szCs w:val="18"/>
          <w:lang w:val="en-GB"/>
        </w:rPr>
      </w:pPr>
      <w:r w:rsidRPr="00F61435">
        <w:rPr>
          <w:sz w:val="18"/>
          <w:szCs w:val="18"/>
          <w:lang w:val="en-GB"/>
        </w:rPr>
        <w:fldChar w:fldCharType="begin"/>
      </w:r>
      <w:r w:rsidRPr="00F61435">
        <w:rPr>
          <w:sz w:val="18"/>
          <w:szCs w:val="18"/>
          <w:lang w:val="en-GB"/>
        </w:rPr>
        <w:instrText>HYPERLINK "https://github.com/Stew-McD/T-reX" \h</w:instrText>
      </w:r>
      <w:r w:rsidRPr="00F61435">
        <w:rPr>
          <w:sz w:val="18"/>
          <w:szCs w:val="18"/>
          <w:lang w:val="en-GB"/>
        </w:rPr>
      </w:r>
      <w:r w:rsidRPr="00F61435">
        <w:rPr>
          <w:sz w:val="18"/>
          <w:szCs w:val="18"/>
          <w:lang w:val="en-GB"/>
        </w:rPr>
        <w:fldChar w:fldCharType="separate"/>
      </w:r>
      <w:r w:rsidRPr="00F61435">
        <w:rPr>
          <w:color w:val="2F4F4F"/>
          <w:spacing w:val="2"/>
          <w:sz w:val="18"/>
          <w:szCs w:val="18"/>
          <w:lang w:val="en-GB"/>
        </w:rPr>
        <w:t>//github.com/Stew-McD/T-reX</w:t>
      </w:r>
      <w:r w:rsidRPr="00F61435">
        <w:rPr>
          <w:sz w:val="18"/>
          <w:szCs w:val="18"/>
          <w:lang w:val="en-GB"/>
        </w:rPr>
        <w:fldChar w:fldCharType="end"/>
      </w:r>
      <w:r w:rsidRPr="00F61435">
        <w:rPr>
          <w:spacing w:val="2"/>
          <w:sz w:val="18"/>
          <w:szCs w:val="18"/>
          <w:lang w:val="en-GB"/>
        </w:rPr>
        <w:t>.</w:t>
      </w:r>
      <w:r w:rsidRPr="00F61435">
        <w:rPr>
          <w:spacing w:val="12"/>
          <w:sz w:val="18"/>
          <w:szCs w:val="18"/>
          <w:lang w:val="en-GB"/>
        </w:rPr>
        <w:t xml:space="preserve"> </w:t>
      </w:r>
      <w:r w:rsidRPr="00F61435">
        <w:rPr>
          <w:spacing w:val="2"/>
          <w:sz w:val="18"/>
          <w:szCs w:val="18"/>
          <w:lang w:val="en-GB"/>
        </w:rPr>
        <w:t>(Accessed</w:t>
      </w:r>
      <w:r w:rsidRPr="00F61435">
        <w:rPr>
          <w:spacing w:val="12"/>
          <w:sz w:val="18"/>
          <w:szCs w:val="18"/>
          <w:lang w:val="en-GB"/>
        </w:rPr>
        <w:t xml:space="preserve"> </w:t>
      </w:r>
      <w:r w:rsidRPr="00F61435">
        <w:rPr>
          <w:spacing w:val="2"/>
          <w:sz w:val="18"/>
          <w:szCs w:val="18"/>
          <w:lang w:val="en-GB"/>
        </w:rPr>
        <w:t>on</w:t>
      </w:r>
      <w:r w:rsidRPr="00F61435">
        <w:rPr>
          <w:spacing w:val="13"/>
          <w:sz w:val="18"/>
          <w:szCs w:val="18"/>
          <w:lang w:val="en-GB"/>
        </w:rPr>
        <w:t xml:space="preserve"> </w:t>
      </w:r>
      <w:r w:rsidRPr="00F61435">
        <w:rPr>
          <w:spacing w:val="-2"/>
          <w:sz w:val="18"/>
          <w:szCs w:val="18"/>
          <w:lang w:val="en-GB"/>
        </w:rPr>
        <w:t>01/04/2024).</w:t>
      </w:r>
    </w:p>
    <w:p w14:paraId="3DCB6BB8" w14:textId="79A8FE22" w:rsidR="009C0070" w:rsidRPr="00F61435" w:rsidRDefault="00000000" w:rsidP="00FA48A2">
      <w:pPr>
        <w:spacing w:line="199" w:lineRule="exact"/>
        <w:ind w:left="34"/>
        <w:jc w:val="both"/>
        <w:rPr>
          <w:sz w:val="18"/>
          <w:szCs w:val="18"/>
          <w:lang w:val="en-GB"/>
        </w:rPr>
      </w:pPr>
      <w:r w:rsidRPr="00F61435">
        <w:rPr>
          <w:spacing w:val="-4"/>
          <w:sz w:val="18"/>
          <w:szCs w:val="18"/>
          <w:lang w:val="en-GB"/>
        </w:rPr>
        <w:lastRenderedPageBreak/>
        <w:t>McDowall,</w:t>
      </w:r>
      <w:r w:rsidRPr="00F61435">
        <w:rPr>
          <w:spacing w:val="9"/>
          <w:sz w:val="18"/>
          <w:szCs w:val="18"/>
          <w:lang w:val="en-GB"/>
        </w:rPr>
        <w:t xml:space="preserve"> </w:t>
      </w:r>
      <w:r w:rsidRPr="00F61435">
        <w:rPr>
          <w:spacing w:val="-4"/>
          <w:sz w:val="18"/>
          <w:szCs w:val="18"/>
          <w:lang w:val="en-GB"/>
        </w:rPr>
        <w:t>S.C.,</w:t>
      </w:r>
      <w:r w:rsidRPr="00F61435">
        <w:rPr>
          <w:spacing w:val="9"/>
          <w:sz w:val="18"/>
          <w:szCs w:val="18"/>
          <w:lang w:val="en-GB"/>
        </w:rPr>
        <w:t xml:space="preserve"> </w:t>
      </w:r>
      <w:r w:rsidRPr="00F61435">
        <w:rPr>
          <w:spacing w:val="-4"/>
          <w:sz w:val="18"/>
          <w:szCs w:val="18"/>
          <w:lang w:val="en-GB"/>
        </w:rPr>
        <w:t>Lanphear,</w:t>
      </w:r>
      <w:r w:rsidRPr="00F61435">
        <w:rPr>
          <w:spacing w:val="9"/>
          <w:sz w:val="18"/>
          <w:szCs w:val="18"/>
          <w:lang w:val="en-GB"/>
        </w:rPr>
        <w:t xml:space="preserve"> </w:t>
      </w:r>
      <w:r w:rsidRPr="00F61435">
        <w:rPr>
          <w:spacing w:val="-4"/>
          <w:sz w:val="18"/>
          <w:szCs w:val="18"/>
          <w:lang w:val="en-GB"/>
        </w:rPr>
        <w:t>E.,</w:t>
      </w:r>
      <w:r w:rsidRPr="00F61435">
        <w:rPr>
          <w:spacing w:val="10"/>
          <w:sz w:val="18"/>
          <w:szCs w:val="18"/>
          <w:lang w:val="en-GB"/>
        </w:rPr>
        <w:t xml:space="preserve"> </w:t>
      </w:r>
      <w:r w:rsidRPr="00F61435">
        <w:rPr>
          <w:spacing w:val="-4"/>
          <w:sz w:val="18"/>
          <w:szCs w:val="18"/>
          <w:lang w:val="en-GB"/>
        </w:rPr>
        <w:t>2023a.</w:t>
      </w:r>
      <w:r w:rsidRPr="00F61435">
        <w:rPr>
          <w:spacing w:val="31"/>
          <w:sz w:val="18"/>
          <w:szCs w:val="18"/>
          <w:lang w:val="en-GB"/>
        </w:rPr>
        <w:t xml:space="preserve"> </w:t>
      </w:r>
      <w:r w:rsidRPr="00F61435">
        <w:rPr>
          <w:spacing w:val="-4"/>
          <w:sz w:val="18"/>
          <w:szCs w:val="18"/>
          <w:lang w:val="en-GB"/>
        </w:rPr>
        <w:t>T-reX.</w:t>
      </w:r>
      <w:r w:rsidRPr="00F61435">
        <w:rPr>
          <w:spacing w:val="30"/>
          <w:sz w:val="18"/>
          <w:szCs w:val="18"/>
          <w:lang w:val="en-GB"/>
        </w:rPr>
        <w:t xml:space="preserve"> </w:t>
      </w:r>
      <w:r w:rsidRPr="00F61435">
        <w:rPr>
          <w:spacing w:val="-4"/>
          <w:sz w:val="18"/>
          <w:szCs w:val="18"/>
          <w:lang w:val="en-GB"/>
        </w:rPr>
        <w:t>URL:</w:t>
      </w:r>
      <w:r w:rsidRPr="00F61435">
        <w:rPr>
          <w:spacing w:val="6"/>
          <w:sz w:val="18"/>
          <w:szCs w:val="18"/>
          <w:lang w:val="en-GB"/>
        </w:rPr>
        <w:t xml:space="preserve"> </w:t>
      </w:r>
      <w:hyperlink r:id="rId133">
        <w:r w:rsidRPr="00F61435">
          <w:rPr>
            <w:color w:val="2F4F4F"/>
            <w:spacing w:val="-4"/>
            <w:sz w:val="18"/>
            <w:szCs w:val="18"/>
            <w:lang w:val="en-GB"/>
          </w:rPr>
          <w:t>https://zenodo.org</w:t>
        </w:r>
      </w:hyperlink>
      <w:bookmarkStart w:id="127" w:name="_bookmark65"/>
      <w:bookmarkEnd w:id="127"/>
      <w:r w:rsidRPr="00F61435">
        <w:rPr>
          <w:sz w:val="18"/>
          <w:szCs w:val="18"/>
          <w:lang w:val="en-GB"/>
        </w:rPr>
        <w:fldChar w:fldCharType="begin"/>
      </w:r>
      <w:r w:rsidRPr="00F61435">
        <w:rPr>
          <w:sz w:val="18"/>
          <w:szCs w:val="18"/>
          <w:lang w:val="en-GB"/>
        </w:rPr>
        <w:instrText>HYPERLINK "https://zenodo.org/doi/10.5281/zenodo.10431180" \h</w:instrText>
      </w:r>
      <w:r w:rsidRPr="00F61435">
        <w:rPr>
          <w:sz w:val="18"/>
          <w:szCs w:val="18"/>
          <w:lang w:val="en-GB"/>
        </w:rPr>
      </w:r>
      <w:r w:rsidRPr="00F61435">
        <w:rPr>
          <w:sz w:val="18"/>
          <w:szCs w:val="18"/>
          <w:lang w:val="en-GB"/>
        </w:rPr>
        <w:fldChar w:fldCharType="separate"/>
      </w:r>
      <w:r w:rsidRPr="00F61435">
        <w:rPr>
          <w:color w:val="2F4F4F"/>
          <w:w w:val="105"/>
          <w:sz w:val="18"/>
          <w:szCs w:val="18"/>
          <w:lang w:val="en-GB"/>
        </w:rPr>
        <w:t>/doi/10.5281/zenodo.10431180</w:t>
      </w:r>
      <w:r w:rsidRPr="00F61435">
        <w:rPr>
          <w:sz w:val="18"/>
          <w:szCs w:val="18"/>
          <w:lang w:val="en-GB"/>
        </w:rPr>
        <w:fldChar w:fldCharType="end"/>
      </w:r>
      <w:r w:rsidRPr="00F61435">
        <w:rPr>
          <w:w w:val="105"/>
          <w:sz w:val="18"/>
          <w:szCs w:val="18"/>
          <w:lang w:val="en-GB"/>
        </w:rPr>
        <w:t>.</w:t>
      </w:r>
      <w:r w:rsidRPr="00F61435">
        <w:rPr>
          <w:spacing w:val="23"/>
          <w:w w:val="105"/>
          <w:sz w:val="18"/>
          <w:szCs w:val="18"/>
          <w:lang w:val="en-GB"/>
        </w:rPr>
        <w:t xml:space="preserve"> </w:t>
      </w:r>
      <w:r w:rsidRPr="00F61435">
        <w:rPr>
          <w:w w:val="105"/>
          <w:sz w:val="18"/>
          <w:szCs w:val="18"/>
          <w:lang w:val="en-GB"/>
        </w:rPr>
        <w:t>(Accessed</w:t>
      </w:r>
      <w:r w:rsidRPr="00F61435">
        <w:rPr>
          <w:spacing w:val="24"/>
          <w:w w:val="105"/>
          <w:sz w:val="18"/>
          <w:szCs w:val="18"/>
          <w:lang w:val="en-GB"/>
        </w:rPr>
        <w:t xml:space="preserve"> </w:t>
      </w:r>
      <w:r w:rsidRPr="00F61435">
        <w:rPr>
          <w:w w:val="105"/>
          <w:sz w:val="18"/>
          <w:szCs w:val="18"/>
          <w:lang w:val="en-GB"/>
        </w:rPr>
        <w:t>on</w:t>
      </w:r>
      <w:r w:rsidRPr="00F61435">
        <w:rPr>
          <w:spacing w:val="24"/>
          <w:w w:val="105"/>
          <w:sz w:val="18"/>
          <w:szCs w:val="18"/>
          <w:lang w:val="en-GB"/>
        </w:rPr>
        <w:t xml:space="preserve"> </w:t>
      </w:r>
      <w:r w:rsidRPr="00F61435">
        <w:rPr>
          <w:spacing w:val="-2"/>
          <w:w w:val="105"/>
          <w:sz w:val="18"/>
          <w:szCs w:val="18"/>
          <w:lang w:val="en-GB"/>
        </w:rPr>
        <w:t>01/04/2024).</w:t>
      </w:r>
    </w:p>
    <w:p w14:paraId="01D07C06" w14:textId="7231C03E" w:rsidR="009C0070" w:rsidRPr="00F61435" w:rsidRDefault="00000000" w:rsidP="00FA48A2">
      <w:pPr>
        <w:spacing w:line="199" w:lineRule="exact"/>
        <w:ind w:left="34"/>
        <w:jc w:val="both"/>
        <w:rPr>
          <w:sz w:val="18"/>
          <w:szCs w:val="18"/>
          <w:lang w:val="en-GB"/>
        </w:rPr>
      </w:pPr>
      <w:r w:rsidRPr="00F61435">
        <w:rPr>
          <w:spacing w:val="-4"/>
          <w:sz w:val="18"/>
          <w:szCs w:val="18"/>
          <w:lang w:val="en-GB"/>
        </w:rPr>
        <w:t>McDowall,</w:t>
      </w:r>
      <w:r w:rsidRPr="00F61435">
        <w:rPr>
          <w:spacing w:val="6"/>
          <w:sz w:val="18"/>
          <w:szCs w:val="18"/>
          <w:lang w:val="en-GB"/>
        </w:rPr>
        <w:t xml:space="preserve"> </w:t>
      </w:r>
      <w:r w:rsidRPr="00F61435">
        <w:rPr>
          <w:spacing w:val="-4"/>
          <w:sz w:val="18"/>
          <w:szCs w:val="18"/>
          <w:lang w:val="en-GB"/>
        </w:rPr>
        <w:t>S.C.,</w:t>
      </w:r>
      <w:r w:rsidRPr="00F61435">
        <w:rPr>
          <w:spacing w:val="6"/>
          <w:sz w:val="18"/>
          <w:szCs w:val="18"/>
          <w:lang w:val="en-GB"/>
        </w:rPr>
        <w:t xml:space="preserve"> </w:t>
      </w:r>
      <w:r w:rsidRPr="00F61435">
        <w:rPr>
          <w:spacing w:val="-4"/>
          <w:sz w:val="18"/>
          <w:szCs w:val="18"/>
          <w:lang w:val="en-GB"/>
        </w:rPr>
        <w:t>Lanphear,</w:t>
      </w:r>
      <w:r w:rsidRPr="00F61435">
        <w:rPr>
          <w:spacing w:val="6"/>
          <w:sz w:val="18"/>
          <w:szCs w:val="18"/>
          <w:lang w:val="en-GB"/>
        </w:rPr>
        <w:t xml:space="preserve"> </w:t>
      </w:r>
      <w:r w:rsidRPr="00F61435">
        <w:rPr>
          <w:spacing w:val="-4"/>
          <w:sz w:val="18"/>
          <w:szCs w:val="18"/>
          <w:lang w:val="en-GB"/>
        </w:rPr>
        <w:t>E.,</w:t>
      </w:r>
      <w:r w:rsidRPr="00F61435">
        <w:rPr>
          <w:spacing w:val="6"/>
          <w:sz w:val="18"/>
          <w:szCs w:val="18"/>
          <w:lang w:val="en-GB"/>
        </w:rPr>
        <w:t xml:space="preserve"> </w:t>
      </w:r>
      <w:r w:rsidRPr="00F61435">
        <w:rPr>
          <w:spacing w:val="-4"/>
          <w:sz w:val="18"/>
          <w:szCs w:val="18"/>
          <w:lang w:val="en-GB"/>
        </w:rPr>
        <w:t>2023b.</w:t>
      </w:r>
      <w:r w:rsidRPr="00F61435">
        <w:rPr>
          <w:spacing w:val="36"/>
          <w:sz w:val="18"/>
          <w:szCs w:val="18"/>
          <w:lang w:val="en-GB"/>
        </w:rPr>
        <w:t xml:space="preserve"> </w:t>
      </w:r>
      <w:r w:rsidRPr="00F61435">
        <w:rPr>
          <w:spacing w:val="-4"/>
          <w:sz w:val="18"/>
          <w:szCs w:val="18"/>
          <w:lang w:val="en-GB"/>
        </w:rPr>
        <w:t>T-reX</w:t>
      </w:r>
      <w:r w:rsidRPr="00F61435">
        <w:rPr>
          <w:spacing w:val="6"/>
          <w:sz w:val="18"/>
          <w:szCs w:val="18"/>
          <w:lang w:val="en-GB"/>
        </w:rPr>
        <w:t xml:space="preserve"> </w:t>
      </w:r>
      <w:r w:rsidRPr="00F61435">
        <w:rPr>
          <w:spacing w:val="-4"/>
          <w:sz w:val="18"/>
          <w:szCs w:val="18"/>
          <w:lang w:val="en-GB"/>
        </w:rPr>
        <w:t>·</w:t>
      </w:r>
      <w:r w:rsidRPr="00F61435">
        <w:rPr>
          <w:spacing w:val="6"/>
          <w:sz w:val="18"/>
          <w:szCs w:val="18"/>
          <w:lang w:val="en-GB"/>
        </w:rPr>
        <w:t xml:space="preserve"> </w:t>
      </w:r>
      <w:r w:rsidRPr="00F61435">
        <w:rPr>
          <w:spacing w:val="-4"/>
          <w:sz w:val="18"/>
          <w:szCs w:val="18"/>
          <w:lang w:val="en-GB"/>
        </w:rPr>
        <w:t>PyPI.</w:t>
      </w:r>
      <w:r w:rsidRPr="00F61435">
        <w:rPr>
          <w:spacing w:val="36"/>
          <w:sz w:val="18"/>
          <w:szCs w:val="18"/>
          <w:lang w:val="en-GB"/>
        </w:rPr>
        <w:t xml:space="preserve"> </w:t>
      </w:r>
      <w:r w:rsidRPr="00F61435">
        <w:rPr>
          <w:spacing w:val="-4"/>
          <w:sz w:val="18"/>
          <w:szCs w:val="18"/>
          <w:lang w:val="en-GB"/>
        </w:rPr>
        <w:t>URL:</w:t>
      </w:r>
      <w:r w:rsidRPr="00F61435">
        <w:rPr>
          <w:spacing w:val="4"/>
          <w:sz w:val="18"/>
          <w:szCs w:val="18"/>
          <w:lang w:val="en-GB"/>
        </w:rPr>
        <w:t xml:space="preserve"> </w:t>
      </w:r>
      <w:hyperlink r:id="rId134">
        <w:r w:rsidRPr="00F61435">
          <w:rPr>
            <w:color w:val="2F4F4F"/>
            <w:spacing w:val="-4"/>
            <w:sz w:val="18"/>
            <w:szCs w:val="18"/>
            <w:lang w:val="en-GB"/>
          </w:rPr>
          <w:t>https://pypi</w:t>
        </w:r>
      </w:hyperlink>
      <w:bookmarkStart w:id="128" w:name="_bookmark66"/>
      <w:bookmarkEnd w:id="128"/>
      <w:r w:rsidRPr="00F61435">
        <w:rPr>
          <w:sz w:val="18"/>
          <w:szCs w:val="18"/>
          <w:lang w:val="en-GB"/>
        </w:rPr>
        <w:fldChar w:fldCharType="begin"/>
      </w:r>
      <w:r w:rsidRPr="00F61435">
        <w:rPr>
          <w:sz w:val="18"/>
          <w:szCs w:val="18"/>
          <w:lang w:val="en-GB"/>
        </w:rPr>
        <w:instrText>HYPERLINK "https://pypi.org/project/T-reX/" \h</w:instrText>
      </w:r>
      <w:r w:rsidRPr="00F61435">
        <w:rPr>
          <w:sz w:val="18"/>
          <w:szCs w:val="18"/>
          <w:lang w:val="en-GB"/>
        </w:rPr>
      </w:r>
      <w:r w:rsidRPr="00F61435">
        <w:rPr>
          <w:sz w:val="18"/>
          <w:szCs w:val="18"/>
          <w:lang w:val="en-GB"/>
        </w:rPr>
        <w:fldChar w:fldCharType="separate"/>
      </w:r>
      <w:r w:rsidRPr="00F61435">
        <w:rPr>
          <w:color w:val="2F4F4F"/>
          <w:spacing w:val="2"/>
          <w:w w:val="105"/>
          <w:sz w:val="18"/>
          <w:szCs w:val="18"/>
          <w:lang w:val="en-GB"/>
        </w:rPr>
        <w:t>.org/project/T-reX/</w:t>
      </w:r>
      <w:r w:rsidRPr="00F61435">
        <w:rPr>
          <w:sz w:val="18"/>
          <w:szCs w:val="18"/>
          <w:lang w:val="en-GB"/>
        </w:rPr>
        <w:fldChar w:fldCharType="end"/>
      </w:r>
      <w:r w:rsidRPr="00F61435">
        <w:rPr>
          <w:spacing w:val="2"/>
          <w:w w:val="105"/>
          <w:sz w:val="18"/>
          <w:szCs w:val="18"/>
          <w:lang w:val="en-GB"/>
        </w:rPr>
        <w:t>.</w:t>
      </w:r>
      <w:r w:rsidRPr="00F61435">
        <w:rPr>
          <w:spacing w:val="29"/>
          <w:w w:val="105"/>
          <w:sz w:val="18"/>
          <w:szCs w:val="18"/>
          <w:lang w:val="en-GB"/>
        </w:rPr>
        <w:t xml:space="preserve"> </w:t>
      </w:r>
      <w:r w:rsidRPr="00F61435">
        <w:rPr>
          <w:spacing w:val="2"/>
          <w:w w:val="105"/>
          <w:sz w:val="18"/>
          <w:szCs w:val="18"/>
          <w:lang w:val="en-GB"/>
        </w:rPr>
        <w:t>(Accessed</w:t>
      </w:r>
      <w:r w:rsidRPr="00F61435">
        <w:rPr>
          <w:spacing w:val="29"/>
          <w:w w:val="105"/>
          <w:sz w:val="18"/>
          <w:szCs w:val="18"/>
          <w:lang w:val="en-GB"/>
        </w:rPr>
        <w:t xml:space="preserve"> </w:t>
      </w:r>
      <w:r w:rsidRPr="00F61435">
        <w:rPr>
          <w:spacing w:val="2"/>
          <w:w w:val="105"/>
          <w:sz w:val="18"/>
          <w:szCs w:val="18"/>
          <w:lang w:val="en-GB"/>
        </w:rPr>
        <w:t>on</w:t>
      </w:r>
      <w:r w:rsidRPr="00F61435">
        <w:rPr>
          <w:spacing w:val="29"/>
          <w:w w:val="105"/>
          <w:sz w:val="18"/>
          <w:szCs w:val="18"/>
          <w:lang w:val="en-GB"/>
        </w:rPr>
        <w:t xml:space="preserve"> </w:t>
      </w:r>
      <w:r w:rsidRPr="00F61435">
        <w:rPr>
          <w:spacing w:val="-2"/>
          <w:w w:val="105"/>
          <w:sz w:val="18"/>
          <w:szCs w:val="18"/>
          <w:lang w:val="en-GB"/>
        </w:rPr>
        <w:t>01/04/2024).</w:t>
      </w:r>
    </w:p>
    <w:p w14:paraId="3632AC40" w14:textId="77777777" w:rsidR="009C0070" w:rsidRPr="00F61435" w:rsidRDefault="00000000">
      <w:pPr>
        <w:spacing w:before="2" w:line="244" w:lineRule="auto"/>
        <w:ind w:left="229" w:right="36" w:hanging="195"/>
        <w:jc w:val="both"/>
        <w:rPr>
          <w:sz w:val="18"/>
          <w:szCs w:val="18"/>
          <w:lang w:val="en-GB"/>
        </w:rPr>
      </w:pPr>
      <w:r w:rsidRPr="00F61435">
        <w:rPr>
          <w:spacing w:val="-2"/>
          <w:sz w:val="18"/>
          <w:szCs w:val="18"/>
          <w:lang w:val="en-GB"/>
        </w:rPr>
        <w:t>Meinshausen,</w:t>
      </w:r>
      <w:r w:rsidRPr="00F61435">
        <w:rPr>
          <w:spacing w:val="-4"/>
          <w:sz w:val="18"/>
          <w:szCs w:val="18"/>
          <w:lang w:val="en-GB"/>
        </w:rPr>
        <w:t xml:space="preserve"> </w:t>
      </w:r>
      <w:r w:rsidRPr="00F61435">
        <w:rPr>
          <w:spacing w:val="-2"/>
          <w:sz w:val="18"/>
          <w:szCs w:val="18"/>
          <w:lang w:val="en-GB"/>
        </w:rPr>
        <w:t>M.,</w:t>
      </w:r>
      <w:r w:rsidRPr="00F61435">
        <w:rPr>
          <w:spacing w:val="-4"/>
          <w:sz w:val="18"/>
          <w:szCs w:val="18"/>
          <w:lang w:val="en-GB"/>
        </w:rPr>
        <w:t xml:space="preserve"> </w:t>
      </w:r>
      <w:r w:rsidRPr="00F61435">
        <w:rPr>
          <w:spacing w:val="-2"/>
          <w:sz w:val="18"/>
          <w:szCs w:val="18"/>
          <w:lang w:val="en-GB"/>
        </w:rPr>
        <w:t>Nicholls,</w:t>
      </w:r>
      <w:r w:rsidRPr="00F61435">
        <w:rPr>
          <w:spacing w:val="-4"/>
          <w:sz w:val="18"/>
          <w:szCs w:val="18"/>
          <w:lang w:val="en-GB"/>
        </w:rPr>
        <w:t xml:space="preserve"> </w:t>
      </w:r>
      <w:r w:rsidRPr="00F61435">
        <w:rPr>
          <w:spacing w:val="-2"/>
          <w:sz w:val="18"/>
          <w:szCs w:val="18"/>
          <w:lang w:val="en-GB"/>
        </w:rPr>
        <w:t>Z.R.J.,</w:t>
      </w:r>
      <w:r w:rsidRPr="00F61435">
        <w:rPr>
          <w:spacing w:val="-4"/>
          <w:sz w:val="18"/>
          <w:szCs w:val="18"/>
          <w:lang w:val="en-GB"/>
        </w:rPr>
        <w:t xml:space="preserve"> </w:t>
      </w:r>
      <w:r w:rsidRPr="00F61435">
        <w:rPr>
          <w:spacing w:val="-2"/>
          <w:sz w:val="18"/>
          <w:szCs w:val="18"/>
          <w:lang w:val="en-GB"/>
        </w:rPr>
        <w:t>Lewis,</w:t>
      </w:r>
      <w:r w:rsidRPr="00F61435">
        <w:rPr>
          <w:spacing w:val="-4"/>
          <w:sz w:val="18"/>
          <w:szCs w:val="18"/>
          <w:lang w:val="en-GB"/>
        </w:rPr>
        <w:t xml:space="preserve"> </w:t>
      </w:r>
      <w:r w:rsidRPr="00F61435">
        <w:rPr>
          <w:spacing w:val="-2"/>
          <w:sz w:val="18"/>
          <w:szCs w:val="18"/>
          <w:lang w:val="en-GB"/>
        </w:rPr>
        <w:t>J.,</w:t>
      </w:r>
      <w:r w:rsidRPr="00F61435">
        <w:rPr>
          <w:spacing w:val="-4"/>
          <w:sz w:val="18"/>
          <w:szCs w:val="18"/>
          <w:lang w:val="en-GB"/>
        </w:rPr>
        <w:t xml:space="preserve"> </w:t>
      </w:r>
      <w:r w:rsidRPr="00F61435">
        <w:rPr>
          <w:spacing w:val="-2"/>
          <w:sz w:val="18"/>
          <w:szCs w:val="18"/>
          <w:lang w:val="en-GB"/>
        </w:rPr>
        <w:t>Gidden,</w:t>
      </w:r>
      <w:r w:rsidRPr="00F61435">
        <w:rPr>
          <w:spacing w:val="-4"/>
          <w:sz w:val="18"/>
          <w:szCs w:val="18"/>
          <w:lang w:val="en-GB"/>
        </w:rPr>
        <w:t xml:space="preserve"> </w:t>
      </w:r>
      <w:r w:rsidRPr="00F61435">
        <w:rPr>
          <w:spacing w:val="-2"/>
          <w:sz w:val="18"/>
          <w:szCs w:val="18"/>
          <w:lang w:val="en-GB"/>
        </w:rPr>
        <w:t>M.J.,</w:t>
      </w:r>
      <w:r w:rsidRPr="00F61435">
        <w:rPr>
          <w:spacing w:val="-4"/>
          <w:sz w:val="18"/>
          <w:szCs w:val="18"/>
          <w:lang w:val="en-GB"/>
        </w:rPr>
        <w:t xml:space="preserve"> </w:t>
      </w:r>
      <w:r w:rsidRPr="00F61435">
        <w:rPr>
          <w:spacing w:val="-2"/>
          <w:sz w:val="18"/>
          <w:szCs w:val="18"/>
          <w:lang w:val="en-GB"/>
        </w:rPr>
        <w:t>et</w:t>
      </w:r>
      <w:r w:rsidRPr="00F61435">
        <w:rPr>
          <w:spacing w:val="-4"/>
          <w:sz w:val="18"/>
          <w:szCs w:val="18"/>
          <w:lang w:val="en-GB"/>
        </w:rPr>
        <w:t xml:space="preserve"> </w:t>
      </w:r>
      <w:r w:rsidRPr="00F61435">
        <w:rPr>
          <w:spacing w:val="-2"/>
          <w:sz w:val="18"/>
          <w:szCs w:val="18"/>
          <w:lang w:val="en-GB"/>
        </w:rPr>
        <w:t>al.,</w:t>
      </w:r>
      <w:r w:rsidRPr="00F61435">
        <w:rPr>
          <w:spacing w:val="-4"/>
          <w:sz w:val="18"/>
          <w:szCs w:val="18"/>
          <w:lang w:val="en-GB"/>
        </w:rPr>
        <w:t xml:space="preserve"> </w:t>
      </w:r>
      <w:r w:rsidRPr="00F61435">
        <w:rPr>
          <w:spacing w:val="-2"/>
          <w:sz w:val="18"/>
          <w:szCs w:val="18"/>
          <w:lang w:val="en-GB"/>
        </w:rPr>
        <w:t>2020.</w:t>
      </w:r>
      <w:r w:rsidRPr="00F61435">
        <w:rPr>
          <w:spacing w:val="18"/>
          <w:sz w:val="18"/>
          <w:szCs w:val="18"/>
          <w:lang w:val="en-GB"/>
        </w:rPr>
        <w:t xml:space="preserve"> </w:t>
      </w:r>
      <w:r w:rsidRPr="00F61435">
        <w:rPr>
          <w:spacing w:val="-2"/>
          <w:sz w:val="18"/>
          <w:szCs w:val="18"/>
          <w:lang w:val="en-GB"/>
        </w:rPr>
        <w:t>The</w:t>
      </w:r>
      <w:r w:rsidRPr="00F61435">
        <w:rPr>
          <w:spacing w:val="40"/>
          <w:sz w:val="18"/>
          <w:szCs w:val="18"/>
          <w:lang w:val="en-GB"/>
        </w:rPr>
        <w:t xml:space="preserve"> </w:t>
      </w:r>
      <w:r w:rsidRPr="00F61435">
        <w:rPr>
          <w:sz w:val="18"/>
          <w:szCs w:val="18"/>
          <w:lang w:val="en-GB"/>
        </w:rPr>
        <w:t>shared socio-economic pathway (SSP) greenhouse gas concentrations</w:t>
      </w:r>
      <w:r w:rsidRPr="00F61435">
        <w:rPr>
          <w:spacing w:val="40"/>
          <w:sz w:val="18"/>
          <w:szCs w:val="18"/>
          <w:lang w:val="en-GB"/>
        </w:rPr>
        <w:t xml:space="preserve"> </w:t>
      </w:r>
      <w:r w:rsidRPr="00F61435">
        <w:rPr>
          <w:sz w:val="18"/>
          <w:szCs w:val="18"/>
          <w:lang w:val="en-GB"/>
        </w:rPr>
        <w:t>and their extensions to 2500.</w:t>
      </w:r>
      <w:r w:rsidRPr="00F61435">
        <w:rPr>
          <w:spacing w:val="33"/>
          <w:sz w:val="18"/>
          <w:szCs w:val="18"/>
          <w:lang w:val="en-GB"/>
        </w:rPr>
        <w:t xml:space="preserve"> </w:t>
      </w:r>
      <w:r w:rsidRPr="00F61435">
        <w:rPr>
          <w:sz w:val="18"/>
          <w:szCs w:val="18"/>
          <w:lang w:val="en-GB"/>
        </w:rPr>
        <w:t xml:space="preserve">Geoscientific Model Development </w:t>
      </w:r>
      <w:bookmarkStart w:id="129" w:name="_bookmark67"/>
      <w:bookmarkEnd w:id="129"/>
      <w:r w:rsidRPr="00F61435">
        <w:rPr>
          <w:sz w:val="18"/>
          <w:szCs w:val="18"/>
          <w:lang w:val="en-GB"/>
        </w:rPr>
        <w:t>URL:</w:t>
      </w:r>
      <w:r w:rsidRPr="00F61435">
        <w:rPr>
          <w:w w:val="110"/>
          <w:sz w:val="18"/>
          <w:szCs w:val="18"/>
          <w:lang w:val="en-GB"/>
        </w:rPr>
        <w:t xml:space="preserve"> </w:t>
      </w:r>
      <w:hyperlink r:id="rId135">
        <w:r w:rsidRPr="00F61435">
          <w:rPr>
            <w:color w:val="2F4F4F"/>
            <w:w w:val="110"/>
            <w:sz w:val="18"/>
            <w:szCs w:val="18"/>
            <w:lang w:val="en-GB"/>
          </w:rPr>
          <w:t>https://dx.doi.org/10.5194/gmd-13-3571-2020</w:t>
        </w:r>
      </w:hyperlink>
      <w:r w:rsidRPr="00F61435">
        <w:rPr>
          <w:w w:val="110"/>
          <w:sz w:val="18"/>
          <w:szCs w:val="18"/>
          <w:lang w:val="en-GB"/>
        </w:rPr>
        <w:t>,</w:t>
      </w:r>
      <w:r w:rsidRPr="00F61435">
        <w:rPr>
          <w:spacing w:val="-1"/>
          <w:w w:val="110"/>
          <w:sz w:val="18"/>
          <w:szCs w:val="18"/>
          <w:lang w:val="en-GB"/>
        </w:rPr>
        <w:t xml:space="preserve"> </w:t>
      </w:r>
      <w:r w:rsidRPr="00F61435">
        <w:rPr>
          <w:w w:val="110"/>
          <w:sz w:val="18"/>
          <w:szCs w:val="18"/>
          <w:lang w:val="en-GB"/>
        </w:rPr>
        <w:t>doi:</w:t>
      </w:r>
      <w:hyperlink r:id="rId136">
        <w:r w:rsidRPr="00F61435">
          <w:rPr>
            <w:color w:val="2F4F4F"/>
            <w:w w:val="110"/>
            <w:sz w:val="18"/>
            <w:szCs w:val="18"/>
            <w:lang w:val="en-GB"/>
          </w:rPr>
          <w:t>10.519</w:t>
        </w:r>
      </w:hyperlink>
      <w:r w:rsidRPr="00F61435">
        <w:rPr>
          <w:color w:val="2F4F4F"/>
          <w:w w:val="110"/>
          <w:sz w:val="18"/>
          <w:szCs w:val="18"/>
          <w:lang w:val="en-GB"/>
        </w:rPr>
        <w:t xml:space="preserve"> </w:t>
      </w:r>
      <w:bookmarkStart w:id="130" w:name="_bookmark68"/>
      <w:bookmarkEnd w:id="130"/>
      <w:r w:rsidRPr="00F61435">
        <w:rPr>
          <w:sz w:val="18"/>
          <w:szCs w:val="18"/>
          <w:lang w:val="en-GB"/>
        </w:rPr>
        <w:fldChar w:fldCharType="begin"/>
      </w:r>
      <w:r w:rsidRPr="00F61435">
        <w:rPr>
          <w:sz w:val="18"/>
          <w:szCs w:val="18"/>
          <w:lang w:val="en-GB"/>
        </w:rPr>
        <w:instrText>HYPERLINK "http://dx.doi.org/10.5194/gmd-13-3571-2020" \h</w:instrText>
      </w:r>
      <w:r w:rsidRPr="00F61435">
        <w:rPr>
          <w:sz w:val="18"/>
          <w:szCs w:val="18"/>
          <w:lang w:val="en-GB"/>
        </w:rPr>
      </w:r>
      <w:r w:rsidRPr="00F61435">
        <w:rPr>
          <w:sz w:val="18"/>
          <w:szCs w:val="18"/>
          <w:lang w:val="en-GB"/>
        </w:rPr>
        <w:fldChar w:fldCharType="separate"/>
      </w:r>
      <w:r w:rsidRPr="00F61435">
        <w:rPr>
          <w:color w:val="2F4F4F"/>
          <w:spacing w:val="-2"/>
          <w:w w:val="110"/>
          <w:sz w:val="18"/>
          <w:szCs w:val="18"/>
          <w:lang w:val="en-GB"/>
        </w:rPr>
        <w:t>4/gmd-13-3571-2020</w:t>
      </w:r>
      <w:r w:rsidRPr="00F61435">
        <w:rPr>
          <w:sz w:val="18"/>
          <w:szCs w:val="18"/>
          <w:lang w:val="en-GB"/>
        </w:rPr>
        <w:fldChar w:fldCharType="end"/>
      </w:r>
      <w:r w:rsidRPr="00F61435">
        <w:rPr>
          <w:spacing w:val="-2"/>
          <w:w w:val="110"/>
          <w:sz w:val="18"/>
          <w:szCs w:val="18"/>
          <w:lang w:val="en-GB"/>
        </w:rPr>
        <w:t>.</w:t>
      </w:r>
    </w:p>
    <w:p w14:paraId="1072232A" w14:textId="1031F1BA" w:rsidR="009C0070" w:rsidRPr="00F61435" w:rsidRDefault="00000000" w:rsidP="00FA48A2">
      <w:pPr>
        <w:spacing w:line="182" w:lineRule="exact"/>
        <w:ind w:left="34"/>
        <w:jc w:val="both"/>
        <w:rPr>
          <w:sz w:val="18"/>
          <w:szCs w:val="18"/>
          <w:lang w:val="en-GB"/>
        </w:rPr>
      </w:pPr>
      <w:r w:rsidRPr="00F61435">
        <w:rPr>
          <w:spacing w:val="-2"/>
          <w:sz w:val="18"/>
          <w:szCs w:val="18"/>
          <w:lang w:val="en-GB"/>
        </w:rPr>
        <w:t>Mutel,</w:t>
      </w:r>
      <w:r w:rsidRPr="00F61435">
        <w:rPr>
          <w:spacing w:val="22"/>
          <w:sz w:val="18"/>
          <w:szCs w:val="18"/>
          <w:lang w:val="en-GB"/>
        </w:rPr>
        <w:t xml:space="preserve"> </w:t>
      </w:r>
      <w:r w:rsidRPr="00F61435">
        <w:rPr>
          <w:spacing w:val="-2"/>
          <w:sz w:val="18"/>
          <w:szCs w:val="18"/>
          <w:lang w:val="en-GB"/>
        </w:rPr>
        <w:t>C.,</w:t>
      </w:r>
      <w:r w:rsidRPr="00F61435">
        <w:rPr>
          <w:spacing w:val="23"/>
          <w:sz w:val="18"/>
          <w:szCs w:val="18"/>
          <w:lang w:val="en-GB"/>
        </w:rPr>
        <w:t xml:space="preserve"> </w:t>
      </w:r>
      <w:r w:rsidRPr="00F61435">
        <w:rPr>
          <w:spacing w:val="-2"/>
          <w:sz w:val="18"/>
          <w:szCs w:val="18"/>
          <w:lang w:val="en-GB"/>
        </w:rPr>
        <w:t>2016.</w:t>
      </w:r>
      <w:r w:rsidRPr="00F61435">
        <w:rPr>
          <w:spacing w:val="53"/>
          <w:sz w:val="18"/>
          <w:szCs w:val="18"/>
          <w:lang w:val="en-GB"/>
        </w:rPr>
        <w:t xml:space="preserve"> </w:t>
      </w:r>
      <w:r w:rsidR="00834F9B" w:rsidRPr="00F61435">
        <w:rPr>
          <w:spacing w:val="-2"/>
          <w:sz w:val="18"/>
          <w:szCs w:val="18"/>
          <w:lang w:val="en-GB"/>
        </w:rPr>
        <w:t>Brightway</w:t>
      </w:r>
      <w:r w:rsidRPr="00F61435">
        <w:rPr>
          <w:spacing w:val="-2"/>
          <w:sz w:val="18"/>
          <w:szCs w:val="18"/>
          <w:lang w:val="en-GB"/>
        </w:rPr>
        <w:t>2-analyzer.</w:t>
      </w:r>
      <w:r w:rsidRPr="00F61435">
        <w:rPr>
          <w:spacing w:val="54"/>
          <w:sz w:val="18"/>
          <w:szCs w:val="18"/>
          <w:lang w:val="en-GB"/>
        </w:rPr>
        <w:t xml:space="preserve"> </w:t>
      </w:r>
      <w:r w:rsidRPr="00F61435">
        <w:rPr>
          <w:spacing w:val="-2"/>
          <w:sz w:val="18"/>
          <w:szCs w:val="18"/>
          <w:lang w:val="en-GB"/>
        </w:rPr>
        <w:t>URL:</w:t>
      </w:r>
      <w:r w:rsidRPr="00F61435">
        <w:rPr>
          <w:spacing w:val="19"/>
          <w:sz w:val="18"/>
          <w:szCs w:val="18"/>
          <w:lang w:val="en-GB"/>
        </w:rPr>
        <w:t xml:space="preserve"> </w:t>
      </w:r>
      <w:hyperlink r:id="rId137">
        <w:r w:rsidRPr="00F61435">
          <w:rPr>
            <w:color w:val="2F4F4F"/>
            <w:spacing w:val="-2"/>
            <w:sz w:val="18"/>
            <w:szCs w:val="18"/>
            <w:lang w:val="en-GB"/>
          </w:rPr>
          <w:t>https://github.com/bri</w:t>
        </w:r>
      </w:hyperlink>
      <w:bookmarkStart w:id="131" w:name="_bookmark69"/>
      <w:bookmarkEnd w:id="131"/>
      <w:r w:rsidRPr="00F61435">
        <w:rPr>
          <w:sz w:val="18"/>
          <w:szCs w:val="18"/>
          <w:lang w:val="en-GB"/>
        </w:rPr>
        <w:fldChar w:fldCharType="begin"/>
      </w:r>
      <w:r w:rsidRPr="00F61435">
        <w:rPr>
          <w:sz w:val="18"/>
          <w:szCs w:val="18"/>
          <w:lang w:val="en-GB"/>
        </w:rPr>
        <w:instrText>HYPERLINK "https://github.com/brightway-lca/brightway2-analyzer" \h</w:instrText>
      </w:r>
      <w:r w:rsidRPr="00F61435">
        <w:rPr>
          <w:sz w:val="18"/>
          <w:szCs w:val="18"/>
          <w:lang w:val="en-GB"/>
        </w:rPr>
      </w:r>
      <w:r w:rsidRPr="00F61435">
        <w:rPr>
          <w:sz w:val="18"/>
          <w:szCs w:val="18"/>
          <w:lang w:val="en-GB"/>
        </w:rPr>
        <w:fldChar w:fldCharType="separate"/>
      </w:r>
      <w:r w:rsidRPr="00F61435">
        <w:rPr>
          <w:color w:val="2F4F4F"/>
          <w:w w:val="105"/>
          <w:sz w:val="18"/>
          <w:szCs w:val="18"/>
          <w:lang w:val="en-GB"/>
        </w:rPr>
        <w:t>ghtway-lca/</w:t>
      </w:r>
      <w:r w:rsidR="00834F9B" w:rsidRPr="00F61435">
        <w:rPr>
          <w:color w:val="2F4F4F"/>
          <w:w w:val="105"/>
          <w:sz w:val="18"/>
          <w:szCs w:val="18"/>
          <w:lang w:val="en-GB"/>
        </w:rPr>
        <w:t>Brightway</w:t>
      </w:r>
      <w:r w:rsidRPr="00F61435">
        <w:rPr>
          <w:color w:val="2F4F4F"/>
          <w:w w:val="105"/>
          <w:sz w:val="18"/>
          <w:szCs w:val="18"/>
          <w:lang w:val="en-GB"/>
        </w:rPr>
        <w:t>2-analyzer</w:t>
      </w:r>
      <w:r w:rsidRPr="00F61435">
        <w:rPr>
          <w:sz w:val="18"/>
          <w:szCs w:val="18"/>
          <w:lang w:val="en-GB"/>
        </w:rPr>
        <w:fldChar w:fldCharType="end"/>
      </w:r>
      <w:r w:rsidRPr="00F61435">
        <w:rPr>
          <w:w w:val="105"/>
          <w:sz w:val="18"/>
          <w:szCs w:val="18"/>
          <w:lang w:val="en-GB"/>
        </w:rPr>
        <w:t>.</w:t>
      </w:r>
      <w:r w:rsidRPr="00F61435">
        <w:rPr>
          <w:spacing w:val="12"/>
          <w:w w:val="105"/>
          <w:sz w:val="18"/>
          <w:szCs w:val="18"/>
          <w:lang w:val="en-GB"/>
        </w:rPr>
        <w:t xml:space="preserve"> </w:t>
      </w:r>
      <w:r w:rsidRPr="00F61435">
        <w:rPr>
          <w:w w:val="105"/>
          <w:sz w:val="18"/>
          <w:szCs w:val="18"/>
          <w:lang w:val="en-GB"/>
        </w:rPr>
        <w:t>(Accessed</w:t>
      </w:r>
      <w:r w:rsidRPr="00F61435">
        <w:rPr>
          <w:spacing w:val="13"/>
          <w:w w:val="105"/>
          <w:sz w:val="18"/>
          <w:szCs w:val="18"/>
          <w:lang w:val="en-GB"/>
        </w:rPr>
        <w:t xml:space="preserve"> </w:t>
      </w:r>
      <w:r w:rsidRPr="00F61435">
        <w:rPr>
          <w:w w:val="105"/>
          <w:sz w:val="18"/>
          <w:szCs w:val="18"/>
          <w:lang w:val="en-GB"/>
        </w:rPr>
        <w:t>on</w:t>
      </w:r>
      <w:r w:rsidRPr="00F61435">
        <w:rPr>
          <w:spacing w:val="13"/>
          <w:w w:val="105"/>
          <w:sz w:val="18"/>
          <w:szCs w:val="18"/>
          <w:lang w:val="en-GB"/>
        </w:rPr>
        <w:t xml:space="preserve"> </w:t>
      </w:r>
      <w:r w:rsidRPr="00F61435">
        <w:rPr>
          <w:spacing w:val="-2"/>
          <w:w w:val="105"/>
          <w:sz w:val="18"/>
          <w:szCs w:val="18"/>
          <w:lang w:val="en-GB"/>
        </w:rPr>
        <w:t>01/12/2024).</w:t>
      </w:r>
    </w:p>
    <w:p w14:paraId="05BBC207" w14:textId="63DDFCBC" w:rsidR="009C0070" w:rsidRPr="00F61435" w:rsidRDefault="00000000">
      <w:pPr>
        <w:spacing w:before="9" w:line="228" w:lineRule="auto"/>
        <w:ind w:left="233" w:hanging="200"/>
        <w:rPr>
          <w:sz w:val="18"/>
          <w:szCs w:val="18"/>
          <w:lang w:val="en-GB"/>
        </w:rPr>
      </w:pPr>
      <w:r w:rsidRPr="00F61435">
        <w:rPr>
          <w:w w:val="105"/>
          <w:sz w:val="18"/>
          <w:szCs w:val="18"/>
          <w:lang w:val="en-GB"/>
        </w:rPr>
        <w:t>Mutel, C., 2017a.</w:t>
      </w:r>
      <w:r w:rsidRPr="00F61435">
        <w:rPr>
          <w:spacing w:val="53"/>
          <w:w w:val="105"/>
          <w:sz w:val="18"/>
          <w:szCs w:val="18"/>
          <w:lang w:val="en-GB"/>
        </w:rPr>
        <w:t xml:space="preserve"> </w:t>
      </w:r>
      <w:r w:rsidR="00834F9B" w:rsidRPr="00F61435">
        <w:rPr>
          <w:w w:val="105"/>
          <w:sz w:val="18"/>
          <w:szCs w:val="18"/>
          <w:lang w:val="en-GB"/>
        </w:rPr>
        <w:t>Brightway</w:t>
      </w:r>
      <w:r w:rsidRPr="00F61435">
        <w:rPr>
          <w:w w:val="105"/>
          <w:sz w:val="18"/>
          <w:szCs w:val="18"/>
          <w:lang w:val="en-GB"/>
        </w:rPr>
        <w:t>: an open source framework for life cycle assessment.</w:t>
      </w:r>
      <w:r w:rsidRPr="00F61435">
        <w:rPr>
          <w:spacing w:val="40"/>
          <w:w w:val="105"/>
          <w:sz w:val="18"/>
          <w:szCs w:val="18"/>
          <w:lang w:val="en-GB"/>
        </w:rPr>
        <w:t xml:space="preserve"> </w:t>
      </w:r>
      <w:r w:rsidRPr="00F61435">
        <w:rPr>
          <w:w w:val="105"/>
          <w:sz w:val="18"/>
          <w:szCs w:val="18"/>
          <w:lang w:val="en-GB"/>
        </w:rPr>
        <w:t xml:space="preserve">Journal of Open Source Software URL: </w:t>
      </w:r>
      <w:hyperlink r:id="rId138">
        <w:r w:rsidRPr="00F61435">
          <w:rPr>
            <w:color w:val="2F4F4F"/>
            <w:w w:val="125"/>
            <w:sz w:val="18"/>
            <w:szCs w:val="18"/>
            <w:lang w:val="en-GB"/>
          </w:rPr>
          <w:t>https://d</w:t>
        </w:r>
        <w:bookmarkStart w:id="132" w:name="_bookmark70"/>
        <w:bookmarkEnd w:id="132"/>
        <w:r w:rsidRPr="00F61435">
          <w:rPr>
            <w:color w:val="2F4F4F"/>
            <w:w w:val="125"/>
            <w:sz w:val="18"/>
            <w:szCs w:val="18"/>
            <w:lang w:val="en-GB"/>
          </w:rPr>
          <w:t>oi.</w:t>
        </w:r>
      </w:hyperlink>
      <w:r w:rsidRPr="00F61435">
        <w:rPr>
          <w:color w:val="2F4F4F"/>
          <w:w w:val="125"/>
          <w:sz w:val="18"/>
          <w:szCs w:val="18"/>
          <w:lang w:val="en-GB"/>
        </w:rPr>
        <w:t xml:space="preserve"> </w:t>
      </w:r>
      <w:bookmarkStart w:id="133" w:name="_bookmark71"/>
      <w:bookmarkEnd w:id="133"/>
      <w:r w:rsidRPr="00F61435">
        <w:rPr>
          <w:sz w:val="18"/>
          <w:szCs w:val="18"/>
          <w:lang w:val="en-GB"/>
        </w:rPr>
        <w:fldChar w:fldCharType="begin"/>
      </w:r>
      <w:r w:rsidRPr="00F61435">
        <w:rPr>
          <w:sz w:val="18"/>
          <w:szCs w:val="18"/>
          <w:lang w:val="en-GB"/>
        </w:rPr>
        <w:instrText>HYPERLINK "https://doi.org/10.21105/joss.00236" \h</w:instrText>
      </w:r>
      <w:r w:rsidRPr="00F61435">
        <w:rPr>
          <w:sz w:val="18"/>
          <w:szCs w:val="18"/>
          <w:lang w:val="en-GB"/>
        </w:rPr>
      </w:r>
      <w:r w:rsidRPr="00F61435">
        <w:rPr>
          <w:sz w:val="18"/>
          <w:szCs w:val="18"/>
          <w:lang w:val="en-GB"/>
        </w:rPr>
        <w:fldChar w:fldCharType="separate"/>
      </w:r>
      <w:r w:rsidRPr="00F61435">
        <w:rPr>
          <w:color w:val="2F4F4F"/>
          <w:w w:val="105"/>
          <w:sz w:val="18"/>
          <w:szCs w:val="18"/>
          <w:lang w:val="en-GB"/>
        </w:rPr>
        <w:t>org/10.21105/joss.00236</w:t>
      </w:r>
      <w:r w:rsidRPr="00F61435">
        <w:rPr>
          <w:sz w:val="18"/>
          <w:szCs w:val="18"/>
          <w:lang w:val="en-GB"/>
        </w:rPr>
        <w:fldChar w:fldCharType="end"/>
      </w:r>
      <w:r w:rsidRPr="00F61435">
        <w:rPr>
          <w:w w:val="105"/>
          <w:sz w:val="18"/>
          <w:szCs w:val="18"/>
          <w:lang w:val="en-GB"/>
        </w:rPr>
        <w:t>,</w:t>
      </w:r>
      <w:r w:rsidRPr="00F61435">
        <w:rPr>
          <w:spacing w:val="65"/>
          <w:w w:val="105"/>
          <w:sz w:val="18"/>
          <w:szCs w:val="18"/>
          <w:lang w:val="en-GB"/>
        </w:rPr>
        <w:t xml:space="preserve">  </w:t>
      </w:r>
      <w:r w:rsidRPr="00F61435">
        <w:rPr>
          <w:w w:val="105"/>
          <w:sz w:val="18"/>
          <w:szCs w:val="18"/>
          <w:lang w:val="en-GB"/>
        </w:rPr>
        <w:t>doi:</w:t>
      </w:r>
      <w:hyperlink r:id="rId139">
        <w:r w:rsidRPr="00F61435">
          <w:rPr>
            <w:color w:val="2F4F4F"/>
            <w:w w:val="105"/>
            <w:sz w:val="18"/>
            <w:szCs w:val="18"/>
            <w:lang w:val="en-GB"/>
          </w:rPr>
          <w:t>10.21105/joss.00236</w:t>
        </w:r>
      </w:hyperlink>
      <w:r w:rsidRPr="00F61435">
        <w:rPr>
          <w:w w:val="105"/>
          <w:sz w:val="18"/>
          <w:szCs w:val="18"/>
          <w:lang w:val="en-GB"/>
        </w:rPr>
        <w:t>.</w:t>
      </w:r>
    </w:p>
    <w:p w14:paraId="0F0F29C3" w14:textId="77777777" w:rsidR="009C0070" w:rsidRPr="00F61435" w:rsidRDefault="00000000">
      <w:pPr>
        <w:spacing w:line="220" w:lineRule="auto"/>
        <w:ind w:left="233" w:hanging="200"/>
        <w:rPr>
          <w:sz w:val="18"/>
          <w:szCs w:val="18"/>
          <w:lang w:val="en-GB"/>
        </w:rPr>
      </w:pPr>
      <w:r w:rsidRPr="00F61435">
        <w:rPr>
          <w:sz w:val="18"/>
          <w:szCs w:val="18"/>
          <w:lang w:val="en-GB"/>
        </w:rPr>
        <w:t>Mutel, C., 2017b.</w:t>
      </w:r>
      <w:r w:rsidRPr="00F61435">
        <w:rPr>
          <w:spacing w:val="40"/>
          <w:sz w:val="18"/>
          <w:szCs w:val="18"/>
          <w:lang w:val="en-GB"/>
        </w:rPr>
        <w:t xml:space="preserve"> </w:t>
      </w:r>
      <w:r w:rsidRPr="00F61435">
        <w:rPr>
          <w:sz w:val="18"/>
          <w:szCs w:val="18"/>
          <w:lang w:val="en-GB"/>
        </w:rPr>
        <w:t>Wurst documentation.</w:t>
      </w:r>
      <w:r w:rsidRPr="00F61435">
        <w:rPr>
          <w:spacing w:val="40"/>
          <w:sz w:val="18"/>
          <w:szCs w:val="18"/>
          <w:lang w:val="en-GB"/>
        </w:rPr>
        <w:t xml:space="preserve"> </w:t>
      </w:r>
      <w:r w:rsidRPr="00F61435">
        <w:rPr>
          <w:sz w:val="18"/>
          <w:szCs w:val="18"/>
          <w:lang w:val="en-GB"/>
        </w:rPr>
        <w:t xml:space="preserve">URL: </w:t>
      </w:r>
      <w:hyperlink r:id="rId140">
        <w:r w:rsidRPr="00F61435">
          <w:rPr>
            <w:color w:val="2F4F4F"/>
            <w:sz w:val="18"/>
            <w:szCs w:val="18"/>
            <w:lang w:val="en-GB"/>
          </w:rPr>
          <w:t>https://buildmedia.r</w:t>
        </w:r>
      </w:hyperlink>
      <w:r w:rsidRPr="00F61435">
        <w:rPr>
          <w:color w:val="2F4F4F"/>
          <w:w w:val="133"/>
          <w:sz w:val="18"/>
          <w:szCs w:val="18"/>
          <w:lang w:val="en-GB"/>
        </w:rPr>
        <w:t xml:space="preserve"> </w:t>
      </w:r>
      <w:bookmarkStart w:id="134" w:name="_bookmark72"/>
      <w:bookmarkEnd w:id="134"/>
      <w:r w:rsidRPr="00F61435">
        <w:rPr>
          <w:sz w:val="18"/>
          <w:szCs w:val="18"/>
          <w:lang w:val="en-GB"/>
        </w:rPr>
        <w:fldChar w:fldCharType="begin"/>
      </w:r>
      <w:r w:rsidRPr="00F61435">
        <w:rPr>
          <w:sz w:val="18"/>
          <w:szCs w:val="18"/>
          <w:lang w:val="en-GB"/>
        </w:rPr>
        <w:instrText>HYPERLINK "https://buildmedia.readthedocs.org/media/pdf/wurst/stable/wurst.pdf" \h</w:instrText>
      </w:r>
      <w:r w:rsidRPr="00F61435">
        <w:rPr>
          <w:sz w:val="18"/>
          <w:szCs w:val="18"/>
          <w:lang w:val="en-GB"/>
        </w:rPr>
      </w:r>
      <w:r w:rsidRPr="00F61435">
        <w:rPr>
          <w:sz w:val="18"/>
          <w:szCs w:val="18"/>
          <w:lang w:val="en-GB"/>
        </w:rPr>
        <w:fldChar w:fldCharType="separate"/>
      </w:r>
      <w:r w:rsidRPr="00F61435">
        <w:rPr>
          <w:color w:val="2F4F4F"/>
          <w:spacing w:val="-2"/>
          <w:w w:val="110"/>
          <w:sz w:val="18"/>
          <w:szCs w:val="18"/>
          <w:lang w:val="en-GB"/>
        </w:rPr>
        <w:t>eadthedocs.org/media/pdf/wurst/stable/wurst.pdf</w:t>
      </w:r>
      <w:r w:rsidRPr="00F61435">
        <w:rPr>
          <w:sz w:val="18"/>
          <w:szCs w:val="18"/>
          <w:lang w:val="en-GB"/>
        </w:rPr>
        <w:fldChar w:fldCharType="end"/>
      </w:r>
      <w:r w:rsidRPr="00F61435">
        <w:rPr>
          <w:spacing w:val="-2"/>
          <w:w w:val="110"/>
          <w:sz w:val="18"/>
          <w:szCs w:val="18"/>
          <w:lang w:val="en-GB"/>
        </w:rPr>
        <w:t>.</w:t>
      </w:r>
    </w:p>
    <w:p w14:paraId="53C1DF8D" w14:textId="77777777" w:rsidR="009C0070" w:rsidRPr="00F61435" w:rsidRDefault="00000000">
      <w:pPr>
        <w:spacing w:before="10" w:line="235" w:lineRule="auto"/>
        <w:ind w:left="233" w:hanging="200"/>
        <w:rPr>
          <w:sz w:val="18"/>
          <w:szCs w:val="18"/>
          <w:lang w:val="en-GB"/>
        </w:rPr>
      </w:pPr>
      <w:r w:rsidRPr="00F61435">
        <w:rPr>
          <w:spacing w:val="-2"/>
          <w:w w:val="105"/>
          <w:sz w:val="18"/>
          <w:szCs w:val="18"/>
          <w:lang w:val="en-GB"/>
        </w:rPr>
        <w:t>N. Pellow, D., 2023.</w:t>
      </w:r>
      <w:r w:rsidRPr="00F61435">
        <w:rPr>
          <w:spacing w:val="40"/>
          <w:w w:val="105"/>
          <w:sz w:val="18"/>
          <w:szCs w:val="18"/>
          <w:lang w:val="en-GB"/>
        </w:rPr>
        <w:t xml:space="preserve"> </w:t>
      </w:r>
      <w:r w:rsidRPr="00F61435">
        <w:rPr>
          <w:spacing w:val="-2"/>
          <w:w w:val="105"/>
          <w:sz w:val="18"/>
          <w:szCs w:val="18"/>
          <w:lang w:val="en-GB"/>
        </w:rPr>
        <w:t>Environmental justice, in: Handbook on Ine</w:t>
      </w:r>
      <w:bookmarkStart w:id="135" w:name="_bookmark73"/>
      <w:bookmarkEnd w:id="135"/>
      <w:r w:rsidRPr="00F61435">
        <w:rPr>
          <w:spacing w:val="-2"/>
          <w:w w:val="105"/>
          <w:sz w:val="18"/>
          <w:szCs w:val="18"/>
          <w:lang w:val="en-GB"/>
        </w:rPr>
        <w:t>quality</w:t>
      </w:r>
      <w:r w:rsidRPr="00F61435">
        <w:rPr>
          <w:w w:val="105"/>
          <w:sz w:val="18"/>
          <w:szCs w:val="18"/>
          <w:lang w:val="en-GB"/>
        </w:rPr>
        <w:t xml:space="preserve"> </w:t>
      </w:r>
      <w:r w:rsidRPr="00F61435">
        <w:rPr>
          <w:sz w:val="18"/>
          <w:szCs w:val="18"/>
          <w:lang w:val="en-GB"/>
        </w:rPr>
        <w:t>and</w:t>
      </w:r>
      <w:r w:rsidRPr="00F61435">
        <w:rPr>
          <w:spacing w:val="-3"/>
          <w:sz w:val="18"/>
          <w:szCs w:val="18"/>
          <w:lang w:val="en-GB"/>
        </w:rPr>
        <w:t xml:space="preserve"> </w:t>
      </w:r>
      <w:r w:rsidRPr="00F61435">
        <w:rPr>
          <w:sz w:val="18"/>
          <w:szCs w:val="18"/>
          <w:lang w:val="en-GB"/>
        </w:rPr>
        <w:t>the</w:t>
      </w:r>
      <w:r w:rsidRPr="00F61435">
        <w:rPr>
          <w:spacing w:val="-3"/>
          <w:sz w:val="18"/>
          <w:szCs w:val="18"/>
          <w:lang w:val="en-GB"/>
        </w:rPr>
        <w:t xml:space="preserve"> </w:t>
      </w:r>
      <w:r w:rsidRPr="00F61435">
        <w:rPr>
          <w:sz w:val="18"/>
          <w:szCs w:val="18"/>
          <w:lang w:val="en-GB"/>
        </w:rPr>
        <w:t>Environment.</w:t>
      </w:r>
      <w:r w:rsidRPr="00F61435">
        <w:rPr>
          <w:spacing w:val="-3"/>
          <w:sz w:val="18"/>
          <w:szCs w:val="18"/>
          <w:lang w:val="en-GB"/>
        </w:rPr>
        <w:t xml:space="preserve"> </w:t>
      </w:r>
      <w:r w:rsidRPr="00F61435">
        <w:rPr>
          <w:sz w:val="18"/>
          <w:szCs w:val="18"/>
          <w:lang w:val="en-GB"/>
        </w:rPr>
        <w:t>Edward</w:t>
      </w:r>
      <w:r w:rsidRPr="00F61435">
        <w:rPr>
          <w:spacing w:val="-3"/>
          <w:sz w:val="18"/>
          <w:szCs w:val="18"/>
          <w:lang w:val="en-GB"/>
        </w:rPr>
        <w:t xml:space="preserve"> </w:t>
      </w:r>
      <w:r w:rsidRPr="00F61435">
        <w:rPr>
          <w:sz w:val="18"/>
          <w:szCs w:val="18"/>
          <w:lang w:val="en-GB"/>
        </w:rPr>
        <w:t>Elgar</w:t>
      </w:r>
      <w:r w:rsidRPr="00F61435">
        <w:rPr>
          <w:spacing w:val="-3"/>
          <w:sz w:val="18"/>
          <w:szCs w:val="18"/>
          <w:lang w:val="en-GB"/>
        </w:rPr>
        <w:t xml:space="preserve"> </w:t>
      </w:r>
      <w:r w:rsidRPr="00F61435">
        <w:rPr>
          <w:sz w:val="18"/>
          <w:szCs w:val="18"/>
          <w:lang w:val="en-GB"/>
        </w:rPr>
        <w:t>Publishing,</w:t>
      </w:r>
      <w:r w:rsidRPr="00F61435">
        <w:rPr>
          <w:spacing w:val="-3"/>
          <w:sz w:val="18"/>
          <w:szCs w:val="18"/>
          <w:lang w:val="en-GB"/>
        </w:rPr>
        <w:t xml:space="preserve"> </w:t>
      </w:r>
      <w:r w:rsidRPr="00F61435">
        <w:rPr>
          <w:sz w:val="18"/>
          <w:szCs w:val="18"/>
          <w:lang w:val="en-GB"/>
        </w:rPr>
        <w:t>pp.</w:t>
      </w:r>
      <w:r w:rsidRPr="00F61435">
        <w:rPr>
          <w:spacing w:val="-3"/>
          <w:sz w:val="18"/>
          <w:szCs w:val="18"/>
          <w:lang w:val="en-GB"/>
        </w:rPr>
        <w:t xml:space="preserve"> </w:t>
      </w:r>
      <w:r w:rsidRPr="00F61435">
        <w:rPr>
          <w:sz w:val="18"/>
          <w:szCs w:val="18"/>
          <w:lang w:val="en-GB"/>
        </w:rPr>
        <w:t>71–85.</w:t>
      </w:r>
      <w:r w:rsidRPr="00F61435">
        <w:rPr>
          <w:spacing w:val="11"/>
          <w:sz w:val="18"/>
          <w:szCs w:val="18"/>
          <w:lang w:val="en-GB"/>
        </w:rPr>
        <w:t xml:space="preserve"> </w:t>
      </w:r>
      <w:r w:rsidRPr="00F61435">
        <w:rPr>
          <w:sz w:val="18"/>
          <w:szCs w:val="18"/>
          <w:lang w:val="en-GB"/>
        </w:rPr>
        <w:t>URL:</w:t>
      </w:r>
      <w:r w:rsidRPr="00F61435">
        <w:rPr>
          <w:spacing w:val="-7"/>
          <w:sz w:val="18"/>
          <w:szCs w:val="18"/>
          <w:lang w:val="en-GB"/>
        </w:rPr>
        <w:t xml:space="preserve"> </w:t>
      </w:r>
      <w:hyperlink r:id="rId141">
        <w:r w:rsidRPr="00F61435">
          <w:rPr>
            <w:color w:val="2F4F4F"/>
            <w:sz w:val="18"/>
            <w:szCs w:val="18"/>
            <w:lang w:val="en-GB"/>
          </w:rPr>
          <w:t>http:</w:t>
        </w:r>
      </w:hyperlink>
    </w:p>
    <w:p w14:paraId="4FAA0986" w14:textId="77777777" w:rsidR="009C0070" w:rsidRPr="00F61435" w:rsidRDefault="00000000">
      <w:pPr>
        <w:spacing w:line="220" w:lineRule="auto"/>
        <w:ind w:left="233" w:hanging="9"/>
        <w:rPr>
          <w:sz w:val="18"/>
          <w:szCs w:val="18"/>
          <w:lang w:val="en-GB"/>
        </w:rPr>
      </w:pPr>
      <w:hyperlink r:id="rId142">
        <w:r w:rsidRPr="00F61435">
          <w:rPr>
            <w:color w:val="2F4F4F"/>
            <w:w w:val="110"/>
            <w:sz w:val="18"/>
            <w:szCs w:val="18"/>
            <w:lang w:val="en-GB"/>
          </w:rPr>
          <w:t>//doi.org/10.4337/9781800881136.00014</w:t>
        </w:r>
      </w:hyperlink>
      <w:r w:rsidRPr="00F61435">
        <w:rPr>
          <w:w w:val="110"/>
          <w:sz w:val="18"/>
          <w:szCs w:val="18"/>
          <w:lang w:val="en-GB"/>
        </w:rPr>
        <w:t>, doi:</w:t>
      </w:r>
      <w:hyperlink r:id="rId143">
        <w:r w:rsidRPr="00F61435">
          <w:rPr>
            <w:color w:val="2F4F4F"/>
            <w:w w:val="110"/>
            <w:sz w:val="18"/>
            <w:szCs w:val="18"/>
            <w:lang w:val="en-GB"/>
          </w:rPr>
          <w:t>10.4337/9781</w:t>
        </w:r>
      </w:hyperlink>
      <w:r w:rsidRPr="00F61435">
        <w:rPr>
          <w:color w:val="2F4F4F"/>
          <w:w w:val="110"/>
          <w:sz w:val="18"/>
          <w:szCs w:val="18"/>
          <w:lang w:val="en-GB"/>
        </w:rPr>
        <w:t xml:space="preserve"> </w:t>
      </w:r>
      <w:bookmarkStart w:id="136" w:name="_bookmark74"/>
      <w:bookmarkEnd w:id="136"/>
      <w:r w:rsidRPr="00F61435">
        <w:rPr>
          <w:sz w:val="18"/>
          <w:szCs w:val="18"/>
          <w:lang w:val="en-GB"/>
        </w:rPr>
        <w:fldChar w:fldCharType="begin"/>
      </w:r>
      <w:r w:rsidRPr="00F61435">
        <w:rPr>
          <w:sz w:val="18"/>
          <w:szCs w:val="18"/>
          <w:lang w:val="en-GB"/>
        </w:rPr>
        <w:instrText>HYPERLINK "http://dx.doi.org/10.4337/9781800881136.00014" \h</w:instrText>
      </w:r>
      <w:r w:rsidRPr="00F61435">
        <w:rPr>
          <w:sz w:val="18"/>
          <w:szCs w:val="18"/>
          <w:lang w:val="en-GB"/>
        </w:rPr>
      </w:r>
      <w:r w:rsidRPr="00F61435">
        <w:rPr>
          <w:sz w:val="18"/>
          <w:szCs w:val="18"/>
          <w:lang w:val="en-GB"/>
        </w:rPr>
        <w:fldChar w:fldCharType="separate"/>
      </w:r>
      <w:r w:rsidRPr="00F61435">
        <w:rPr>
          <w:color w:val="2F4F4F"/>
          <w:spacing w:val="-2"/>
          <w:w w:val="115"/>
          <w:sz w:val="18"/>
          <w:szCs w:val="18"/>
          <w:lang w:val="en-GB"/>
        </w:rPr>
        <w:t>800881136.00014</w:t>
      </w:r>
      <w:r w:rsidRPr="00F61435">
        <w:rPr>
          <w:sz w:val="18"/>
          <w:szCs w:val="18"/>
          <w:lang w:val="en-GB"/>
        </w:rPr>
        <w:fldChar w:fldCharType="end"/>
      </w:r>
      <w:r w:rsidRPr="00F61435">
        <w:rPr>
          <w:spacing w:val="-2"/>
          <w:w w:val="115"/>
          <w:sz w:val="18"/>
          <w:szCs w:val="18"/>
          <w:lang w:val="en-GB"/>
        </w:rPr>
        <w:t>.</w:t>
      </w:r>
    </w:p>
    <w:p w14:paraId="493C49B2" w14:textId="6D0CAD3A" w:rsidR="009C0070" w:rsidRPr="00F61435" w:rsidRDefault="00000000">
      <w:pPr>
        <w:spacing w:before="5" w:line="244" w:lineRule="auto"/>
        <w:ind w:left="229" w:right="28" w:hanging="195"/>
        <w:jc w:val="both"/>
        <w:rPr>
          <w:sz w:val="18"/>
          <w:szCs w:val="18"/>
          <w:lang w:val="en-GB"/>
        </w:rPr>
      </w:pPr>
      <w:r w:rsidRPr="00F61435">
        <w:rPr>
          <w:sz w:val="18"/>
          <w:szCs w:val="18"/>
          <w:lang w:val="en-GB"/>
        </w:rPr>
        <w:t>Oers,</w:t>
      </w:r>
      <w:r w:rsidRPr="00F61435">
        <w:rPr>
          <w:spacing w:val="-5"/>
          <w:sz w:val="18"/>
          <w:szCs w:val="18"/>
          <w:lang w:val="en-GB"/>
        </w:rPr>
        <w:t xml:space="preserve"> </w:t>
      </w:r>
      <w:r w:rsidRPr="00F61435">
        <w:rPr>
          <w:sz w:val="18"/>
          <w:szCs w:val="18"/>
          <w:lang w:val="en-GB"/>
        </w:rPr>
        <w:t>L.,</w:t>
      </w:r>
      <w:r w:rsidRPr="00F61435">
        <w:rPr>
          <w:spacing w:val="-4"/>
          <w:sz w:val="18"/>
          <w:szCs w:val="18"/>
          <w:lang w:val="en-GB"/>
        </w:rPr>
        <w:t xml:space="preserve"> </w:t>
      </w:r>
      <w:r w:rsidRPr="00F61435">
        <w:rPr>
          <w:sz w:val="18"/>
          <w:szCs w:val="18"/>
          <w:lang w:val="en-GB"/>
        </w:rPr>
        <w:t>Guinée,</w:t>
      </w:r>
      <w:r w:rsidRPr="00F61435">
        <w:rPr>
          <w:spacing w:val="-5"/>
          <w:sz w:val="18"/>
          <w:szCs w:val="18"/>
          <w:lang w:val="en-GB"/>
        </w:rPr>
        <w:t xml:space="preserve"> </w:t>
      </w:r>
      <w:r w:rsidRPr="00F61435">
        <w:rPr>
          <w:sz w:val="18"/>
          <w:szCs w:val="18"/>
          <w:lang w:val="en-GB"/>
        </w:rPr>
        <w:t>J.,</w:t>
      </w:r>
      <w:r w:rsidRPr="00F61435">
        <w:rPr>
          <w:spacing w:val="-5"/>
          <w:sz w:val="18"/>
          <w:szCs w:val="18"/>
          <w:lang w:val="en-GB"/>
        </w:rPr>
        <w:t xml:space="preserve"> </w:t>
      </w:r>
      <w:r w:rsidRPr="00F61435">
        <w:rPr>
          <w:sz w:val="18"/>
          <w:szCs w:val="18"/>
          <w:lang w:val="en-GB"/>
        </w:rPr>
        <w:t>Heijungs,</w:t>
      </w:r>
      <w:r w:rsidRPr="00F61435">
        <w:rPr>
          <w:spacing w:val="-4"/>
          <w:sz w:val="18"/>
          <w:szCs w:val="18"/>
          <w:lang w:val="en-GB"/>
        </w:rPr>
        <w:t xml:space="preserve"> </w:t>
      </w:r>
      <w:r w:rsidRPr="00F61435">
        <w:rPr>
          <w:sz w:val="18"/>
          <w:szCs w:val="18"/>
          <w:lang w:val="en-GB"/>
        </w:rPr>
        <w:t>R.,</w:t>
      </w:r>
      <w:r w:rsidRPr="00F61435">
        <w:rPr>
          <w:spacing w:val="-4"/>
          <w:sz w:val="18"/>
          <w:szCs w:val="18"/>
          <w:lang w:val="en-GB"/>
        </w:rPr>
        <w:t xml:space="preserve"> </w:t>
      </w:r>
      <w:r w:rsidRPr="00F61435">
        <w:rPr>
          <w:sz w:val="18"/>
          <w:szCs w:val="18"/>
          <w:lang w:val="en-GB"/>
        </w:rPr>
        <w:t>2020.</w:t>
      </w:r>
      <w:r w:rsidRPr="00F61435">
        <w:rPr>
          <w:spacing w:val="20"/>
          <w:sz w:val="18"/>
          <w:szCs w:val="18"/>
          <w:lang w:val="en-GB"/>
        </w:rPr>
        <w:t xml:space="preserve"> </w:t>
      </w:r>
      <w:r w:rsidRPr="00F61435">
        <w:rPr>
          <w:sz w:val="18"/>
          <w:szCs w:val="18"/>
          <w:lang w:val="en-GB"/>
        </w:rPr>
        <w:t>Abiotic</w:t>
      </w:r>
      <w:r w:rsidRPr="00F61435">
        <w:rPr>
          <w:spacing w:val="-4"/>
          <w:sz w:val="18"/>
          <w:szCs w:val="18"/>
          <w:lang w:val="en-GB"/>
        </w:rPr>
        <w:t xml:space="preserve"> </w:t>
      </w:r>
      <w:r w:rsidRPr="00F61435">
        <w:rPr>
          <w:sz w:val="18"/>
          <w:szCs w:val="18"/>
          <w:lang w:val="en-GB"/>
        </w:rPr>
        <w:t>resource</w:t>
      </w:r>
      <w:r w:rsidRPr="00F61435">
        <w:rPr>
          <w:spacing w:val="-5"/>
          <w:sz w:val="18"/>
          <w:szCs w:val="18"/>
          <w:lang w:val="en-GB"/>
        </w:rPr>
        <w:t xml:space="preserve"> </w:t>
      </w:r>
      <w:r w:rsidRPr="00F61435">
        <w:rPr>
          <w:sz w:val="18"/>
          <w:szCs w:val="18"/>
          <w:lang w:val="en-GB"/>
        </w:rPr>
        <w:t>depletion</w:t>
      </w:r>
      <w:r w:rsidRPr="00F61435">
        <w:rPr>
          <w:spacing w:val="-5"/>
          <w:sz w:val="18"/>
          <w:szCs w:val="18"/>
          <w:lang w:val="en-GB"/>
        </w:rPr>
        <w:t xml:space="preserve"> </w:t>
      </w:r>
      <w:r w:rsidRPr="00F61435">
        <w:rPr>
          <w:sz w:val="18"/>
          <w:szCs w:val="18"/>
          <w:lang w:val="en-GB"/>
        </w:rPr>
        <w:t>p</w:t>
      </w:r>
      <w:bookmarkStart w:id="137" w:name="_bookmark76"/>
      <w:bookmarkEnd w:id="137"/>
      <w:r w:rsidRPr="00F61435">
        <w:rPr>
          <w:sz w:val="18"/>
          <w:szCs w:val="18"/>
          <w:lang w:val="en-GB"/>
        </w:rPr>
        <w:t>otentials</w:t>
      </w:r>
      <w:r w:rsidRPr="00F61435">
        <w:rPr>
          <w:spacing w:val="-2"/>
          <w:sz w:val="18"/>
          <w:szCs w:val="18"/>
          <w:lang w:val="en-GB"/>
        </w:rPr>
        <w:t xml:space="preserve"> </w:t>
      </w:r>
      <w:r w:rsidRPr="00F61435">
        <w:rPr>
          <w:sz w:val="18"/>
          <w:szCs w:val="18"/>
          <w:lang w:val="en-GB"/>
        </w:rPr>
        <w:t>(adps)</w:t>
      </w:r>
      <w:r w:rsidRPr="00F61435">
        <w:rPr>
          <w:spacing w:val="-2"/>
          <w:sz w:val="18"/>
          <w:szCs w:val="18"/>
          <w:lang w:val="en-GB"/>
        </w:rPr>
        <w:t xml:space="preserve"> </w:t>
      </w:r>
      <w:r w:rsidRPr="00F61435">
        <w:rPr>
          <w:sz w:val="18"/>
          <w:szCs w:val="18"/>
          <w:lang w:val="en-GB"/>
        </w:rPr>
        <w:t>for</w:t>
      </w:r>
      <w:r w:rsidRPr="00F61435">
        <w:rPr>
          <w:spacing w:val="-2"/>
          <w:sz w:val="18"/>
          <w:szCs w:val="18"/>
          <w:lang w:val="en-GB"/>
        </w:rPr>
        <w:t xml:space="preserve"> </w:t>
      </w:r>
      <w:r w:rsidRPr="00F61435">
        <w:rPr>
          <w:sz w:val="18"/>
          <w:szCs w:val="18"/>
          <w:lang w:val="en-GB"/>
        </w:rPr>
        <w:t>elements</w:t>
      </w:r>
      <w:r w:rsidRPr="00F61435">
        <w:rPr>
          <w:spacing w:val="-2"/>
          <w:sz w:val="18"/>
          <w:szCs w:val="18"/>
          <w:lang w:val="en-GB"/>
        </w:rPr>
        <w:t xml:space="preserve"> </w:t>
      </w:r>
      <w:r w:rsidRPr="00F61435">
        <w:rPr>
          <w:sz w:val="18"/>
          <w:szCs w:val="18"/>
          <w:lang w:val="en-GB"/>
        </w:rPr>
        <w:t>revisited—updating</w:t>
      </w:r>
      <w:r w:rsidRPr="00F61435">
        <w:rPr>
          <w:spacing w:val="-2"/>
          <w:sz w:val="18"/>
          <w:szCs w:val="18"/>
          <w:lang w:val="en-GB"/>
        </w:rPr>
        <w:t xml:space="preserve"> </w:t>
      </w:r>
      <w:r w:rsidRPr="00F61435">
        <w:rPr>
          <w:sz w:val="18"/>
          <w:szCs w:val="18"/>
          <w:lang w:val="en-GB"/>
        </w:rPr>
        <w:t>ultimate</w:t>
      </w:r>
      <w:r w:rsidRPr="00F61435">
        <w:rPr>
          <w:spacing w:val="-2"/>
          <w:sz w:val="18"/>
          <w:szCs w:val="18"/>
          <w:lang w:val="en-GB"/>
        </w:rPr>
        <w:t xml:space="preserve"> </w:t>
      </w:r>
      <w:r w:rsidRPr="00F61435">
        <w:rPr>
          <w:sz w:val="18"/>
          <w:szCs w:val="18"/>
          <w:lang w:val="en-GB"/>
        </w:rPr>
        <w:t>reserve</w:t>
      </w:r>
      <w:r w:rsidRPr="00F61435">
        <w:rPr>
          <w:spacing w:val="-2"/>
          <w:sz w:val="18"/>
          <w:szCs w:val="18"/>
          <w:lang w:val="en-GB"/>
        </w:rPr>
        <w:t xml:space="preserve"> </w:t>
      </w:r>
      <w:r w:rsidRPr="00F61435">
        <w:rPr>
          <w:sz w:val="18"/>
          <w:szCs w:val="18"/>
          <w:lang w:val="en-GB"/>
        </w:rPr>
        <w:t>estimates</w:t>
      </w:r>
      <w:r w:rsidRPr="00F61435">
        <w:rPr>
          <w:spacing w:val="40"/>
          <w:sz w:val="18"/>
          <w:szCs w:val="18"/>
          <w:lang w:val="en-GB"/>
        </w:rPr>
        <w:t xml:space="preserve"> </w:t>
      </w:r>
      <w:r w:rsidRPr="00F61435">
        <w:rPr>
          <w:sz w:val="18"/>
          <w:szCs w:val="18"/>
          <w:lang w:val="en-GB"/>
        </w:rPr>
        <w:t>and introducing time series for production data.</w:t>
      </w:r>
      <w:r w:rsidRPr="00F61435">
        <w:rPr>
          <w:spacing w:val="40"/>
          <w:sz w:val="18"/>
          <w:szCs w:val="18"/>
          <w:lang w:val="en-GB"/>
        </w:rPr>
        <w:t xml:space="preserve"> </w:t>
      </w:r>
      <w:r w:rsidRPr="00F61435">
        <w:rPr>
          <w:sz w:val="18"/>
          <w:szCs w:val="18"/>
          <w:lang w:val="en-GB"/>
        </w:rPr>
        <w:t>The International</w:t>
      </w:r>
      <w:r w:rsidRPr="00F61435">
        <w:rPr>
          <w:spacing w:val="40"/>
          <w:sz w:val="18"/>
          <w:szCs w:val="18"/>
          <w:lang w:val="en-GB"/>
        </w:rPr>
        <w:t xml:space="preserve"> </w:t>
      </w:r>
      <w:r w:rsidRPr="00F61435">
        <w:rPr>
          <w:sz w:val="18"/>
          <w:szCs w:val="18"/>
          <w:lang w:val="en-GB"/>
        </w:rPr>
        <w:t>Journal of Life Cycle Assessment 25.</w:t>
      </w:r>
      <w:r w:rsidRPr="00F61435">
        <w:rPr>
          <w:spacing w:val="40"/>
          <w:sz w:val="18"/>
          <w:szCs w:val="18"/>
          <w:lang w:val="en-GB"/>
        </w:rPr>
        <w:t xml:space="preserve"> </w:t>
      </w:r>
      <w:r w:rsidRPr="00F61435">
        <w:rPr>
          <w:sz w:val="18"/>
          <w:szCs w:val="18"/>
          <w:lang w:val="en-GB"/>
        </w:rPr>
        <w:t>doi:</w:t>
      </w:r>
      <w:hyperlink r:id="rId144">
        <w:r w:rsidRPr="00F61435">
          <w:rPr>
            <w:color w:val="2F4F4F"/>
            <w:sz w:val="18"/>
            <w:szCs w:val="18"/>
            <w:lang w:val="en-GB"/>
          </w:rPr>
          <w:t>10.1007/s11367-019-0</w:t>
        </w:r>
      </w:hyperlink>
      <w:r w:rsidRPr="00F61435">
        <w:rPr>
          <w:color w:val="2F4F4F"/>
          <w:spacing w:val="40"/>
          <w:w w:val="105"/>
          <w:sz w:val="18"/>
          <w:szCs w:val="18"/>
          <w:lang w:val="en-GB"/>
        </w:rPr>
        <w:t xml:space="preserve"> </w:t>
      </w:r>
      <w:bookmarkStart w:id="138" w:name="_bookmark75"/>
      <w:bookmarkEnd w:id="138"/>
      <w:r w:rsidRPr="00F61435">
        <w:rPr>
          <w:sz w:val="18"/>
          <w:szCs w:val="18"/>
          <w:lang w:val="en-GB"/>
        </w:rPr>
        <w:fldChar w:fldCharType="begin"/>
      </w:r>
      <w:r w:rsidRPr="00F61435">
        <w:rPr>
          <w:sz w:val="18"/>
          <w:szCs w:val="18"/>
          <w:lang w:val="en-GB"/>
        </w:rPr>
        <w:instrText>HYPERLINK "http://dx.doi.org/10.1007/s11367-019-01683-x" \h</w:instrText>
      </w:r>
      <w:r w:rsidRPr="00F61435">
        <w:rPr>
          <w:sz w:val="18"/>
          <w:szCs w:val="18"/>
          <w:lang w:val="en-GB"/>
        </w:rPr>
      </w:r>
      <w:r w:rsidRPr="00F61435">
        <w:rPr>
          <w:sz w:val="18"/>
          <w:szCs w:val="18"/>
          <w:lang w:val="en-GB"/>
        </w:rPr>
        <w:fldChar w:fldCharType="separate"/>
      </w:r>
      <w:r w:rsidRPr="00F61435">
        <w:rPr>
          <w:color w:val="2F4F4F"/>
          <w:spacing w:val="-2"/>
          <w:sz w:val="18"/>
          <w:szCs w:val="18"/>
          <w:lang w:val="en-GB"/>
        </w:rPr>
        <w:t>1683-x</w:t>
      </w:r>
      <w:r w:rsidRPr="00F61435">
        <w:rPr>
          <w:sz w:val="18"/>
          <w:szCs w:val="18"/>
          <w:lang w:val="en-GB"/>
        </w:rPr>
        <w:fldChar w:fldCharType="end"/>
      </w:r>
      <w:r w:rsidRPr="00F61435">
        <w:rPr>
          <w:spacing w:val="-2"/>
          <w:sz w:val="18"/>
          <w:szCs w:val="18"/>
          <w:lang w:val="en-GB"/>
        </w:rPr>
        <w:t>.</w:t>
      </w:r>
    </w:p>
    <w:p w14:paraId="52C7A0EF" w14:textId="1A5E68EF" w:rsidR="009C0070" w:rsidRPr="00F61435" w:rsidRDefault="00000000" w:rsidP="00FA48A2">
      <w:pPr>
        <w:spacing w:line="228" w:lineRule="auto"/>
        <w:ind w:left="233" w:right="50" w:hanging="200"/>
        <w:jc w:val="both"/>
        <w:rPr>
          <w:sz w:val="18"/>
          <w:szCs w:val="18"/>
          <w:lang w:val="en-GB"/>
        </w:rPr>
      </w:pPr>
      <w:r w:rsidRPr="00F61435">
        <w:rPr>
          <w:spacing w:val="-2"/>
          <w:sz w:val="18"/>
          <w:szCs w:val="18"/>
          <w:lang w:val="en-GB"/>
        </w:rPr>
        <w:t>Pardo,</w:t>
      </w:r>
      <w:r w:rsidRPr="00F61435">
        <w:rPr>
          <w:spacing w:val="-4"/>
          <w:sz w:val="18"/>
          <w:szCs w:val="18"/>
          <w:lang w:val="en-GB"/>
        </w:rPr>
        <w:t xml:space="preserve"> </w:t>
      </w:r>
      <w:r w:rsidRPr="00F61435">
        <w:rPr>
          <w:spacing w:val="-2"/>
          <w:sz w:val="18"/>
          <w:szCs w:val="18"/>
          <w:lang w:val="en-GB"/>
        </w:rPr>
        <w:t>R.,</w:t>
      </w:r>
      <w:r w:rsidRPr="00F61435">
        <w:rPr>
          <w:spacing w:val="-4"/>
          <w:sz w:val="18"/>
          <w:szCs w:val="18"/>
          <w:lang w:val="en-GB"/>
        </w:rPr>
        <w:t xml:space="preserve"> </w:t>
      </w:r>
      <w:r w:rsidRPr="00F61435">
        <w:rPr>
          <w:spacing w:val="-2"/>
          <w:sz w:val="18"/>
          <w:szCs w:val="18"/>
          <w:lang w:val="en-GB"/>
        </w:rPr>
        <w:t>Schweitzer,</w:t>
      </w:r>
      <w:r w:rsidRPr="00F61435">
        <w:rPr>
          <w:spacing w:val="-4"/>
          <w:sz w:val="18"/>
          <w:szCs w:val="18"/>
          <w:lang w:val="en-GB"/>
        </w:rPr>
        <w:t xml:space="preserve"> </w:t>
      </w:r>
      <w:r w:rsidRPr="00F61435">
        <w:rPr>
          <w:spacing w:val="-2"/>
          <w:sz w:val="18"/>
          <w:szCs w:val="18"/>
          <w:lang w:val="en-GB"/>
        </w:rPr>
        <w:t>J.,</w:t>
      </w:r>
      <w:r w:rsidRPr="00F61435">
        <w:rPr>
          <w:spacing w:val="-4"/>
          <w:sz w:val="18"/>
          <w:szCs w:val="18"/>
          <w:lang w:val="en-GB"/>
        </w:rPr>
        <w:t xml:space="preserve"> </w:t>
      </w:r>
      <w:r w:rsidRPr="00F61435">
        <w:rPr>
          <w:spacing w:val="-2"/>
          <w:sz w:val="18"/>
          <w:szCs w:val="18"/>
          <w:lang w:val="en-GB"/>
        </w:rPr>
        <w:t>2018.</w:t>
      </w:r>
      <w:r w:rsidRPr="00F61435">
        <w:rPr>
          <w:spacing w:val="9"/>
          <w:sz w:val="18"/>
          <w:szCs w:val="18"/>
          <w:lang w:val="en-GB"/>
        </w:rPr>
        <w:t xml:space="preserve"> </w:t>
      </w:r>
      <w:r w:rsidRPr="00F61435">
        <w:rPr>
          <w:spacing w:val="-2"/>
          <w:sz w:val="18"/>
          <w:szCs w:val="18"/>
          <w:lang w:val="en-GB"/>
        </w:rPr>
        <w:t>A</w:t>
      </w:r>
      <w:r w:rsidRPr="00F61435">
        <w:rPr>
          <w:spacing w:val="-4"/>
          <w:sz w:val="18"/>
          <w:szCs w:val="18"/>
          <w:lang w:val="en-GB"/>
        </w:rPr>
        <w:t xml:space="preserve"> </w:t>
      </w:r>
      <w:r w:rsidRPr="00F61435">
        <w:rPr>
          <w:spacing w:val="-2"/>
          <w:sz w:val="18"/>
          <w:szCs w:val="18"/>
          <w:lang w:val="en-GB"/>
        </w:rPr>
        <w:t>long-term</w:t>
      </w:r>
      <w:r w:rsidRPr="00F61435">
        <w:rPr>
          <w:spacing w:val="-4"/>
          <w:sz w:val="18"/>
          <w:szCs w:val="18"/>
          <w:lang w:val="en-GB"/>
        </w:rPr>
        <w:t xml:space="preserve"> </w:t>
      </w:r>
      <w:r w:rsidRPr="00F61435">
        <w:rPr>
          <w:spacing w:val="-2"/>
          <w:sz w:val="18"/>
          <w:szCs w:val="18"/>
          <w:lang w:val="en-GB"/>
        </w:rPr>
        <w:t>strategy</w:t>
      </w:r>
      <w:r w:rsidRPr="00F61435">
        <w:rPr>
          <w:spacing w:val="-4"/>
          <w:sz w:val="18"/>
          <w:szCs w:val="18"/>
          <w:lang w:val="en-GB"/>
        </w:rPr>
        <w:t xml:space="preserve"> </w:t>
      </w:r>
      <w:r w:rsidRPr="00F61435">
        <w:rPr>
          <w:spacing w:val="-2"/>
          <w:sz w:val="18"/>
          <w:szCs w:val="18"/>
          <w:lang w:val="en-GB"/>
        </w:rPr>
        <w:t>for</w:t>
      </w:r>
      <w:r w:rsidRPr="00F61435">
        <w:rPr>
          <w:spacing w:val="-4"/>
          <w:sz w:val="18"/>
          <w:szCs w:val="18"/>
          <w:lang w:val="en-GB"/>
        </w:rPr>
        <w:t xml:space="preserve"> </w:t>
      </w:r>
      <w:r w:rsidRPr="00F61435">
        <w:rPr>
          <w:spacing w:val="-2"/>
          <w:sz w:val="18"/>
          <w:szCs w:val="18"/>
          <w:lang w:val="en-GB"/>
        </w:rPr>
        <w:t>a</w:t>
      </w:r>
      <w:r w:rsidRPr="00F61435">
        <w:rPr>
          <w:spacing w:val="-4"/>
          <w:sz w:val="18"/>
          <w:szCs w:val="18"/>
          <w:lang w:val="en-GB"/>
        </w:rPr>
        <w:t xml:space="preserve"> </w:t>
      </w:r>
      <w:r w:rsidRPr="00F61435">
        <w:rPr>
          <w:spacing w:val="-2"/>
          <w:sz w:val="18"/>
          <w:szCs w:val="18"/>
          <w:lang w:val="en-GB"/>
        </w:rPr>
        <w:t>european</w:t>
      </w:r>
      <w:r w:rsidRPr="00F61435">
        <w:rPr>
          <w:spacing w:val="-4"/>
          <w:sz w:val="18"/>
          <w:szCs w:val="18"/>
          <w:lang w:val="en-GB"/>
        </w:rPr>
        <w:t xml:space="preserve"> </w:t>
      </w:r>
      <w:r w:rsidRPr="00F61435">
        <w:rPr>
          <w:spacing w:val="-2"/>
          <w:sz w:val="18"/>
          <w:szCs w:val="18"/>
          <w:lang w:val="en-GB"/>
        </w:rPr>
        <w:t>cir</w:t>
      </w:r>
      <w:bookmarkStart w:id="139" w:name="_bookmark77"/>
      <w:bookmarkEnd w:id="139"/>
      <w:r w:rsidRPr="00F61435">
        <w:rPr>
          <w:spacing w:val="-2"/>
          <w:sz w:val="18"/>
          <w:szCs w:val="18"/>
          <w:lang w:val="en-GB"/>
        </w:rPr>
        <w:t>cular</w:t>
      </w:r>
      <w:r w:rsidRPr="00F61435">
        <w:rPr>
          <w:spacing w:val="-2"/>
          <w:w w:val="110"/>
          <w:sz w:val="18"/>
          <w:szCs w:val="18"/>
          <w:lang w:val="en-GB"/>
        </w:rPr>
        <w:t xml:space="preserve"> </w:t>
      </w:r>
      <w:r w:rsidRPr="00F61435">
        <w:rPr>
          <w:w w:val="110"/>
          <w:sz w:val="18"/>
          <w:szCs w:val="18"/>
          <w:lang w:val="en-GB"/>
        </w:rPr>
        <w:t>economy</w:t>
      </w:r>
      <w:r w:rsidRPr="00F61435">
        <w:rPr>
          <w:spacing w:val="-11"/>
          <w:w w:val="110"/>
          <w:sz w:val="18"/>
          <w:szCs w:val="18"/>
          <w:lang w:val="en-GB"/>
        </w:rPr>
        <w:t xml:space="preserve"> </w:t>
      </w:r>
      <w:r w:rsidRPr="00F61435">
        <w:rPr>
          <w:sz w:val="18"/>
          <w:szCs w:val="18"/>
          <w:lang w:val="en-GB"/>
        </w:rPr>
        <w:t>—</w:t>
      </w:r>
      <w:r w:rsidRPr="00F61435">
        <w:rPr>
          <w:spacing w:val="-9"/>
          <w:sz w:val="18"/>
          <w:szCs w:val="18"/>
          <w:lang w:val="en-GB"/>
        </w:rPr>
        <w:t xml:space="preserve"> </w:t>
      </w:r>
      <w:r w:rsidRPr="00F61435">
        <w:rPr>
          <w:w w:val="110"/>
          <w:sz w:val="18"/>
          <w:szCs w:val="18"/>
          <w:lang w:val="en-GB"/>
        </w:rPr>
        <w:t>setting</w:t>
      </w:r>
      <w:r w:rsidRPr="00F61435">
        <w:rPr>
          <w:spacing w:val="-11"/>
          <w:w w:val="110"/>
          <w:sz w:val="18"/>
          <w:szCs w:val="18"/>
          <w:lang w:val="en-GB"/>
        </w:rPr>
        <w:t xml:space="preserve"> </w:t>
      </w:r>
      <w:r w:rsidRPr="00F61435">
        <w:rPr>
          <w:w w:val="110"/>
          <w:sz w:val="18"/>
          <w:szCs w:val="18"/>
          <w:lang w:val="en-GB"/>
        </w:rPr>
        <w:t>the</w:t>
      </w:r>
      <w:r w:rsidRPr="00F61435">
        <w:rPr>
          <w:spacing w:val="-11"/>
          <w:w w:val="110"/>
          <w:sz w:val="18"/>
          <w:szCs w:val="18"/>
          <w:lang w:val="en-GB"/>
        </w:rPr>
        <w:t xml:space="preserve"> </w:t>
      </w:r>
      <w:r w:rsidRPr="00F61435">
        <w:rPr>
          <w:w w:val="110"/>
          <w:sz w:val="18"/>
          <w:szCs w:val="18"/>
          <w:lang w:val="en-GB"/>
        </w:rPr>
        <w:t>course</w:t>
      </w:r>
      <w:r w:rsidRPr="00F61435">
        <w:rPr>
          <w:spacing w:val="-11"/>
          <w:w w:val="110"/>
          <w:sz w:val="18"/>
          <w:szCs w:val="18"/>
          <w:lang w:val="en-GB"/>
        </w:rPr>
        <w:t xml:space="preserve"> </w:t>
      </w:r>
      <w:r w:rsidRPr="00F61435">
        <w:rPr>
          <w:w w:val="110"/>
          <w:sz w:val="18"/>
          <w:szCs w:val="18"/>
          <w:lang w:val="en-GB"/>
        </w:rPr>
        <w:t>for</w:t>
      </w:r>
      <w:r w:rsidRPr="00F61435">
        <w:rPr>
          <w:spacing w:val="-11"/>
          <w:w w:val="110"/>
          <w:sz w:val="18"/>
          <w:szCs w:val="18"/>
          <w:lang w:val="en-GB"/>
        </w:rPr>
        <w:t xml:space="preserve"> </w:t>
      </w:r>
      <w:r w:rsidRPr="00F61435">
        <w:rPr>
          <w:w w:val="110"/>
          <w:sz w:val="18"/>
          <w:szCs w:val="18"/>
          <w:lang w:val="en-GB"/>
        </w:rPr>
        <w:t>success.</w:t>
      </w:r>
      <w:r w:rsidRPr="00F61435">
        <w:rPr>
          <w:spacing w:val="8"/>
          <w:w w:val="110"/>
          <w:sz w:val="18"/>
          <w:szCs w:val="18"/>
          <w:lang w:val="en-GB"/>
        </w:rPr>
        <w:t xml:space="preserve"> </w:t>
      </w:r>
      <w:r w:rsidRPr="00F61435">
        <w:rPr>
          <w:sz w:val="18"/>
          <w:szCs w:val="18"/>
          <w:lang w:val="en-GB"/>
        </w:rPr>
        <w:t>URL:</w:t>
      </w:r>
      <w:r w:rsidRPr="00F61435">
        <w:rPr>
          <w:spacing w:val="-9"/>
          <w:sz w:val="18"/>
          <w:szCs w:val="18"/>
          <w:lang w:val="en-GB"/>
        </w:rPr>
        <w:t xml:space="preserve"> </w:t>
      </w:r>
      <w:hyperlink r:id="rId145">
        <w:r w:rsidRPr="00F61435">
          <w:rPr>
            <w:color w:val="2F4F4F"/>
            <w:w w:val="110"/>
            <w:sz w:val="18"/>
            <w:szCs w:val="18"/>
            <w:lang w:val="en-GB"/>
          </w:rPr>
          <w:t>https://circular</w:t>
        </w:r>
      </w:hyperlink>
      <w:r w:rsidRPr="00F61435">
        <w:rPr>
          <w:color w:val="2F4F4F"/>
          <w:w w:val="110"/>
          <w:sz w:val="18"/>
          <w:szCs w:val="18"/>
          <w:lang w:val="en-GB"/>
        </w:rPr>
        <w:t xml:space="preserve"> </w:t>
      </w:r>
      <w:hyperlink r:id="rId146">
        <w:r w:rsidRPr="00F61435">
          <w:rPr>
            <w:color w:val="2F4F4F"/>
            <w:spacing w:val="-2"/>
            <w:w w:val="115"/>
            <w:sz w:val="18"/>
            <w:szCs w:val="18"/>
            <w:lang w:val="en-GB"/>
          </w:rPr>
          <w:t>economy.europa.eu/platform/sites/default/files/think</w:t>
        </w:r>
      </w:hyperlink>
      <w:bookmarkStart w:id="140" w:name="_bookmark78"/>
      <w:bookmarkEnd w:id="140"/>
      <w:r w:rsidRPr="00F61435">
        <w:rPr>
          <w:sz w:val="18"/>
          <w:szCs w:val="18"/>
          <w:lang w:val="en-GB"/>
        </w:rPr>
        <w:fldChar w:fldCharType="begin"/>
      </w:r>
      <w:r w:rsidRPr="00F61435">
        <w:rPr>
          <w:sz w:val="18"/>
          <w:szCs w:val="18"/>
          <w:lang w:val="en-GB"/>
        </w:rPr>
        <w:instrText>HYPERLINK "https://circulareconomy.europa.eu/platform/sites/default/files/think_2030_circular_economy.pdf" \h</w:instrText>
      </w:r>
      <w:r w:rsidRPr="00F61435">
        <w:rPr>
          <w:sz w:val="18"/>
          <w:szCs w:val="18"/>
          <w:lang w:val="en-GB"/>
        </w:rPr>
      </w:r>
      <w:r w:rsidRPr="00F61435">
        <w:rPr>
          <w:sz w:val="18"/>
          <w:szCs w:val="18"/>
          <w:lang w:val="en-GB"/>
        </w:rPr>
        <w:fldChar w:fldCharType="separate"/>
      </w:r>
      <w:r w:rsidRPr="00F61435">
        <w:rPr>
          <w:color w:val="2F4F4F"/>
          <w:sz w:val="18"/>
          <w:szCs w:val="18"/>
          <w:lang w:val="en-GB"/>
        </w:rPr>
        <w:t>_2030_circular_economy.pdf</w:t>
      </w:r>
      <w:r w:rsidRPr="00F61435">
        <w:rPr>
          <w:sz w:val="18"/>
          <w:szCs w:val="18"/>
          <w:lang w:val="en-GB"/>
        </w:rPr>
        <w:fldChar w:fldCharType="end"/>
      </w:r>
      <w:r w:rsidRPr="00F61435">
        <w:rPr>
          <w:sz w:val="18"/>
          <w:szCs w:val="18"/>
          <w:lang w:val="en-GB"/>
        </w:rPr>
        <w:t>.</w:t>
      </w:r>
      <w:r w:rsidRPr="00F61435">
        <w:rPr>
          <w:spacing w:val="24"/>
          <w:sz w:val="18"/>
          <w:szCs w:val="18"/>
          <w:lang w:val="en-GB"/>
        </w:rPr>
        <w:t xml:space="preserve"> </w:t>
      </w:r>
      <w:r w:rsidRPr="00F61435">
        <w:rPr>
          <w:sz w:val="18"/>
          <w:szCs w:val="18"/>
          <w:lang w:val="en-GB"/>
        </w:rPr>
        <w:t>produced</w:t>
      </w:r>
      <w:r w:rsidRPr="00F61435">
        <w:rPr>
          <w:spacing w:val="25"/>
          <w:sz w:val="18"/>
          <w:szCs w:val="18"/>
          <w:lang w:val="en-GB"/>
        </w:rPr>
        <w:t xml:space="preserve"> </w:t>
      </w:r>
      <w:r w:rsidRPr="00F61435">
        <w:rPr>
          <w:sz w:val="18"/>
          <w:szCs w:val="18"/>
          <w:lang w:val="en-GB"/>
        </w:rPr>
        <w:t>for</w:t>
      </w:r>
      <w:r w:rsidRPr="00F61435">
        <w:rPr>
          <w:spacing w:val="25"/>
          <w:sz w:val="18"/>
          <w:szCs w:val="18"/>
          <w:lang w:val="en-GB"/>
        </w:rPr>
        <w:t xml:space="preserve"> </w:t>
      </w:r>
      <w:r w:rsidRPr="00F61435">
        <w:rPr>
          <w:sz w:val="18"/>
          <w:szCs w:val="18"/>
          <w:lang w:val="en-GB"/>
        </w:rPr>
        <w:t>the</w:t>
      </w:r>
      <w:r w:rsidRPr="00F61435">
        <w:rPr>
          <w:spacing w:val="25"/>
          <w:sz w:val="18"/>
          <w:szCs w:val="18"/>
          <w:lang w:val="en-GB"/>
        </w:rPr>
        <w:t xml:space="preserve"> </w:t>
      </w:r>
      <w:r w:rsidRPr="00F61435">
        <w:rPr>
          <w:sz w:val="18"/>
          <w:szCs w:val="18"/>
          <w:lang w:val="en-GB"/>
        </w:rPr>
        <w:t>Think2030</w:t>
      </w:r>
      <w:r w:rsidRPr="00F61435">
        <w:rPr>
          <w:spacing w:val="25"/>
          <w:sz w:val="18"/>
          <w:szCs w:val="18"/>
          <w:lang w:val="en-GB"/>
        </w:rPr>
        <w:t xml:space="preserve"> </w:t>
      </w:r>
      <w:r w:rsidRPr="00F61435">
        <w:rPr>
          <w:spacing w:val="-2"/>
          <w:sz w:val="18"/>
          <w:szCs w:val="18"/>
          <w:lang w:val="en-GB"/>
        </w:rPr>
        <w:t>project.</w:t>
      </w:r>
    </w:p>
    <w:p w14:paraId="4F75E137" w14:textId="2DFE7A3C" w:rsidR="009C0070" w:rsidRPr="00F61435" w:rsidRDefault="00000000">
      <w:pPr>
        <w:spacing w:before="10" w:line="228" w:lineRule="auto"/>
        <w:ind w:left="233" w:right="27" w:hanging="200"/>
        <w:jc w:val="both"/>
        <w:rPr>
          <w:sz w:val="18"/>
          <w:szCs w:val="18"/>
          <w:lang w:val="en-GB"/>
        </w:rPr>
      </w:pPr>
      <w:r w:rsidRPr="00F61435">
        <w:rPr>
          <w:spacing w:val="-2"/>
          <w:sz w:val="18"/>
          <w:szCs w:val="18"/>
          <w:lang w:val="en-GB"/>
        </w:rPr>
        <w:t>Parker,</w:t>
      </w:r>
      <w:r w:rsidRPr="00F61435">
        <w:rPr>
          <w:spacing w:val="-4"/>
          <w:sz w:val="18"/>
          <w:szCs w:val="18"/>
          <w:lang w:val="en-GB"/>
        </w:rPr>
        <w:t xml:space="preserve"> </w:t>
      </w:r>
      <w:r w:rsidRPr="00F61435">
        <w:rPr>
          <w:spacing w:val="-2"/>
          <w:sz w:val="18"/>
          <w:szCs w:val="18"/>
          <w:lang w:val="en-GB"/>
        </w:rPr>
        <w:t>D.,</w:t>
      </w:r>
      <w:r w:rsidRPr="00F61435">
        <w:rPr>
          <w:spacing w:val="-4"/>
          <w:sz w:val="18"/>
          <w:szCs w:val="18"/>
          <w:lang w:val="en-GB"/>
        </w:rPr>
        <w:t xml:space="preserve"> </w:t>
      </w:r>
      <w:r w:rsidRPr="00F61435">
        <w:rPr>
          <w:spacing w:val="-2"/>
          <w:sz w:val="18"/>
          <w:szCs w:val="18"/>
          <w:lang w:val="en-GB"/>
        </w:rPr>
        <w:t>Riley,</w:t>
      </w:r>
      <w:r w:rsidRPr="00F61435">
        <w:rPr>
          <w:spacing w:val="-4"/>
          <w:sz w:val="18"/>
          <w:szCs w:val="18"/>
          <w:lang w:val="en-GB"/>
        </w:rPr>
        <w:t xml:space="preserve"> </w:t>
      </w:r>
      <w:r w:rsidRPr="00F61435">
        <w:rPr>
          <w:spacing w:val="-2"/>
          <w:sz w:val="18"/>
          <w:szCs w:val="18"/>
          <w:lang w:val="en-GB"/>
        </w:rPr>
        <w:t>K.,</w:t>
      </w:r>
      <w:r w:rsidRPr="00F61435">
        <w:rPr>
          <w:spacing w:val="-3"/>
          <w:sz w:val="18"/>
          <w:szCs w:val="18"/>
          <w:lang w:val="en-GB"/>
        </w:rPr>
        <w:t xml:space="preserve"> </w:t>
      </w:r>
      <w:r w:rsidRPr="00F61435">
        <w:rPr>
          <w:spacing w:val="-2"/>
          <w:sz w:val="18"/>
          <w:szCs w:val="18"/>
          <w:lang w:val="en-GB"/>
        </w:rPr>
        <w:t>Robinson,</w:t>
      </w:r>
      <w:r w:rsidRPr="00F61435">
        <w:rPr>
          <w:spacing w:val="-3"/>
          <w:sz w:val="18"/>
          <w:szCs w:val="18"/>
          <w:lang w:val="en-GB"/>
        </w:rPr>
        <w:t xml:space="preserve"> </w:t>
      </w:r>
      <w:r w:rsidRPr="00F61435">
        <w:rPr>
          <w:spacing w:val="-2"/>
          <w:sz w:val="18"/>
          <w:szCs w:val="18"/>
          <w:lang w:val="en-GB"/>
        </w:rPr>
        <w:t>S.,</w:t>
      </w:r>
      <w:r w:rsidRPr="00F61435">
        <w:rPr>
          <w:spacing w:val="-4"/>
          <w:sz w:val="18"/>
          <w:szCs w:val="18"/>
          <w:lang w:val="en-GB"/>
        </w:rPr>
        <w:t xml:space="preserve"> </w:t>
      </w:r>
      <w:r w:rsidRPr="00F61435">
        <w:rPr>
          <w:spacing w:val="-2"/>
          <w:sz w:val="18"/>
          <w:szCs w:val="18"/>
          <w:lang w:val="en-GB"/>
        </w:rPr>
        <w:t>Symington,</w:t>
      </w:r>
      <w:r w:rsidRPr="00F61435">
        <w:rPr>
          <w:spacing w:val="-3"/>
          <w:sz w:val="18"/>
          <w:szCs w:val="18"/>
          <w:lang w:val="en-GB"/>
        </w:rPr>
        <w:t xml:space="preserve"> </w:t>
      </w:r>
      <w:r w:rsidRPr="00F61435">
        <w:rPr>
          <w:spacing w:val="-2"/>
          <w:sz w:val="18"/>
          <w:szCs w:val="18"/>
          <w:lang w:val="en-GB"/>
        </w:rPr>
        <w:t>H.,</w:t>
      </w:r>
      <w:r w:rsidRPr="00F61435">
        <w:rPr>
          <w:spacing w:val="-3"/>
          <w:sz w:val="18"/>
          <w:szCs w:val="18"/>
          <w:lang w:val="en-GB"/>
        </w:rPr>
        <w:t xml:space="preserve"> </w:t>
      </w:r>
      <w:r w:rsidRPr="00F61435">
        <w:rPr>
          <w:spacing w:val="-2"/>
          <w:sz w:val="18"/>
          <w:szCs w:val="18"/>
          <w:lang w:val="en-GB"/>
        </w:rPr>
        <w:t>et</w:t>
      </w:r>
      <w:r w:rsidRPr="00F61435">
        <w:rPr>
          <w:spacing w:val="-4"/>
          <w:sz w:val="18"/>
          <w:szCs w:val="18"/>
          <w:lang w:val="en-GB"/>
        </w:rPr>
        <w:t xml:space="preserve"> </w:t>
      </w:r>
      <w:r w:rsidRPr="00F61435">
        <w:rPr>
          <w:spacing w:val="-2"/>
          <w:sz w:val="18"/>
          <w:szCs w:val="18"/>
          <w:lang w:val="en-GB"/>
        </w:rPr>
        <w:t>al.,</w:t>
      </w:r>
      <w:r w:rsidRPr="00F61435">
        <w:rPr>
          <w:spacing w:val="-4"/>
          <w:sz w:val="18"/>
          <w:szCs w:val="18"/>
          <w:lang w:val="en-GB"/>
        </w:rPr>
        <w:t xml:space="preserve"> </w:t>
      </w:r>
      <w:r w:rsidRPr="00F61435">
        <w:rPr>
          <w:spacing w:val="-2"/>
          <w:sz w:val="18"/>
          <w:szCs w:val="18"/>
          <w:lang w:val="en-GB"/>
        </w:rPr>
        <w:t>2015.</w:t>
      </w:r>
      <w:r w:rsidRPr="00F61435">
        <w:rPr>
          <w:spacing w:val="15"/>
          <w:sz w:val="18"/>
          <w:szCs w:val="18"/>
          <w:lang w:val="en-GB"/>
        </w:rPr>
        <w:t xml:space="preserve"> </w:t>
      </w:r>
      <w:r w:rsidRPr="00F61435">
        <w:rPr>
          <w:spacing w:val="-2"/>
          <w:sz w:val="18"/>
          <w:szCs w:val="18"/>
          <w:lang w:val="en-GB"/>
        </w:rPr>
        <w:t>Remanufac</w:t>
      </w:r>
      <w:r w:rsidRPr="00F61435">
        <w:rPr>
          <w:w w:val="105"/>
          <w:sz w:val="18"/>
          <w:szCs w:val="18"/>
          <w:lang w:val="en-GB"/>
        </w:rPr>
        <w:t>turing market study.</w:t>
      </w:r>
      <w:r w:rsidRPr="00F61435">
        <w:rPr>
          <w:spacing w:val="40"/>
          <w:w w:val="105"/>
          <w:sz w:val="18"/>
          <w:szCs w:val="18"/>
          <w:lang w:val="en-GB"/>
        </w:rPr>
        <w:t xml:space="preserve"> </w:t>
      </w:r>
      <w:r w:rsidRPr="00F61435">
        <w:rPr>
          <w:w w:val="105"/>
          <w:sz w:val="18"/>
          <w:szCs w:val="18"/>
          <w:lang w:val="en-GB"/>
        </w:rPr>
        <w:t xml:space="preserve">URL: </w:t>
      </w:r>
      <w:hyperlink r:id="rId147">
        <w:r w:rsidRPr="00F61435">
          <w:rPr>
            <w:color w:val="2F4F4F"/>
            <w:w w:val="105"/>
            <w:sz w:val="18"/>
            <w:szCs w:val="18"/>
            <w:lang w:val="en-GB"/>
          </w:rPr>
          <w:t>https://www.remanufacturing.eu</w:t>
        </w:r>
        <w:bookmarkStart w:id="141" w:name="_bookmark80"/>
        <w:bookmarkEnd w:id="141"/>
        <w:r w:rsidRPr="00F61435">
          <w:rPr>
            <w:color w:val="2F4F4F"/>
            <w:w w:val="105"/>
            <w:sz w:val="18"/>
            <w:szCs w:val="18"/>
            <w:lang w:val="en-GB"/>
          </w:rPr>
          <w:t>/a</w:t>
        </w:r>
      </w:hyperlink>
      <w:bookmarkStart w:id="142" w:name="_bookmark79"/>
      <w:bookmarkEnd w:id="142"/>
      <w:r w:rsidRPr="00F61435">
        <w:rPr>
          <w:sz w:val="18"/>
          <w:szCs w:val="18"/>
          <w:lang w:val="en-GB"/>
        </w:rPr>
        <w:fldChar w:fldCharType="begin"/>
      </w:r>
      <w:r w:rsidRPr="00F61435">
        <w:rPr>
          <w:sz w:val="18"/>
          <w:szCs w:val="18"/>
          <w:lang w:val="en-GB"/>
        </w:rPr>
        <w:instrText>HYPERLINK "https://www.remanufacturing.eu/assets/pdfs/remanufacturing-market-study.pdf" \h</w:instrText>
      </w:r>
      <w:r w:rsidRPr="00F61435">
        <w:rPr>
          <w:sz w:val="18"/>
          <w:szCs w:val="18"/>
          <w:lang w:val="en-GB"/>
        </w:rPr>
      </w:r>
      <w:r w:rsidRPr="00F61435">
        <w:rPr>
          <w:sz w:val="18"/>
          <w:szCs w:val="18"/>
          <w:lang w:val="en-GB"/>
        </w:rPr>
        <w:fldChar w:fldCharType="separate"/>
      </w:r>
      <w:r w:rsidRPr="00F61435">
        <w:rPr>
          <w:color w:val="2F4F4F"/>
          <w:spacing w:val="-2"/>
          <w:w w:val="105"/>
          <w:sz w:val="18"/>
          <w:szCs w:val="18"/>
          <w:lang w:val="en-GB"/>
        </w:rPr>
        <w:t>ssets/pdfs/remanufacturing-market-study.pdf</w:t>
      </w:r>
      <w:r w:rsidRPr="00F61435">
        <w:rPr>
          <w:sz w:val="18"/>
          <w:szCs w:val="18"/>
          <w:lang w:val="en-GB"/>
        </w:rPr>
        <w:fldChar w:fldCharType="end"/>
      </w:r>
      <w:r w:rsidRPr="00F61435">
        <w:rPr>
          <w:spacing w:val="-2"/>
          <w:w w:val="105"/>
          <w:sz w:val="18"/>
          <w:szCs w:val="18"/>
          <w:lang w:val="en-GB"/>
        </w:rPr>
        <w:t>.</w:t>
      </w:r>
    </w:p>
    <w:p w14:paraId="784DE680" w14:textId="32C063E9" w:rsidR="009C0070" w:rsidRPr="00F61435" w:rsidRDefault="00000000">
      <w:pPr>
        <w:spacing w:before="5" w:line="254" w:lineRule="auto"/>
        <w:ind w:left="229" w:right="28" w:hanging="196"/>
        <w:jc w:val="both"/>
        <w:rPr>
          <w:sz w:val="18"/>
          <w:szCs w:val="18"/>
          <w:lang w:val="en-GB"/>
        </w:rPr>
      </w:pPr>
      <w:r w:rsidRPr="00F61435">
        <w:rPr>
          <w:sz w:val="18"/>
          <w:szCs w:val="18"/>
          <w:lang w:val="en-GB"/>
        </w:rPr>
        <w:t>Reike,</w:t>
      </w:r>
      <w:r w:rsidRPr="00F61435">
        <w:rPr>
          <w:spacing w:val="-10"/>
          <w:sz w:val="18"/>
          <w:szCs w:val="18"/>
          <w:lang w:val="en-GB"/>
        </w:rPr>
        <w:t xml:space="preserve"> </w:t>
      </w:r>
      <w:r w:rsidRPr="00F61435">
        <w:rPr>
          <w:sz w:val="18"/>
          <w:szCs w:val="18"/>
          <w:lang w:val="en-GB"/>
        </w:rPr>
        <w:t>D.,</w:t>
      </w:r>
      <w:r w:rsidRPr="00F61435">
        <w:rPr>
          <w:spacing w:val="-9"/>
          <w:sz w:val="18"/>
          <w:szCs w:val="18"/>
          <w:lang w:val="en-GB"/>
        </w:rPr>
        <w:t xml:space="preserve"> </w:t>
      </w:r>
      <w:r w:rsidRPr="00F61435">
        <w:rPr>
          <w:sz w:val="18"/>
          <w:szCs w:val="18"/>
          <w:lang w:val="en-GB"/>
        </w:rPr>
        <w:t>Vermeulen,</w:t>
      </w:r>
      <w:r w:rsidRPr="00F61435">
        <w:rPr>
          <w:spacing w:val="-8"/>
          <w:sz w:val="18"/>
          <w:szCs w:val="18"/>
          <w:lang w:val="en-GB"/>
        </w:rPr>
        <w:t xml:space="preserve"> </w:t>
      </w:r>
      <w:r w:rsidRPr="00F61435">
        <w:rPr>
          <w:sz w:val="18"/>
          <w:szCs w:val="18"/>
          <w:lang w:val="en-GB"/>
        </w:rPr>
        <w:t>W.J.,</w:t>
      </w:r>
      <w:r w:rsidRPr="00F61435">
        <w:rPr>
          <w:spacing w:val="-8"/>
          <w:sz w:val="18"/>
          <w:szCs w:val="18"/>
          <w:lang w:val="en-GB"/>
        </w:rPr>
        <w:t xml:space="preserve"> </w:t>
      </w:r>
      <w:r w:rsidRPr="00F61435">
        <w:rPr>
          <w:sz w:val="18"/>
          <w:szCs w:val="18"/>
          <w:lang w:val="en-GB"/>
        </w:rPr>
        <w:t>Witjes,</w:t>
      </w:r>
      <w:r w:rsidRPr="00F61435">
        <w:rPr>
          <w:spacing w:val="-8"/>
          <w:sz w:val="18"/>
          <w:szCs w:val="18"/>
          <w:lang w:val="en-GB"/>
        </w:rPr>
        <w:t xml:space="preserve"> </w:t>
      </w:r>
      <w:r w:rsidRPr="00F61435">
        <w:rPr>
          <w:sz w:val="18"/>
          <w:szCs w:val="18"/>
          <w:lang w:val="en-GB"/>
        </w:rPr>
        <w:t>S.,</w:t>
      </w:r>
      <w:r w:rsidRPr="00F61435">
        <w:rPr>
          <w:spacing w:val="-8"/>
          <w:sz w:val="18"/>
          <w:szCs w:val="18"/>
          <w:lang w:val="en-GB"/>
        </w:rPr>
        <w:t xml:space="preserve"> </w:t>
      </w:r>
      <w:r w:rsidRPr="00F61435">
        <w:rPr>
          <w:sz w:val="18"/>
          <w:szCs w:val="18"/>
          <w:lang w:val="en-GB"/>
        </w:rPr>
        <w:t>2018.</w:t>
      </w:r>
      <w:r w:rsidRPr="00F61435">
        <w:rPr>
          <w:spacing w:val="15"/>
          <w:w w:val="115"/>
          <w:sz w:val="18"/>
          <w:szCs w:val="18"/>
          <w:lang w:val="en-GB"/>
        </w:rPr>
        <w:t xml:space="preserve"> </w:t>
      </w:r>
      <w:r w:rsidRPr="00F61435">
        <w:rPr>
          <w:w w:val="115"/>
          <w:sz w:val="18"/>
          <w:szCs w:val="18"/>
          <w:lang w:val="en-GB"/>
        </w:rPr>
        <w:t>The</w:t>
      </w:r>
      <w:r w:rsidRPr="00F61435">
        <w:rPr>
          <w:spacing w:val="-12"/>
          <w:w w:val="115"/>
          <w:sz w:val="18"/>
          <w:szCs w:val="18"/>
          <w:lang w:val="en-GB"/>
        </w:rPr>
        <w:t xml:space="preserve"> </w:t>
      </w:r>
      <w:r w:rsidRPr="00F61435">
        <w:rPr>
          <w:sz w:val="18"/>
          <w:szCs w:val="18"/>
          <w:lang w:val="en-GB"/>
        </w:rPr>
        <w:t>circular</w:t>
      </w:r>
      <w:r w:rsidRPr="00F61435">
        <w:rPr>
          <w:spacing w:val="-8"/>
          <w:sz w:val="18"/>
          <w:szCs w:val="18"/>
          <w:lang w:val="en-GB"/>
        </w:rPr>
        <w:t xml:space="preserve"> </w:t>
      </w:r>
      <w:r w:rsidRPr="00F61435">
        <w:rPr>
          <w:sz w:val="18"/>
          <w:szCs w:val="18"/>
          <w:lang w:val="en-GB"/>
        </w:rPr>
        <w:t>economy:</w:t>
      </w:r>
      <w:r w:rsidRPr="00F61435">
        <w:rPr>
          <w:spacing w:val="-8"/>
          <w:sz w:val="18"/>
          <w:szCs w:val="18"/>
          <w:lang w:val="en-GB"/>
        </w:rPr>
        <w:t xml:space="preserve"> </w:t>
      </w:r>
      <w:r w:rsidRPr="00F61435">
        <w:rPr>
          <w:sz w:val="18"/>
          <w:szCs w:val="18"/>
          <w:lang w:val="en-GB"/>
        </w:rPr>
        <w:t>New</w:t>
      </w:r>
      <w:r w:rsidRPr="00F61435">
        <w:rPr>
          <w:w w:val="110"/>
          <w:sz w:val="18"/>
          <w:szCs w:val="18"/>
          <w:lang w:val="en-GB"/>
        </w:rPr>
        <w:t xml:space="preserve"> or</w:t>
      </w:r>
      <w:r w:rsidRPr="00F61435">
        <w:rPr>
          <w:spacing w:val="-11"/>
          <w:w w:val="110"/>
          <w:sz w:val="18"/>
          <w:szCs w:val="18"/>
          <w:lang w:val="en-GB"/>
        </w:rPr>
        <w:t xml:space="preserve"> </w:t>
      </w:r>
      <w:r w:rsidRPr="00F61435">
        <w:rPr>
          <w:sz w:val="18"/>
          <w:szCs w:val="18"/>
          <w:lang w:val="en-GB"/>
        </w:rPr>
        <w:t>refurbished</w:t>
      </w:r>
      <w:r w:rsidRPr="00F61435">
        <w:rPr>
          <w:spacing w:val="-10"/>
          <w:sz w:val="18"/>
          <w:szCs w:val="18"/>
          <w:lang w:val="en-GB"/>
        </w:rPr>
        <w:t xml:space="preserve"> </w:t>
      </w:r>
      <w:r w:rsidRPr="00F61435">
        <w:rPr>
          <w:sz w:val="18"/>
          <w:szCs w:val="18"/>
          <w:lang w:val="en-GB"/>
        </w:rPr>
        <w:t>as</w:t>
      </w:r>
      <w:r w:rsidRPr="00F61435">
        <w:rPr>
          <w:spacing w:val="-10"/>
          <w:sz w:val="18"/>
          <w:szCs w:val="18"/>
          <w:lang w:val="en-GB"/>
        </w:rPr>
        <w:t xml:space="preserve"> </w:t>
      </w:r>
      <w:r w:rsidRPr="00F61435">
        <w:rPr>
          <w:w w:val="110"/>
          <w:sz w:val="18"/>
          <w:szCs w:val="18"/>
          <w:lang w:val="en-GB"/>
        </w:rPr>
        <w:t>ce</w:t>
      </w:r>
      <w:r w:rsidRPr="00F61435">
        <w:rPr>
          <w:spacing w:val="-11"/>
          <w:w w:val="110"/>
          <w:sz w:val="18"/>
          <w:szCs w:val="18"/>
          <w:lang w:val="en-GB"/>
        </w:rPr>
        <w:t xml:space="preserve"> </w:t>
      </w:r>
      <w:r w:rsidRPr="00F61435">
        <w:rPr>
          <w:w w:val="110"/>
          <w:sz w:val="18"/>
          <w:szCs w:val="18"/>
          <w:lang w:val="en-GB"/>
        </w:rPr>
        <w:t>3.0?</w:t>
      </w:r>
      <w:r w:rsidRPr="00F61435">
        <w:rPr>
          <w:spacing w:val="-11"/>
          <w:w w:val="110"/>
          <w:sz w:val="18"/>
          <w:szCs w:val="18"/>
          <w:lang w:val="en-GB"/>
        </w:rPr>
        <w:t xml:space="preserve"> </w:t>
      </w:r>
      <w:r w:rsidRPr="00F61435">
        <w:rPr>
          <w:w w:val="110"/>
          <w:sz w:val="18"/>
          <w:szCs w:val="18"/>
          <w:lang w:val="en-GB"/>
        </w:rPr>
        <w:t>–</w:t>
      </w:r>
      <w:r w:rsidRPr="00F61435">
        <w:rPr>
          <w:spacing w:val="-11"/>
          <w:w w:val="110"/>
          <w:sz w:val="18"/>
          <w:szCs w:val="18"/>
          <w:lang w:val="en-GB"/>
        </w:rPr>
        <w:t xml:space="preserve"> </w:t>
      </w:r>
      <w:r w:rsidRPr="00F61435">
        <w:rPr>
          <w:sz w:val="18"/>
          <w:szCs w:val="18"/>
          <w:lang w:val="en-GB"/>
        </w:rPr>
        <w:t>exploring</w:t>
      </w:r>
      <w:r w:rsidRPr="00F61435">
        <w:rPr>
          <w:spacing w:val="-10"/>
          <w:sz w:val="18"/>
          <w:szCs w:val="18"/>
          <w:lang w:val="en-GB"/>
        </w:rPr>
        <w:t xml:space="preserve"> </w:t>
      </w:r>
      <w:r w:rsidRPr="00F61435">
        <w:rPr>
          <w:sz w:val="18"/>
          <w:szCs w:val="18"/>
          <w:lang w:val="en-GB"/>
        </w:rPr>
        <w:t>controversies</w:t>
      </w:r>
      <w:r w:rsidRPr="00F61435">
        <w:rPr>
          <w:spacing w:val="-10"/>
          <w:sz w:val="18"/>
          <w:szCs w:val="18"/>
          <w:lang w:val="en-GB"/>
        </w:rPr>
        <w:t xml:space="preserve"> </w:t>
      </w:r>
      <w:r w:rsidRPr="00F61435">
        <w:rPr>
          <w:w w:val="110"/>
          <w:sz w:val="18"/>
          <w:szCs w:val="18"/>
          <w:lang w:val="en-GB"/>
        </w:rPr>
        <w:t>in</w:t>
      </w:r>
      <w:r w:rsidRPr="00F61435">
        <w:rPr>
          <w:spacing w:val="-11"/>
          <w:w w:val="110"/>
          <w:sz w:val="18"/>
          <w:szCs w:val="18"/>
          <w:lang w:val="en-GB"/>
        </w:rPr>
        <w:t xml:space="preserve"> </w:t>
      </w:r>
      <w:r w:rsidRPr="00F61435">
        <w:rPr>
          <w:w w:val="110"/>
          <w:sz w:val="18"/>
          <w:szCs w:val="18"/>
          <w:lang w:val="en-GB"/>
        </w:rPr>
        <w:t>the</w:t>
      </w:r>
      <w:r w:rsidRPr="00F61435">
        <w:rPr>
          <w:spacing w:val="-11"/>
          <w:w w:val="110"/>
          <w:sz w:val="18"/>
          <w:szCs w:val="18"/>
          <w:lang w:val="en-GB"/>
        </w:rPr>
        <w:t xml:space="preserve"> </w:t>
      </w:r>
      <w:r w:rsidRPr="00F61435">
        <w:rPr>
          <w:sz w:val="18"/>
          <w:szCs w:val="18"/>
          <w:lang w:val="en-GB"/>
        </w:rPr>
        <w:t>conceptualization</w:t>
      </w:r>
      <w:r w:rsidRPr="00F61435">
        <w:rPr>
          <w:spacing w:val="-1"/>
          <w:sz w:val="18"/>
          <w:szCs w:val="18"/>
          <w:lang w:val="en-GB"/>
        </w:rPr>
        <w:t xml:space="preserve"> </w:t>
      </w:r>
      <w:r w:rsidRPr="00F61435">
        <w:rPr>
          <w:w w:val="115"/>
          <w:sz w:val="18"/>
          <w:szCs w:val="18"/>
          <w:lang w:val="en-GB"/>
        </w:rPr>
        <w:t>of</w:t>
      </w:r>
      <w:r w:rsidRPr="00F61435">
        <w:rPr>
          <w:spacing w:val="-6"/>
          <w:w w:val="115"/>
          <w:sz w:val="18"/>
          <w:szCs w:val="18"/>
          <w:lang w:val="en-GB"/>
        </w:rPr>
        <w:t xml:space="preserve"> </w:t>
      </w:r>
      <w:r w:rsidRPr="00F61435">
        <w:rPr>
          <w:w w:val="115"/>
          <w:sz w:val="18"/>
          <w:szCs w:val="18"/>
          <w:lang w:val="en-GB"/>
        </w:rPr>
        <w:t>the</w:t>
      </w:r>
      <w:r w:rsidRPr="00F61435">
        <w:rPr>
          <w:spacing w:val="-6"/>
          <w:w w:val="115"/>
          <w:sz w:val="18"/>
          <w:szCs w:val="18"/>
          <w:lang w:val="en-GB"/>
        </w:rPr>
        <w:t xml:space="preserve"> </w:t>
      </w:r>
      <w:r w:rsidRPr="00F61435">
        <w:rPr>
          <w:sz w:val="18"/>
          <w:szCs w:val="18"/>
          <w:lang w:val="en-GB"/>
        </w:rPr>
        <w:t xml:space="preserve">circular economy through </w:t>
      </w:r>
      <w:r w:rsidRPr="00F61435">
        <w:rPr>
          <w:w w:val="115"/>
          <w:sz w:val="18"/>
          <w:szCs w:val="18"/>
          <w:lang w:val="en-GB"/>
        </w:rPr>
        <w:t>a</w:t>
      </w:r>
      <w:r w:rsidRPr="00F61435">
        <w:rPr>
          <w:spacing w:val="-6"/>
          <w:w w:val="115"/>
          <w:sz w:val="18"/>
          <w:szCs w:val="18"/>
          <w:lang w:val="en-GB"/>
        </w:rPr>
        <w:t xml:space="preserve"> </w:t>
      </w:r>
      <w:r w:rsidRPr="00F61435">
        <w:rPr>
          <w:sz w:val="18"/>
          <w:szCs w:val="18"/>
          <w:lang w:val="en-GB"/>
        </w:rPr>
        <w:t xml:space="preserve">focus </w:t>
      </w:r>
      <w:r w:rsidRPr="00F61435">
        <w:rPr>
          <w:w w:val="115"/>
          <w:sz w:val="18"/>
          <w:szCs w:val="18"/>
          <w:lang w:val="en-GB"/>
        </w:rPr>
        <w:t>on</w:t>
      </w:r>
      <w:r w:rsidRPr="00F61435">
        <w:rPr>
          <w:spacing w:val="-6"/>
          <w:w w:val="115"/>
          <w:sz w:val="18"/>
          <w:szCs w:val="18"/>
          <w:lang w:val="en-GB"/>
        </w:rPr>
        <w:t xml:space="preserve"> </w:t>
      </w:r>
      <w:r w:rsidRPr="00F61435">
        <w:rPr>
          <w:sz w:val="18"/>
          <w:szCs w:val="18"/>
          <w:lang w:val="en-GB"/>
        </w:rPr>
        <w:t>history and r</w:t>
      </w:r>
      <w:bookmarkStart w:id="143" w:name="_bookmark81"/>
      <w:bookmarkEnd w:id="143"/>
      <w:r w:rsidRPr="00F61435">
        <w:rPr>
          <w:sz w:val="18"/>
          <w:szCs w:val="18"/>
          <w:lang w:val="en-GB"/>
        </w:rPr>
        <w:t>esource</w:t>
      </w:r>
      <w:r w:rsidRPr="00F61435">
        <w:rPr>
          <w:spacing w:val="40"/>
          <w:sz w:val="18"/>
          <w:szCs w:val="18"/>
          <w:lang w:val="en-GB"/>
        </w:rPr>
        <w:t xml:space="preserve"> </w:t>
      </w:r>
      <w:r w:rsidRPr="00F61435">
        <w:rPr>
          <w:sz w:val="18"/>
          <w:szCs w:val="18"/>
          <w:lang w:val="en-GB"/>
        </w:rPr>
        <w:t>value retention options.</w:t>
      </w:r>
      <w:r w:rsidRPr="00F61435">
        <w:rPr>
          <w:spacing w:val="31"/>
          <w:sz w:val="18"/>
          <w:szCs w:val="18"/>
          <w:lang w:val="en-GB"/>
        </w:rPr>
        <w:t xml:space="preserve"> </w:t>
      </w:r>
      <w:r w:rsidRPr="00F61435">
        <w:rPr>
          <w:sz w:val="18"/>
          <w:szCs w:val="18"/>
          <w:lang w:val="en-GB"/>
        </w:rPr>
        <w:t>Resources, Conservation and Recycling URL:</w:t>
      </w:r>
      <w:r w:rsidRPr="00F61435">
        <w:rPr>
          <w:spacing w:val="8"/>
          <w:sz w:val="18"/>
          <w:szCs w:val="18"/>
          <w:lang w:val="en-GB"/>
        </w:rPr>
        <w:t xml:space="preserve"> </w:t>
      </w:r>
      <w:hyperlink r:id="rId148">
        <w:r w:rsidRPr="00F61435">
          <w:rPr>
            <w:color w:val="2F4F4F"/>
            <w:spacing w:val="8"/>
            <w:w w:val="115"/>
            <w:sz w:val="18"/>
            <w:szCs w:val="18"/>
            <w:lang w:val="en-GB"/>
          </w:rPr>
          <w:t>https://doi.org/10.1016/j.resconrec.2017.08.027</w:t>
        </w:r>
      </w:hyperlink>
      <w:r w:rsidRPr="00F61435">
        <w:rPr>
          <w:spacing w:val="8"/>
          <w:w w:val="115"/>
          <w:sz w:val="18"/>
          <w:szCs w:val="18"/>
          <w:lang w:val="en-GB"/>
        </w:rPr>
        <w:t>,</w:t>
      </w:r>
    </w:p>
    <w:p w14:paraId="5F90AF70" w14:textId="77777777" w:rsidR="009C0070" w:rsidRPr="00F61435" w:rsidRDefault="00000000">
      <w:pPr>
        <w:spacing w:line="185" w:lineRule="exact"/>
        <w:ind w:left="233"/>
        <w:rPr>
          <w:sz w:val="18"/>
          <w:szCs w:val="18"/>
          <w:lang w:val="en-GB"/>
        </w:rPr>
      </w:pPr>
      <w:r w:rsidRPr="00F61435">
        <w:rPr>
          <w:spacing w:val="4"/>
          <w:w w:val="110"/>
          <w:sz w:val="18"/>
          <w:szCs w:val="18"/>
          <w:lang w:val="en-GB"/>
        </w:rPr>
        <w:t>doi:</w:t>
      </w:r>
      <w:hyperlink r:id="rId149">
        <w:r w:rsidRPr="00F61435">
          <w:rPr>
            <w:color w:val="2F4F4F"/>
            <w:spacing w:val="4"/>
            <w:w w:val="110"/>
            <w:sz w:val="18"/>
            <w:szCs w:val="18"/>
            <w:lang w:val="en-GB"/>
          </w:rPr>
          <w:t>{10.1016/j.resconrec.2017.08.027}</w:t>
        </w:r>
      </w:hyperlink>
      <w:r w:rsidRPr="00F61435">
        <w:rPr>
          <w:spacing w:val="4"/>
          <w:w w:val="110"/>
          <w:sz w:val="18"/>
          <w:szCs w:val="18"/>
          <w:lang w:val="en-GB"/>
        </w:rPr>
        <w:t>.</w:t>
      </w:r>
      <w:r w:rsidRPr="00F61435">
        <w:rPr>
          <w:spacing w:val="26"/>
          <w:w w:val="110"/>
          <w:sz w:val="18"/>
          <w:szCs w:val="18"/>
          <w:lang w:val="en-GB"/>
        </w:rPr>
        <w:t xml:space="preserve"> </w:t>
      </w:r>
      <w:r w:rsidRPr="00F61435">
        <w:rPr>
          <w:spacing w:val="4"/>
          <w:w w:val="110"/>
          <w:sz w:val="18"/>
          <w:szCs w:val="18"/>
          <w:lang w:val="en-GB"/>
        </w:rPr>
        <w:t>sustainable</w:t>
      </w:r>
      <w:r w:rsidRPr="00F61435">
        <w:rPr>
          <w:spacing w:val="27"/>
          <w:w w:val="110"/>
          <w:sz w:val="18"/>
          <w:szCs w:val="18"/>
          <w:lang w:val="en-GB"/>
        </w:rPr>
        <w:t xml:space="preserve"> </w:t>
      </w:r>
      <w:r w:rsidRPr="00F61435">
        <w:rPr>
          <w:spacing w:val="-2"/>
          <w:w w:val="110"/>
          <w:sz w:val="18"/>
          <w:szCs w:val="18"/>
          <w:lang w:val="en-GB"/>
        </w:rPr>
        <w:t>Resource</w:t>
      </w:r>
    </w:p>
    <w:p w14:paraId="4CA74E1A" w14:textId="77777777" w:rsidR="009C0070" w:rsidRPr="00F61435" w:rsidRDefault="00000000">
      <w:pPr>
        <w:spacing w:before="2"/>
        <w:ind w:left="233"/>
        <w:jc w:val="both"/>
        <w:rPr>
          <w:sz w:val="18"/>
          <w:szCs w:val="18"/>
          <w:lang w:val="en-GB"/>
        </w:rPr>
      </w:pPr>
      <w:bookmarkStart w:id="144" w:name="_bookmark82"/>
      <w:bookmarkEnd w:id="144"/>
      <w:r w:rsidRPr="00F61435">
        <w:rPr>
          <w:sz w:val="18"/>
          <w:szCs w:val="18"/>
          <w:lang w:val="en-GB"/>
        </w:rPr>
        <w:t>Management</w:t>
      </w:r>
      <w:r w:rsidRPr="00F61435">
        <w:rPr>
          <w:spacing w:val="6"/>
          <w:sz w:val="18"/>
          <w:szCs w:val="18"/>
          <w:lang w:val="en-GB"/>
        </w:rPr>
        <w:t xml:space="preserve"> </w:t>
      </w:r>
      <w:r w:rsidRPr="00F61435">
        <w:rPr>
          <w:sz w:val="18"/>
          <w:szCs w:val="18"/>
          <w:lang w:val="en-GB"/>
        </w:rPr>
        <w:t>and</w:t>
      </w:r>
      <w:r w:rsidRPr="00F61435">
        <w:rPr>
          <w:spacing w:val="7"/>
          <w:sz w:val="18"/>
          <w:szCs w:val="18"/>
          <w:lang w:val="en-GB"/>
        </w:rPr>
        <w:t xml:space="preserve"> </w:t>
      </w:r>
      <w:r w:rsidRPr="00F61435">
        <w:rPr>
          <w:sz w:val="18"/>
          <w:szCs w:val="18"/>
          <w:lang w:val="en-GB"/>
        </w:rPr>
        <w:t>the</w:t>
      </w:r>
      <w:r w:rsidRPr="00F61435">
        <w:rPr>
          <w:spacing w:val="7"/>
          <w:sz w:val="18"/>
          <w:szCs w:val="18"/>
          <w:lang w:val="en-GB"/>
        </w:rPr>
        <w:t xml:space="preserve"> </w:t>
      </w:r>
      <w:r w:rsidRPr="00F61435">
        <w:rPr>
          <w:sz w:val="18"/>
          <w:szCs w:val="18"/>
          <w:lang w:val="en-GB"/>
        </w:rPr>
        <w:t>Circular</w:t>
      </w:r>
      <w:r w:rsidRPr="00F61435">
        <w:rPr>
          <w:spacing w:val="7"/>
          <w:sz w:val="18"/>
          <w:szCs w:val="18"/>
          <w:lang w:val="en-GB"/>
        </w:rPr>
        <w:t xml:space="preserve"> </w:t>
      </w:r>
      <w:r w:rsidRPr="00F61435">
        <w:rPr>
          <w:spacing w:val="-2"/>
          <w:sz w:val="18"/>
          <w:szCs w:val="18"/>
          <w:lang w:val="en-GB"/>
        </w:rPr>
        <w:t>Economy.</w:t>
      </w:r>
    </w:p>
    <w:p w14:paraId="496C234C" w14:textId="77777777" w:rsidR="009C0070" w:rsidRPr="00F61435" w:rsidRDefault="00000000">
      <w:pPr>
        <w:spacing w:before="18" w:line="235" w:lineRule="auto"/>
        <w:ind w:left="233" w:right="48" w:hanging="200"/>
        <w:rPr>
          <w:sz w:val="18"/>
          <w:szCs w:val="18"/>
          <w:lang w:val="en-GB"/>
        </w:rPr>
      </w:pPr>
      <w:r w:rsidRPr="00F61435">
        <w:rPr>
          <w:sz w:val="18"/>
          <w:szCs w:val="18"/>
          <w:lang w:val="en-GB"/>
        </w:rPr>
        <w:t>Reuter,</w:t>
      </w:r>
      <w:r w:rsidRPr="00F61435">
        <w:rPr>
          <w:spacing w:val="-6"/>
          <w:sz w:val="18"/>
          <w:szCs w:val="18"/>
          <w:lang w:val="en-GB"/>
        </w:rPr>
        <w:t xml:space="preserve"> </w:t>
      </w:r>
      <w:r w:rsidRPr="00F61435">
        <w:rPr>
          <w:sz w:val="18"/>
          <w:szCs w:val="18"/>
          <w:lang w:val="en-GB"/>
        </w:rPr>
        <w:t>M.,</w:t>
      </w:r>
      <w:r w:rsidRPr="00F61435">
        <w:rPr>
          <w:spacing w:val="-6"/>
          <w:sz w:val="18"/>
          <w:szCs w:val="18"/>
          <w:lang w:val="en-GB"/>
        </w:rPr>
        <w:t xml:space="preserve"> </w:t>
      </w:r>
      <w:r w:rsidRPr="00F61435">
        <w:rPr>
          <w:sz w:val="18"/>
          <w:szCs w:val="18"/>
          <w:lang w:val="en-GB"/>
        </w:rPr>
        <w:t>van</w:t>
      </w:r>
      <w:r w:rsidRPr="00F61435">
        <w:rPr>
          <w:spacing w:val="-6"/>
          <w:sz w:val="18"/>
          <w:szCs w:val="18"/>
          <w:lang w:val="en-GB"/>
        </w:rPr>
        <w:t xml:space="preserve"> </w:t>
      </w:r>
      <w:r w:rsidRPr="00F61435">
        <w:rPr>
          <w:sz w:val="18"/>
          <w:szCs w:val="18"/>
          <w:lang w:val="en-GB"/>
        </w:rPr>
        <w:t>Schaik,</w:t>
      </w:r>
      <w:r w:rsidRPr="00F61435">
        <w:rPr>
          <w:spacing w:val="-6"/>
          <w:sz w:val="18"/>
          <w:szCs w:val="18"/>
          <w:lang w:val="en-GB"/>
        </w:rPr>
        <w:t xml:space="preserve"> </w:t>
      </w:r>
      <w:r w:rsidRPr="00F61435">
        <w:rPr>
          <w:sz w:val="18"/>
          <w:szCs w:val="18"/>
          <w:lang w:val="en-GB"/>
        </w:rPr>
        <w:t>A.,</w:t>
      </w:r>
      <w:r w:rsidRPr="00F61435">
        <w:rPr>
          <w:spacing w:val="-6"/>
          <w:sz w:val="18"/>
          <w:szCs w:val="18"/>
          <w:lang w:val="en-GB"/>
        </w:rPr>
        <w:t xml:space="preserve"> </w:t>
      </w:r>
      <w:r w:rsidRPr="00F61435">
        <w:rPr>
          <w:sz w:val="18"/>
          <w:szCs w:val="18"/>
          <w:lang w:val="en-GB"/>
        </w:rPr>
        <w:t>2012.</w:t>
      </w:r>
      <w:r w:rsidRPr="00F61435">
        <w:rPr>
          <w:spacing w:val="16"/>
          <w:sz w:val="18"/>
          <w:szCs w:val="18"/>
          <w:lang w:val="en-GB"/>
        </w:rPr>
        <w:t xml:space="preserve"> </w:t>
      </w:r>
      <w:r w:rsidRPr="00F61435">
        <w:rPr>
          <w:sz w:val="18"/>
          <w:szCs w:val="18"/>
          <w:lang w:val="en-GB"/>
        </w:rPr>
        <w:t>Opportunities</w:t>
      </w:r>
      <w:r w:rsidRPr="00F61435">
        <w:rPr>
          <w:spacing w:val="-6"/>
          <w:sz w:val="18"/>
          <w:szCs w:val="18"/>
          <w:lang w:val="en-GB"/>
        </w:rPr>
        <w:t xml:space="preserve"> </w:t>
      </w:r>
      <w:r w:rsidRPr="00F61435">
        <w:rPr>
          <w:sz w:val="18"/>
          <w:szCs w:val="18"/>
          <w:lang w:val="en-GB"/>
        </w:rPr>
        <w:t>and</w:t>
      </w:r>
      <w:r w:rsidRPr="00F61435">
        <w:rPr>
          <w:spacing w:val="-6"/>
          <w:sz w:val="18"/>
          <w:szCs w:val="18"/>
          <w:lang w:val="en-GB"/>
        </w:rPr>
        <w:t xml:space="preserve"> </w:t>
      </w:r>
      <w:r w:rsidRPr="00F61435">
        <w:rPr>
          <w:sz w:val="18"/>
          <w:szCs w:val="18"/>
          <w:lang w:val="en-GB"/>
        </w:rPr>
        <w:t>limits</w:t>
      </w:r>
      <w:r w:rsidRPr="00F61435">
        <w:rPr>
          <w:spacing w:val="-6"/>
          <w:sz w:val="18"/>
          <w:szCs w:val="18"/>
          <w:lang w:val="en-GB"/>
        </w:rPr>
        <w:t xml:space="preserve"> </w:t>
      </w:r>
      <w:r w:rsidRPr="00F61435">
        <w:rPr>
          <w:sz w:val="18"/>
          <w:szCs w:val="18"/>
          <w:lang w:val="en-GB"/>
        </w:rPr>
        <w:t>of</w:t>
      </w:r>
      <w:r w:rsidRPr="00F61435">
        <w:rPr>
          <w:spacing w:val="-6"/>
          <w:sz w:val="18"/>
          <w:szCs w:val="18"/>
          <w:lang w:val="en-GB"/>
        </w:rPr>
        <w:t xml:space="preserve"> </w:t>
      </w:r>
      <w:r w:rsidRPr="00F61435">
        <w:rPr>
          <w:sz w:val="18"/>
          <w:szCs w:val="18"/>
          <w:lang w:val="en-GB"/>
        </w:rPr>
        <w:t>recycling:</w:t>
      </w:r>
      <w:r w:rsidRPr="00F61435">
        <w:rPr>
          <w:spacing w:val="-6"/>
          <w:sz w:val="18"/>
          <w:szCs w:val="18"/>
          <w:lang w:val="en-GB"/>
        </w:rPr>
        <w:t xml:space="preserve"> </w:t>
      </w:r>
      <w:bookmarkStart w:id="145" w:name="_bookmark83"/>
      <w:bookmarkEnd w:id="145"/>
      <w:r w:rsidRPr="00F61435">
        <w:rPr>
          <w:sz w:val="18"/>
          <w:szCs w:val="18"/>
          <w:lang w:val="en-GB"/>
        </w:rPr>
        <w:t>A</w:t>
      </w:r>
      <w:r w:rsidRPr="00F61435">
        <w:rPr>
          <w:spacing w:val="40"/>
          <w:sz w:val="18"/>
          <w:szCs w:val="18"/>
          <w:lang w:val="en-GB"/>
        </w:rPr>
        <w:t xml:space="preserve"> </w:t>
      </w:r>
      <w:r w:rsidRPr="00F61435">
        <w:rPr>
          <w:spacing w:val="-2"/>
          <w:sz w:val="18"/>
          <w:szCs w:val="18"/>
          <w:lang w:val="en-GB"/>
        </w:rPr>
        <w:t>dynamic-model-based</w:t>
      </w:r>
      <w:r w:rsidRPr="00F61435">
        <w:rPr>
          <w:spacing w:val="14"/>
          <w:sz w:val="18"/>
          <w:szCs w:val="18"/>
          <w:lang w:val="en-GB"/>
        </w:rPr>
        <w:t xml:space="preserve"> </w:t>
      </w:r>
      <w:r w:rsidRPr="00F61435">
        <w:rPr>
          <w:spacing w:val="-2"/>
          <w:sz w:val="18"/>
          <w:szCs w:val="18"/>
          <w:lang w:val="en-GB"/>
        </w:rPr>
        <w:t>analysis.</w:t>
      </w:r>
      <w:r w:rsidRPr="00F61435">
        <w:rPr>
          <w:spacing w:val="42"/>
          <w:sz w:val="18"/>
          <w:szCs w:val="18"/>
          <w:lang w:val="en-GB"/>
        </w:rPr>
        <w:t xml:space="preserve"> </w:t>
      </w:r>
      <w:r w:rsidRPr="00F61435">
        <w:rPr>
          <w:spacing w:val="-2"/>
          <w:sz w:val="18"/>
          <w:szCs w:val="18"/>
          <w:lang w:val="en-GB"/>
        </w:rPr>
        <w:t>MRS</w:t>
      </w:r>
      <w:r w:rsidRPr="00F61435">
        <w:rPr>
          <w:spacing w:val="14"/>
          <w:sz w:val="18"/>
          <w:szCs w:val="18"/>
          <w:lang w:val="en-GB"/>
        </w:rPr>
        <w:t xml:space="preserve"> </w:t>
      </w:r>
      <w:r w:rsidRPr="00F61435">
        <w:rPr>
          <w:spacing w:val="-2"/>
          <w:sz w:val="18"/>
          <w:szCs w:val="18"/>
          <w:lang w:val="en-GB"/>
        </w:rPr>
        <w:t>Bulletin</w:t>
      </w:r>
      <w:r w:rsidRPr="00F61435">
        <w:rPr>
          <w:spacing w:val="15"/>
          <w:sz w:val="18"/>
          <w:szCs w:val="18"/>
          <w:lang w:val="en-GB"/>
        </w:rPr>
        <w:t xml:space="preserve"> </w:t>
      </w:r>
      <w:r w:rsidRPr="00F61435">
        <w:rPr>
          <w:spacing w:val="-2"/>
          <w:sz w:val="18"/>
          <w:szCs w:val="18"/>
          <w:lang w:val="en-GB"/>
        </w:rPr>
        <w:t>URL:</w:t>
      </w:r>
      <w:r w:rsidRPr="00F61435">
        <w:rPr>
          <w:spacing w:val="14"/>
          <w:sz w:val="18"/>
          <w:szCs w:val="18"/>
          <w:lang w:val="en-GB"/>
        </w:rPr>
        <w:t xml:space="preserve"> </w:t>
      </w:r>
      <w:hyperlink r:id="rId150">
        <w:r w:rsidRPr="00F61435">
          <w:rPr>
            <w:color w:val="2F4F4F"/>
            <w:spacing w:val="-2"/>
            <w:sz w:val="18"/>
            <w:szCs w:val="18"/>
            <w:lang w:val="en-GB"/>
          </w:rPr>
          <w:t>https://dx.doi</w:t>
        </w:r>
      </w:hyperlink>
    </w:p>
    <w:bookmarkStart w:id="146" w:name="_bookmark84"/>
    <w:bookmarkEnd w:id="146"/>
    <w:p w14:paraId="5492EB02" w14:textId="77777777" w:rsidR="009C0070" w:rsidRPr="00F61435" w:rsidRDefault="00000000">
      <w:pPr>
        <w:spacing w:line="201" w:lineRule="exact"/>
        <w:ind w:left="233"/>
        <w:rPr>
          <w:sz w:val="18"/>
          <w:szCs w:val="18"/>
          <w:lang w:val="en-GB"/>
        </w:rPr>
      </w:pPr>
      <w:r w:rsidRPr="00F61435">
        <w:rPr>
          <w:sz w:val="18"/>
          <w:szCs w:val="18"/>
          <w:lang w:val="en-GB"/>
        </w:rPr>
        <w:fldChar w:fldCharType="begin"/>
      </w:r>
      <w:r w:rsidRPr="00F61435">
        <w:rPr>
          <w:sz w:val="18"/>
          <w:szCs w:val="18"/>
          <w:lang w:val="en-GB"/>
        </w:rPr>
        <w:instrText>HYPERLINK "https://dx.doi.org/10.1557/mrs.2012.57" \h</w:instrText>
      </w:r>
      <w:r w:rsidRPr="00F61435">
        <w:rPr>
          <w:sz w:val="18"/>
          <w:szCs w:val="18"/>
          <w:lang w:val="en-GB"/>
        </w:rPr>
      </w:r>
      <w:r w:rsidRPr="00F61435">
        <w:rPr>
          <w:sz w:val="18"/>
          <w:szCs w:val="18"/>
          <w:lang w:val="en-GB"/>
        </w:rPr>
        <w:fldChar w:fldCharType="separate"/>
      </w:r>
      <w:r w:rsidRPr="00F61435">
        <w:rPr>
          <w:color w:val="2F4F4F"/>
          <w:w w:val="115"/>
          <w:sz w:val="18"/>
          <w:szCs w:val="18"/>
          <w:lang w:val="en-GB"/>
        </w:rPr>
        <w:t>.org/10.1557/mrs.2012.57</w:t>
      </w:r>
      <w:r w:rsidRPr="00F61435">
        <w:rPr>
          <w:sz w:val="18"/>
          <w:szCs w:val="18"/>
          <w:lang w:val="en-GB"/>
        </w:rPr>
        <w:fldChar w:fldCharType="end"/>
      </w:r>
      <w:r w:rsidRPr="00F61435">
        <w:rPr>
          <w:w w:val="115"/>
          <w:sz w:val="18"/>
          <w:szCs w:val="18"/>
          <w:lang w:val="en-GB"/>
        </w:rPr>
        <w:t>,</w:t>
      </w:r>
      <w:r w:rsidRPr="00F61435">
        <w:rPr>
          <w:spacing w:val="16"/>
          <w:w w:val="115"/>
          <w:sz w:val="18"/>
          <w:szCs w:val="18"/>
          <w:lang w:val="en-GB"/>
        </w:rPr>
        <w:t xml:space="preserve"> </w:t>
      </w:r>
      <w:r w:rsidRPr="00F61435">
        <w:rPr>
          <w:spacing w:val="-2"/>
          <w:w w:val="115"/>
          <w:sz w:val="18"/>
          <w:szCs w:val="18"/>
          <w:lang w:val="en-GB"/>
        </w:rPr>
        <w:t>doi:</w:t>
      </w:r>
      <w:hyperlink r:id="rId151">
        <w:r w:rsidRPr="00F61435">
          <w:rPr>
            <w:color w:val="2F4F4F"/>
            <w:spacing w:val="-2"/>
            <w:w w:val="115"/>
            <w:sz w:val="18"/>
            <w:szCs w:val="18"/>
            <w:lang w:val="en-GB"/>
          </w:rPr>
          <w:t>10.1557/mrs.2012.57</w:t>
        </w:r>
      </w:hyperlink>
      <w:r w:rsidRPr="00F61435">
        <w:rPr>
          <w:spacing w:val="-2"/>
          <w:w w:val="115"/>
          <w:sz w:val="18"/>
          <w:szCs w:val="18"/>
          <w:lang w:val="en-GB"/>
        </w:rPr>
        <w:t>.</w:t>
      </w:r>
    </w:p>
    <w:p w14:paraId="234E81BF" w14:textId="77777777" w:rsidR="009C0070" w:rsidRPr="00F61435" w:rsidRDefault="00000000">
      <w:pPr>
        <w:spacing w:before="7" w:line="232" w:lineRule="auto"/>
        <w:ind w:left="229" w:right="40" w:hanging="195"/>
        <w:jc w:val="both"/>
        <w:rPr>
          <w:sz w:val="18"/>
          <w:szCs w:val="18"/>
          <w:lang w:val="en-GB"/>
        </w:rPr>
      </w:pPr>
      <w:r w:rsidRPr="00F61435">
        <w:rPr>
          <w:sz w:val="18"/>
          <w:szCs w:val="18"/>
          <w:lang w:val="en-GB"/>
        </w:rPr>
        <w:t>Ridoutt, B., Juliano, P., Sanguansri, P., Sellahewa, J., 2010.</w:t>
      </w:r>
      <w:r w:rsidRPr="00F61435">
        <w:rPr>
          <w:spacing w:val="40"/>
          <w:sz w:val="18"/>
          <w:szCs w:val="18"/>
          <w:lang w:val="en-GB"/>
        </w:rPr>
        <w:t xml:space="preserve"> </w:t>
      </w:r>
      <w:r w:rsidRPr="00F61435">
        <w:rPr>
          <w:sz w:val="18"/>
          <w:szCs w:val="18"/>
          <w:lang w:val="en-GB"/>
        </w:rPr>
        <w:t>The water</w:t>
      </w:r>
      <w:r w:rsidRPr="00F61435">
        <w:rPr>
          <w:spacing w:val="40"/>
          <w:sz w:val="18"/>
          <w:szCs w:val="18"/>
          <w:lang w:val="en-GB"/>
        </w:rPr>
        <w:t xml:space="preserve"> </w:t>
      </w:r>
      <w:r w:rsidRPr="00F61435">
        <w:rPr>
          <w:sz w:val="18"/>
          <w:szCs w:val="18"/>
          <w:lang w:val="en-GB"/>
        </w:rPr>
        <w:t>footprint</w:t>
      </w:r>
      <w:r w:rsidRPr="00F61435">
        <w:rPr>
          <w:spacing w:val="-1"/>
          <w:sz w:val="18"/>
          <w:szCs w:val="18"/>
          <w:lang w:val="en-GB"/>
        </w:rPr>
        <w:t xml:space="preserve"> </w:t>
      </w:r>
      <w:r w:rsidRPr="00F61435">
        <w:rPr>
          <w:sz w:val="18"/>
          <w:szCs w:val="18"/>
          <w:lang w:val="en-GB"/>
        </w:rPr>
        <w:t>of</w:t>
      </w:r>
      <w:r w:rsidRPr="00F61435">
        <w:rPr>
          <w:spacing w:val="-1"/>
          <w:sz w:val="18"/>
          <w:szCs w:val="18"/>
          <w:lang w:val="en-GB"/>
        </w:rPr>
        <w:t xml:space="preserve"> </w:t>
      </w:r>
      <w:r w:rsidRPr="00F61435">
        <w:rPr>
          <w:sz w:val="18"/>
          <w:szCs w:val="18"/>
          <w:lang w:val="en-GB"/>
        </w:rPr>
        <w:t>food</w:t>
      </w:r>
      <w:r w:rsidRPr="00F61435">
        <w:rPr>
          <w:spacing w:val="-1"/>
          <w:sz w:val="18"/>
          <w:szCs w:val="18"/>
          <w:lang w:val="en-GB"/>
        </w:rPr>
        <w:t xml:space="preserve"> </w:t>
      </w:r>
      <w:r w:rsidRPr="00F61435">
        <w:rPr>
          <w:sz w:val="18"/>
          <w:szCs w:val="18"/>
          <w:lang w:val="en-GB"/>
        </w:rPr>
        <w:t>waste:</w:t>
      </w:r>
      <w:r w:rsidRPr="00F61435">
        <w:rPr>
          <w:spacing w:val="-1"/>
          <w:sz w:val="18"/>
          <w:szCs w:val="18"/>
          <w:lang w:val="en-GB"/>
        </w:rPr>
        <w:t xml:space="preserve"> </w:t>
      </w:r>
      <w:r w:rsidRPr="00F61435">
        <w:rPr>
          <w:sz w:val="18"/>
          <w:szCs w:val="18"/>
          <w:lang w:val="en-GB"/>
        </w:rPr>
        <w:t>case</w:t>
      </w:r>
      <w:r w:rsidRPr="00F61435">
        <w:rPr>
          <w:spacing w:val="-1"/>
          <w:sz w:val="18"/>
          <w:szCs w:val="18"/>
          <w:lang w:val="en-GB"/>
        </w:rPr>
        <w:t xml:space="preserve"> </w:t>
      </w:r>
      <w:r w:rsidRPr="00F61435">
        <w:rPr>
          <w:sz w:val="18"/>
          <w:szCs w:val="18"/>
          <w:lang w:val="en-GB"/>
        </w:rPr>
        <w:t>study</w:t>
      </w:r>
      <w:r w:rsidRPr="00F61435">
        <w:rPr>
          <w:spacing w:val="-1"/>
          <w:sz w:val="18"/>
          <w:szCs w:val="18"/>
          <w:lang w:val="en-GB"/>
        </w:rPr>
        <w:t xml:space="preserve"> </w:t>
      </w:r>
      <w:r w:rsidRPr="00F61435">
        <w:rPr>
          <w:sz w:val="18"/>
          <w:szCs w:val="18"/>
          <w:lang w:val="en-GB"/>
        </w:rPr>
        <w:t>of</w:t>
      </w:r>
      <w:r w:rsidRPr="00F61435">
        <w:rPr>
          <w:spacing w:val="-1"/>
          <w:sz w:val="18"/>
          <w:szCs w:val="18"/>
          <w:lang w:val="en-GB"/>
        </w:rPr>
        <w:t xml:space="preserve"> </w:t>
      </w:r>
      <w:r w:rsidRPr="00F61435">
        <w:rPr>
          <w:sz w:val="18"/>
          <w:szCs w:val="18"/>
          <w:lang w:val="en-GB"/>
        </w:rPr>
        <w:t>fresh</w:t>
      </w:r>
      <w:r w:rsidRPr="00F61435">
        <w:rPr>
          <w:spacing w:val="-1"/>
          <w:sz w:val="18"/>
          <w:szCs w:val="18"/>
          <w:lang w:val="en-GB"/>
        </w:rPr>
        <w:t xml:space="preserve"> </w:t>
      </w:r>
      <w:r w:rsidRPr="00F61435">
        <w:rPr>
          <w:sz w:val="18"/>
          <w:szCs w:val="18"/>
          <w:lang w:val="en-GB"/>
        </w:rPr>
        <w:t>mango</w:t>
      </w:r>
      <w:r w:rsidRPr="00F61435">
        <w:rPr>
          <w:spacing w:val="-1"/>
          <w:sz w:val="18"/>
          <w:szCs w:val="18"/>
          <w:lang w:val="en-GB"/>
        </w:rPr>
        <w:t xml:space="preserve"> </w:t>
      </w:r>
      <w:r w:rsidRPr="00F61435">
        <w:rPr>
          <w:sz w:val="18"/>
          <w:szCs w:val="18"/>
          <w:lang w:val="en-GB"/>
        </w:rPr>
        <w:t>in</w:t>
      </w:r>
      <w:r w:rsidRPr="00F61435">
        <w:rPr>
          <w:spacing w:val="-1"/>
          <w:sz w:val="18"/>
          <w:szCs w:val="18"/>
          <w:lang w:val="en-GB"/>
        </w:rPr>
        <w:t xml:space="preserve"> </w:t>
      </w:r>
      <w:r w:rsidRPr="00F61435">
        <w:rPr>
          <w:sz w:val="18"/>
          <w:szCs w:val="18"/>
          <w:lang w:val="en-GB"/>
        </w:rPr>
        <w:t>australia.</w:t>
      </w:r>
      <w:r w:rsidRPr="00F61435">
        <w:rPr>
          <w:spacing w:val="14"/>
          <w:sz w:val="18"/>
          <w:szCs w:val="18"/>
          <w:lang w:val="en-GB"/>
        </w:rPr>
        <w:t xml:space="preserve"> </w:t>
      </w:r>
      <w:bookmarkStart w:id="147" w:name="_bookmark86"/>
      <w:bookmarkEnd w:id="147"/>
      <w:r w:rsidRPr="00F61435">
        <w:rPr>
          <w:sz w:val="18"/>
          <w:szCs w:val="18"/>
          <w:lang w:val="en-GB"/>
        </w:rPr>
        <w:t>Journal</w:t>
      </w:r>
      <w:r w:rsidRPr="00F61435">
        <w:rPr>
          <w:spacing w:val="40"/>
          <w:sz w:val="18"/>
          <w:szCs w:val="18"/>
          <w:lang w:val="en-GB"/>
        </w:rPr>
        <w:t xml:space="preserve"> </w:t>
      </w:r>
      <w:r w:rsidRPr="00F61435">
        <w:rPr>
          <w:sz w:val="18"/>
          <w:szCs w:val="18"/>
          <w:lang w:val="en-GB"/>
        </w:rPr>
        <w:t>of</w:t>
      </w:r>
      <w:r w:rsidRPr="00F61435">
        <w:rPr>
          <w:spacing w:val="-2"/>
          <w:sz w:val="18"/>
          <w:szCs w:val="18"/>
          <w:lang w:val="en-GB"/>
        </w:rPr>
        <w:t xml:space="preserve"> </w:t>
      </w:r>
      <w:r w:rsidRPr="00F61435">
        <w:rPr>
          <w:sz w:val="18"/>
          <w:szCs w:val="18"/>
          <w:lang w:val="en-GB"/>
        </w:rPr>
        <w:t>Cleaner</w:t>
      </w:r>
      <w:r w:rsidRPr="00F61435">
        <w:rPr>
          <w:spacing w:val="-2"/>
          <w:sz w:val="18"/>
          <w:szCs w:val="18"/>
          <w:lang w:val="en-GB"/>
        </w:rPr>
        <w:t xml:space="preserve"> </w:t>
      </w:r>
      <w:r w:rsidRPr="00F61435">
        <w:rPr>
          <w:sz w:val="18"/>
          <w:szCs w:val="18"/>
          <w:lang w:val="en-GB"/>
        </w:rPr>
        <w:t>Production</w:t>
      </w:r>
      <w:r w:rsidRPr="00F61435">
        <w:rPr>
          <w:spacing w:val="-2"/>
          <w:sz w:val="18"/>
          <w:szCs w:val="18"/>
          <w:lang w:val="en-GB"/>
        </w:rPr>
        <w:t xml:space="preserve"> </w:t>
      </w:r>
      <w:r w:rsidRPr="00F61435">
        <w:rPr>
          <w:sz w:val="18"/>
          <w:szCs w:val="18"/>
          <w:lang w:val="en-GB"/>
        </w:rPr>
        <w:t>,</w:t>
      </w:r>
      <w:r w:rsidRPr="00F61435">
        <w:rPr>
          <w:spacing w:val="-2"/>
          <w:sz w:val="18"/>
          <w:szCs w:val="18"/>
          <w:lang w:val="en-GB"/>
        </w:rPr>
        <w:t xml:space="preserve"> </w:t>
      </w:r>
      <w:r w:rsidRPr="00F61435">
        <w:rPr>
          <w:sz w:val="18"/>
          <w:szCs w:val="18"/>
          <w:lang w:val="en-GB"/>
        </w:rPr>
        <w:t>1714–1721URL:</w:t>
      </w:r>
      <w:r w:rsidRPr="00F61435">
        <w:rPr>
          <w:spacing w:val="-3"/>
          <w:sz w:val="18"/>
          <w:szCs w:val="18"/>
          <w:lang w:val="en-GB"/>
        </w:rPr>
        <w:t xml:space="preserve"> </w:t>
      </w:r>
      <w:hyperlink r:id="rId152">
        <w:r w:rsidRPr="00F61435">
          <w:rPr>
            <w:color w:val="2F4F4F"/>
            <w:w w:val="120"/>
            <w:sz w:val="18"/>
            <w:szCs w:val="18"/>
            <w:lang w:val="en-GB"/>
          </w:rPr>
          <w:t>http://doi.org/10.1016/</w:t>
        </w:r>
      </w:hyperlink>
      <w:r w:rsidRPr="00F61435">
        <w:rPr>
          <w:color w:val="2F4F4F"/>
          <w:w w:val="120"/>
          <w:sz w:val="18"/>
          <w:szCs w:val="18"/>
          <w:lang w:val="en-GB"/>
        </w:rPr>
        <w:t xml:space="preserve"> </w:t>
      </w:r>
      <w:hyperlink r:id="rId153">
        <w:r w:rsidRPr="00F61435">
          <w:rPr>
            <w:color w:val="2F4F4F"/>
            <w:w w:val="120"/>
            <w:sz w:val="18"/>
            <w:szCs w:val="18"/>
            <w:lang w:val="en-GB"/>
          </w:rPr>
          <w:t>j.jclepro.2010.07.011</w:t>
        </w:r>
      </w:hyperlink>
      <w:r w:rsidRPr="00F61435">
        <w:rPr>
          <w:w w:val="120"/>
          <w:sz w:val="18"/>
          <w:szCs w:val="18"/>
          <w:lang w:val="en-GB"/>
        </w:rPr>
        <w:t>,</w:t>
      </w:r>
      <w:r w:rsidRPr="00F61435">
        <w:rPr>
          <w:spacing w:val="49"/>
          <w:w w:val="120"/>
          <w:sz w:val="18"/>
          <w:szCs w:val="18"/>
          <w:lang w:val="en-GB"/>
        </w:rPr>
        <w:t xml:space="preserve"> </w:t>
      </w:r>
      <w:r w:rsidRPr="00F61435">
        <w:rPr>
          <w:w w:val="120"/>
          <w:sz w:val="18"/>
          <w:szCs w:val="18"/>
          <w:lang w:val="en-GB"/>
        </w:rPr>
        <w:t>doi:</w:t>
      </w:r>
      <w:hyperlink r:id="rId154">
        <w:r w:rsidRPr="00F61435">
          <w:rPr>
            <w:color w:val="2F4F4F"/>
            <w:w w:val="120"/>
            <w:sz w:val="18"/>
            <w:szCs w:val="18"/>
            <w:lang w:val="en-GB"/>
          </w:rPr>
          <w:t>10.1016/j.jclepro.2010.07.01</w:t>
        </w:r>
      </w:hyperlink>
      <w:r w:rsidRPr="00F61435">
        <w:rPr>
          <w:color w:val="2F4F4F"/>
          <w:spacing w:val="80"/>
          <w:w w:val="120"/>
          <w:sz w:val="18"/>
          <w:szCs w:val="18"/>
          <w:lang w:val="en-GB"/>
        </w:rPr>
        <w:t xml:space="preserve"> </w:t>
      </w:r>
      <w:bookmarkStart w:id="148" w:name="_bookmark85"/>
      <w:bookmarkEnd w:id="148"/>
      <w:r w:rsidRPr="00F61435">
        <w:rPr>
          <w:sz w:val="18"/>
          <w:szCs w:val="18"/>
          <w:lang w:val="en-GB"/>
        </w:rPr>
        <w:fldChar w:fldCharType="begin"/>
      </w:r>
      <w:r w:rsidRPr="00F61435">
        <w:rPr>
          <w:sz w:val="18"/>
          <w:szCs w:val="18"/>
          <w:lang w:val="en-GB"/>
        </w:rPr>
        <w:instrText>HYPERLINK "http://dx.doi.org/10.1016/j.jclepro.2010.07.011" \h</w:instrText>
      </w:r>
      <w:r w:rsidRPr="00F61435">
        <w:rPr>
          <w:sz w:val="18"/>
          <w:szCs w:val="18"/>
          <w:lang w:val="en-GB"/>
        </w:rPr>
      </w:r>
      <w:r w:rsidRPr="00F61435">
        <w:rPr>
          <w:sz w:val="18"/>
          <w:szCs w:val="18"/>
          <w:lang w:val="en-GB"/>
        </w:rPr>
        <w:fldChar w:fldCharType="separate"/>
      </w:r>
      <w:r w:rsidRPr="00F61435">
        <w:rPr>
          <w:color w:val="2F4F4F"/>
          <w:spacing w:val="-6"/>
          <w:sz w:val="18"/>
          <w:szCs w:val="18"/>
          <w:lang w:val="en-GB"/>
        </w:rPr>
        <w:t>1</w:t>
      </w:r>
      <w:r w:rsidRPr="00F61435">
        <w:rPr>
          <w:sz w:val="18"/>
          <w:szCs w:val="18"/>
          <w:lang w:val="en-GB"/>
        </w:rPr>
        <w:fldChar w:fldCharType="end"/>
      </w:r>
      <w:r w:rsidRPr="00F61435">
        <w:rPr>
          <w:spacing w:val="-6"/>
          <w:sz w:val="18"/>
          <w:szCs w:val="18"/>
          <w:lang w:val="en-GB"/>
        </w:rPr>
        <w:t>.</w:t>
      </w:r>
    </w:p>
    <w:p w14:paraId="15D443F2" w14:textId="77777777" w:rsidR="009C0070" w:rsidRPr="00F61435" w:rsidRDefault="00000000">
      <w:pPr>
        <w:spacing w:before="14" w:line="228" w:lineRule="auto"/>
        <w:ind w:left="233" w:hanging="200"/>
        <w:rPr>
          <w:sz w:val="18"/>
          <w:szCs w:val="18"/>
          <w:lang w:val="en-GB"/>
        </w:rPr>
      </w:pPr>
      <w:r w:rsidRPr="00F61435">
        <w:rPr>
          <w:sz w:val="18"/>
          <w:szCs w:val="18"/>
          <w:lang w:val="en-GB"/>
        </w:rPr>
        <w:t>Ridoutt, B.G., Pfister, S., 2013.</w:t>
      </w:r>
      <w:r w:rsidRPr="00F61435">
        <w:rPr>
          <w:spacing w:val="34"/>
          <w:sz w:val="18"/>
          <w:szCs w:val="18"/>
          <w:lang w:val="en-GB"/>
        </w:rPr>
        <w:t xml:space="preserve"> </w:t>
      </w:r>
      <w:r w:rsidRPr="00F61435">
        <w:rPr>
          <w:sz w:val="18"/>
          <w:szCs w:val="18"/>
          <w:lang w:val="en-GB"/>
        </w:rPr>
        <w:t>Towards an integrated family of fo</w:t>
      </w:r>
      <w:bookmarkStart w:id="149" w:name="_bookmark87"/>
      <w:bookmarkEnd w:id="149"/>
      <w:r w:rsidRPr="00F61435">
        <w:rPr>
          <w:sz w:val="18"/>
          <w:szCs w:val="18"/>
          <w:lang w:val="en-GB"/>
        </w:rPr>
        <w:t>otprint</w:t>
      </w:r>
      <w:r w:rsidRPr="00F61435">
        <w:rPr>
          <w:spacing w:val="40"/>
          <w:sz w:val="18"/>
          <w:szCs w:val="18"/>
          <w:lang w:val="en-GB"/>
        </w:rPr>
        <w:t xml:space="preserve"> </w:t>
      </w:r>
      <w:r w:rsidRPr="00F61435">
        <w:rPr>
          <w:sz w:val="18"/>
          <w:szCs w:val="18"/>
          <w:lang w:val="en-GB"/>
        </w:rPr>
        <w:t>indicators.</w:t>
      </w:r>
      <w:r w:rsidRPr="00F61435">
        <w:rPr>
          <w:spacing w:val="40"/>
          <w:sz w:val="18"/>
          <w:szCs w:val="18"/>
          <w:lang w:val="en-GB"/>
        </w:rPr>
        <w:t xml:space="preserve"> </w:t>
      </w:r>
      <w:r w:rsidRPr="00F61435">
        <w:rPr>
          <w:sz w:val="18"/>
          <w:szCs w:val="18"/>
          <w:lang w:val="en-GB"/>
        </w:rPr>
        <w:t xml:space="preserve">Journal of Industrial Ecology , 337–339URL: </w:t>
      </w:r>
      <w:hyperlink r:id="rId155">
        <w:r w:rsidRPr="00F61435">
          <w:rPr>
            <w:color w:val="2F4F4F"/>
            <w:sz w:val="18"/>
            <w:szCs w:val="18"/>
            <w:lang w:val="en-GB"/>
          </w:rPr>
          <w:t>http://doi.</w:t>
        </w:r>
      </w:hyperlink>
      <w:r w:rsidRPr="00F61435">
        <w:rPr>
          <w:color w:val="2F4F4F"/>
          <w:w w:val="211"/>
          <w:sz w:val="18"/>
          <w:szCs w:val="18"/>
          <w:lang w:val="en-GB"/>
        </w:rPr>
        <w:t xml:space="preserve"> </w:t>
      </w:r>
      <w:bookmarkStart w:id="150" w:name="_bookmark88"/>
      <w:bookmarkEnd w:id="150"/>
      <w:r w:rsidRPr="00F61435">
        <w:rPr>
          <w:sz w:val="18"/>
          <w:szCs w:val="18"/>
          <w:lang w:val="en-GB"/>
        </w:rPr>
        <w:fldChar w:fldCharType="begin"/>
      </w:r>
      <w:r w:rsidRPr="00F61435">
        <w:rPr>
          <w:sz w:val="18"/>
          <w:szCs w:val="18"/>
          <w:lang w:val="en-GB"/>
        </w:rPr>
        <w:instrText>HYPERLINK "http://doi.org/10.1111/jiec.12026" \h</w:instrText>
      </w:r>
      <w:r w:rsidRPr="00F61435">
        <w:rPr>
          <w:sz w:val="18"/>
          <w:szCs w:val="18"/>
          <w:lang w:val="en-GB"/>
        </w:rPr>
      </w:r>
      <w:r w:rsidRPr="00F61435">
        <w:rPr>
          <w:sz w:val="18"/>
          <w:szCs w:val="18"/>
          <w:lang w:val="en-GB"/>
        </w:rPr>
        <w:fldChar w:fldCharType="separate"/>
      </w:r>
      <w:r w:rsidRPr="00F61435">
        <w:rPr>
          <w:color w:val="2F4F4F"/>
          <w:w w:val="110"/>
          <w:sz w:val="18"/>
          <w:szCs w:val="18"/>
          <w:lang w:val="en-GB"/>
        </w:rPr>
        <w:t>org/10.1111/jiec.12026</w:t>
      </w:r>
      <w:r w:rsidRPr="00F61435">
        <w:rPr>
          <w:sz w:val="18"/>
          <w:szCs w:val="18"/>
          <w:lang w:val="en-GB"/>
        </w:rPr>
        <w:fldChar w:fldCharType="end"/>
      </w:r>
      <w:r w:rsidRPr="00F61435">
        <w:rPr>
          <w:w w:val="110"/>
          <w:sz w:val="18"/>
          <w:szCs w:val="18"/>
          <w:lang w:val="en-GB"/>
        </w:rPr>
        <w:t>,</w:t>
      </w:r>
      <w:r w:rsidRPr="00F61435">
        <w:rPr>
          <w:spacing w:val="75"/>
          <w:w w:val="110"/>
          <w:sz w:val="18"/>
          <w:szCs w:val="18"/>
          <w:lang w:val="en-GB"/>
        </w:rPr>
        <w:t xml:space="preserve"> </w:t>
      </w:r>
      <w:r w:rsidRPr="00F61435">
        <w:rPr>
          <w:w w:val="110"/>
          <w:sz w:val="18"/>
          <w:szCs w:val="18"/>
          <w:lang w:val="en-GB"/>
        </w:rPr>
        <w:t>doi:</w:t>
      </w:r>
      <w:hyperlink r:id="rId156">
        <w:r w:rsidRPr="00F61435">
          <w:rPr>
            <w:color w:val="2F4F4F"/>
            <w:w w:val="110"/>
            <w:sz w:val="18"/>
            <w:szCs w:val="18"/>
            <w:lang w:val="en-GB"/>
          </w:rPr>
          <w:t>10.1111/jiec.12026</w:t>
        </w:r>
      </w:hyperlink>
      <w:r w:rsidRPr="00F61435">
        <w:rPr>
          <w:w w:val="110"/>
          <w:sz w:val="18"/>
          <w:szCs w:val="18"/>
          <w:lang w:val="en-GB"/>
        </w:rPr>
        <w:t>.</w:t>
      </w:r>
    </w:p>
    <w:p w14:paraId="0B3F604D" w14:textId="77777777" w:rsidR="009C0070" w:rsidRPr="00F61435" w:rsidRDefault="00000000">
      <w:pPr>
        <w:spacing w:before="5" w:line="254" w:lineRule="auto"/>
        <w:ind w:left="233" w:right="39" w:hanging="200"/>
        <w:jc w:val="both"/>
        <w:rPr>
          <w:sz w:val="18"/>
          <w:szCs w:val="18"/>
          <w:lang w:val="en-GB"/>
        </w:rPr>
      </w:pPr>
      <w:r w:rsidRPr="00F61435">
        <w:rPr>
          <w:spacing w:val="-2"/>
          <w:sz w:val="18"/>
          <w:szCs w:val="18"/>
          <w:lang w:val="en-GB"/>
        </w:rPr>
        <w:t>Sacchi,</w:t>
      </w:r>
      <w:r w:rsidRPr="00F61435">
        <w:rPr>
          <w:spacing w:val="-4"/>
          <w:sz w:val="18"/>
          <w:szCs w:val="18"/>
          <w:lang w:val="en-GB"/>
        </w:rPr>
        <w:t xml:space="preserve"> </w:t>
      </w:r>
      <w:r w:rsidRPr="00F61435">
        <w:rPr>
          <w:spacing w:val="-2"/>
          <w:sz w:val="18"/>
          <w:szCs w:val="18"/>
          <w:lang w:val="en-GB"/>
        </w:rPr>
        <w:t>R.,</w:t>
      </w:r>
      <w:r w:rsidRPr="00F61435">
        <w:rPr>
          <w:spacing w:val="-4"/>
          <w:sz w:val="18"/>
          <w:szCs w:val="18"/>
          <w:lang w:val="en-GB"/>
        </w:rPr>
        <w:t xml:space="preserve"> </w:t>
      </w:r>
      <w:r w:rsidRPr="00F61435">
        <w:rPr>
          <w:spacing w:val="-2"/>
          <w:sz w:val="18"/>
          <w:szCs w:val="18"/>
          <w:lang w:val="en-GB"/>
        </w:rPr>
        <w:t>Terlouw,</w:t>
      </w:r>
      <w:r w:rsidRPr="00F61435">
        <w:rPr>
          <w:spacing w:val="-4"/>
          <w:sz w:val="18"/>
          <w:szCs w:val="18"/>
          <w:lang w:val="en-GB"/>
        </w:rPr>
        <w:t xml:space="preserve"> </w:t>
      </w:r>
      <w:r w:rsidRPr="00F61435">
        <w:rPr>
          <w:spacing w:val="-2"/>
          <w:sz w:val="18"/>
          <w:szCs w:val="18"/>
          <w:lang w:val="en-GB"/>
        </w:rPr>
        <w:t>T.,</w:t>
      </w:r>
      <w:r w:rsidRPr="00F61435">
        <w:rPr>
          <w:spacing w:val="-4"/>
          <w:sz w:val="18"/>
          <w:szCs w:val="18"/>
          <w:lang w:val="en-GB"/>
        </w:rPr>
        <w:t xml:space="preserve"> </w:t>
      </w:r>
      <w:r w:rsidRPr="00F61435">
        <w:rPr>
          <w:spacing w:val="-2"/>
          <w:sz w:val="18"/>
          <w:szCs w:val="18"/>
          <w:lang w:val="en-GB"/>
        </w:rPr>
        <w:t>Siala,</w:t>
      </w:r>
      <w:r w:rsidRPr="00F61435">
        <w:rPr>
          <w:spacing w:val="-4"/>
          <w:sz w:val="18"/>
          <w:szCs w:val="18"/>
          <w:lang w:val="en-GB"/>
        </w:rPr>
        <w:t xml:space="preserve"> </w:t>
      </w:r>
      <w:r w:rsidRPr="00F61435">
        <w:rPr>
          <w:spacing w:val="-2"/>
          <w:sz w:val="18"/>
          <w:szCs w:val="18"/>
          <w:lang w:val="en-GB"/>
        </w:rPr>
        <w:t>K.,</w:t>
      </w:r>
      <w:r w:rsidRPr="00F61435">
        <w:rPr>
          <w:spacing w:val="-4"/>
          <w:sz w:val="18"/>
          <w:szCs w:val="18"/>
          <w:lang w:val="en-GB"/>
        </w:rPr>
        <w:t xml:space="preserve"> </w:t>
      </w:r>
      <w:r w:rsidRPr="00F61435">
        <w:rPr>
          <w:spacing w:val="-2"/>
          <w:sz w:val="18"/>
          <w:szCs w:val="18"/>
          <w:lang w:val="en-GB"/>
        </w:rPr>
        <w:t>Dirnaichner,</w:t>
      </w:r>
      <w:r w:rsidRPr="00F61435">
        <w:rPr>
          <w:spacing w:val="-4"/>
          <w:sz w:val="18"/>
          <w:szCs w:val="18"/>
          <w:lang w:val="en-GB"/>
        </w:rPr>
        <w:t xml:space="preserve"> </w:t>
      </w:r>
      <w:r w:rsidRPr="00F61435">
        <w:rPr>
          <w:spacing w:val="-2"/>
          <w:sz w:val="18"/>
          <w:szCs w:val="18"/>
          <w:lang w:val="en-GB"/>
        </w:rPr>
        <w:t>A.,</w:t>
      </w:r>
      <w:r w:rsidRPr="00F61435">
        <w:rPr>
          <w:spacing w:val="-4"/>
          <w:sz w:val="18"/>
          <w:szCs w:val="18"/>
          <w:lang w:val="en-GB"/>
        </w:rPr>
        <w:t xml:space="preserve"> </w:t>
      </w:r>
      <w:r w:rsidRPr="00F61435">
        <w:rPr>
          <w:spacing w:val="-2"/>
          <w:sz w:val="18"/>
          <w:szCs w:val="18"/>
          <w:lang w:val="en-GB"/>
        </w:rPr>
        <w:t>et</w:t>
      </w:r>
      <w:r w:rsidRPr="00F61435">
        <w:rPr>
          <w:spacing w:val="-4"/>
          <w:sz w:val="18"/>
          <w:szCs w:val="18"/>
          <w:lang w:val="en-GB"/>
        </w:rPr>
        <w:t xml:space="preserve"> </w:t>
      </w:r>
      <w:r w:rsidRPr="00F61435">
        <w:rPr>
          <w:spacing w:val="-2"/>
          <w:sz w:val="18"/>
          <w:szCs w:val="18"/>
          <w:lang w:val="en-GB"/>
        </w:rPr>
        <w:t>al.,</w:t>
      </w:r>
      <w:r w:rsidRPr="00F61435">
        <w:rPr>
          <w:spacing w:val="-4"/>
          <w:sz w:val="18"/>
          <w:szCs w:val="18"/>
          <w:lang w:val="en-GB"/>
        </w:rPr>
        <w:t xml:space="preserve"> </w:t>
      </w:r>
      <w:r w:rsidRPr="00F61435">
        <w:rPr>
          <w:spacing w:val="-2"/>
          <w:sz w:val="18"/>
          <w:szCs w:val="18"/>
          <w:lang w:val="en-GB"/>
        </w:rPr>
        <w:t>2022.</w:t>
      </w:r>
      <w:r w:rsidRPr="00F61435">
        <w:rPr>
          <w:spacing w:val="18"/>
          <w:sz w:val="18"/>
          <w:szCs w:val="18"/>
          <w:lang w:val="en-GB"/>
        </w:rPr>
        <w:t xml:space="preserve"> </w:t>
      </w:r>
      <w:r w:rsidRPr="00F61435">
        <w:rPr>
          <w:spacing w:val="-2"/>
          <w:sz w:val="18"/>
          <w:szCs w:val="18"/>
          <w:lang w:val="en-GB"/>
        </w:rPr>
        <w:t>PRospective</w:t>
      </w:r>
      <w:r w:rsidRPr="00F61435">
        <w:rPr>
          <w:spacing w:val="40"/>
          <w:sz w:val="18"/>
          <w:szCs w:val="18"/>
          <w:lang w:val="en-GB"/>
        </w:rPr>
        <w:t xml:space="preserve"> </w:t>
      </w:r>
      <w:r w:rsidRPr="00F61435">
        <w:rPr>
          <w:sz w:val="18"/>
          <w:szCs w:val="18"/>
          <w:lang w:val="en-GB"/>
        </w:rPr>
        <w:t xml:space="preserve">EnvironMental Impact asSEment (premise): </w:t>
      </w:r>
      <w:r w:rsidRPr="00F61435">
        <w:rPr>
          <w:w w:val="115"/>
          <w:sz w:val="18"/>
          <w:szCs w:val="18"/>
          <w:lang w:val="en-GB"/>
        </w:rPr>
        <w:t xml:space="preserve">A </w:t>
      </w:r>
      <w:r w:rsidRPr="00F61435">
        <w:rPr>
          <w:sz w:val="18"/>
          <w:szCs w:val="18"/>
          <w:lang w:val="en-GB"/>
        </w:rPr>
        <w:t>streamlined approach</w:t>
      </w:r>
      <w:r w:rsidRPr="00F61435">
        <w:rPr>
          <w:w w:val="115"/>
          <w:sz w:val="18"/>
          <w:szCs w:val="18"/>
          <w:lang w:val="en-GB"/>
        </w:rPr>
        <w:t xml:space="preserve"> to </w:t>
      </w:r>
      <w:r w:rsidRPr="00F61435">
        <w:rPr>
          <w:sz w:val="18"/>
          <w:szCs w:val="18"/>
          <w:lang w:val="en-GB"/>
        </w:rPr>
        <w:t>producing databases for prospective life cycle assessment using</w:t>
      </w:r>
      <w:r w:rsidRPr="00F61435">
        <w:rPr>
          <w:spacing w:val="40"/>
          <w:sz w:val="18"/>
          <w:szCs w:val="18"/>
          <w:lang w:val="en-GB"/>
        </w:rPr>
        <w:t xml:space="preserve"> </w:t>
      </w:r>
      <w:r w:rsidRPr="00F61435">
        <w:rPr>
          <w:sz w:val="18"/>
          <w:szCs w:val="18"/>
          <w:lang w:val="en-GB"/>
        </w:rPr>
        <w:t>integrated assessment models.</w:t>
      </w:r>
      <w:r w:rsidRPr="00F61435">
        <w:rPr>
          <w:spacing w:val="40"/>
          <w:sz w:val="18"/>
          <w:szCs w:val="18"/>
          <w:lang w:val="en-GB"/>
        </w:rPr>
        <w:t xml:space="preserve"> </w:t>
      </w:r>
      <w:r w:rsidRPr="00F61435">
        <w:rPr>
          <w:sz w:val="18"/>
          <w:szCs w:val="18"/>
          <w:lang w:val="en-GB"/>
        </w:rPr>
        <w:t>Renewable and Sustainable Energy</w:t>
      </w:r>
      <w:r w:rsidRPr="00F61435">
        <w:rPr>
          <w:spacing w:val="40"/>
          <w:sz w:val="18"/>
          <w:szCs w:val="18"/>
          <w:lang w:val="en-GB"/>
        </w:rPr>
        <w:t xml:space="preserve"> </w:t>
      </w:r>
      <w:r w:rsidRPr="00F61435">
        <w:rPr>
          <w:spacing w:val="-4"/>
          <w:sz w:val="18"/>
          <w:szCs w:val="18"/>
          <w:lang w:val="en-GB"/>
        </w:rPr>
        <w:t>Reviews</w:t>
      </w:r>
      <w:r w:rsidRPr="00F61435">
        <w:rPr>
          <w:spacing w:val="73"/>
          <w:w w:val="150"/>
          <w:sz w:val="18"/>
          <w:szCs w:val="18"/>
          <w:lang w:val="en-GB"/>
        </w:rPr>
        <w:t xml:space="preserve">   </w:t>
      </w:r>
      <w:r w:rsidRPr="00F61435">
        <w:rPr>
          <w:spacing w:val="-4"/>
          <w:sz w:val="18"/>
          <w:szCs w:val="18"/>
          <w:lang w:val="en-GB"/>
        </w:rPr>
        <w:t>URL:</w:t>
      </w:r>
      <w:r w:rsidRPr="00F61435">
        <w:rPr>
          <w:spacing w:val="70"/>
          <w:w w:val="150"/>
          <w:sz w:val="18"/>
          <w:szCs w:val="18"/>
          <w:lang w:val="en-GB"/>
        </w:rPr>
        <w:t xml:space="preserve">   </w:t>
      </w:r>
      <w:hyperlink r:id="rId157">
        <w:r w:rsidRPr="00F61435">
          <w:rPr>
            <w:color w:val="2F4F4F"/>
            <w:spacing w:val="-4"/>
            <w:sz w:val="18"/>
            <w:szCs w:val="18"/>
            <w:lang w:val="en-GB"/>
          </w:rPr>
          <w:t>http://doi.org/10.1016/j.rser.2022.112311</w:t>
        </w:r>
      </w:hyperlink>
      <w:r w:rsidRPr="00F61435">
        <w:rPr>
          <w:spacing w:val="-4"/>
          <w:sz w:val="18"/>
          <w:szCs w:val="18"/>
          <w:lang w:val="en-GB"/>
        </w:rPr>
        <w:t>,</w:t>
      </w:r>
    </w:p>
    <w:p w14:paraId="195E2518" w14:textId="77777777" w:rsidR="009C0070" w:rsidRPr="00F61435" w:rsidRDefault="00000000">
      <w:pPr>
        <w:spacing w:line="185" w:lineRule="exact"/>
        <w:ind w:left="233"/>
        <w:rPr>
          <w:sz w:val="18"/>
          <w:szCs w:val="18"/>
          <w:lang w:val="en-GB"/>
        </w:rPr>
      </w:pPr>
      <w:bookmarkStart w:id="151" w:name="_bookmark89"/>
      <w:bookmarkEnd w:id="151"/>
      <w:r w:rsidRPr="00F61435">
        <w:rPr>
          <w:spacing w:val="-2"/>
          <w:w w:val="120"/>
          <w:sz w:val="18"/>
          <w:szCs w:val="18"/>
          <w:lang w:val="en-GB"/>
        </w:rPr>
        <w:t>doi:</w:t>
      </w:r>
      <w:hyperlink r:id="rId158">
        <w:r w:rsidRPr="00F61435">
          <w:rPr>
            <w:color w:val="2F4F4F"/>
            <w:spacing w:val="-2"/>
            <w:w w:val="120"/>
            <w:sz w:val="18"/>
            <w:szCs w:val="18"/>
            <w:lang w:val="en-GB"/>
          </w:rPr>
          <w:t>10.1016/j.rser.2022.112311</w:t>
        </w:r>
      </w:hyperlink>
      <w:r w:rsidRPr="00F61435">
        <w:rPr>
          <w:spacing w:val="-2"/>
          <w:w w:val="120"/>
          <w:sz w:val="18"/>
          <w:szCs w:val="18"/>
          <w:lang w:val="en-GB"/>
        </w:rPr>
        <w:t>.</w:t>
      </w:r>
    </w:p>
    <w:p w14:paraId="4BC1C942" w14:textId="77777777" w:rsidR="009C0070" w:rsidRPr="00F61435" w:rsidRDefault="00000000">
      <w:pPr>
        <w:spacing w:before="5" w:line="235" w:lineRule="auto"/>
        <w:ind w:left="233" w:right="54" w:hanging="200"/>
        <w:jc w:val="both"/>
        <w:rPr>
          <w:sz w:val="18"/>
          <w:szCs w:val="18"/>
          <w:lang w:val="en-GB"/>
        </w:rPr>
      </w:pPr>
      <w:r w:rsidRPr="00F61435">
        <w:rPr>
          <w:sz w:val="18"/>
          <w:szCs w:val="18"/>
          <w:lang w:val="en-GB"/>
        </w:rPr>
        <w:t>Sacchi, R., Terlouw, T., Siala, K., Dirnaichner, A., et al., 2023.</w:t>
      </w:r>
      <w:r w:rsidRPr="00F61435">
        <w:rPr>
          <w:spacing w:val="40"/>
          <w:sz w:val="18"/>
          <w:szCs w:val="18"/>
          <w:lang w:val="en-GB"/>
        </w:rPr>
        <w:t xml:space="preserve"> </w:t>
      </w:r>
      <w:r w:rsidRPr="00F61435">
        <w:rPr>
          <w:sz w:val="18"/>
          <w:szCs w:val="18"/>
          <w:lang w:val="en-GB"/>
        </w:rPr>
        <w:t>premise |</w:t>
      </w:r>
      <w:r w:rsidRPr="00F61435">
        <w:rPr>
          <w:spacing w:val="40"/>
          <w:sz w:val="18"/>
          <w:szCs w:val="18"/>
          <w:lang w:val="en-GB"/>
        </w:rPr>
        <w:t xml:space="preserve"> </w:t>
      </w:r>
      <w:bookmarkStart w:id="152" w:name="_bookmark90"/>
      <w:bookmarkEnd w:id="152"/>
      <w:r w:rsidRPr="00F61435">
        <w:rPr>
          <w:sz w:val="18"/>
          <w:szCs w:val="18"/>
          <w:lang w:val="en-GB"/>
        </w:rPr>
        <w:t>Documentation.</w:t>
      </w:r>
      <w:r w:rsidRPr="00F61435">
        <w:rPr>
          <w:spacing w:val="46"/>
          <w:sz w:val="18"/>
          <w:szCs w:val="18"/>
          <w:lang w:val="en-GB"/>
        </w:rPr>
        <w:t xml:space="preserve">  </w:t>
      </w:r>
      <w:r w:rsidRPr="00F61435">
        <w:rPr>
          <w:sz w:val="18"/>
          <w:szCs w:val="18"/>
          <w:lang w:val="en-GB"/>
        </w:rPr>
        <w:t>URL:</w:t>
      </w:r>
      <w:r w:rsidRPr="00F61435">
        <w:rPr>
          <w:spacing w:val="78"/>
          <w:sz w:val="18"/>
          <w:szCs w:val="18"/>
          <w:lang w:val="en-GB"/>
        </w:rPr>
        <w:t xml:space="preserve"> </w:t>
      </w:r>
      <w:hyperlink r:id="rId159">
        <w:r w:rsidRPr="00F61435">
          <w:rPr>
            <w:color w:val="2F4F4F"/>
            <w:sz w:val="18"/>
            <w:szCs w:val="18"/>
            <w:lang w:val="en-GB"/>
          </w:rPr>
          <w:t>https://premise.readthedocs.io/</w:t>
        </w:r>
      </w:hyperlink>
      <w:r w:rsidRPr="00F61435">
        <w:rPr>
          <w:sz w:val="18"/>
          <w:szCs w:val="18"/>
          <w:lang w:val="en-GB"/>
        </w:rPr>
        <w:t>.</w:t>
      </w:r>
    </w:p>
    <w:p w14:paraId="6452C403" w14:textId="19C5BDF5" w:rsidR="009C0070" w:rsidRPr="00F61435" w:rsidRDefault="00000000">
      <w:pPr>
        <w:spacing w:before="4" w:line="247" w:lineRule="auto"/>
        <w:ind w:left="233" w:right="28" w:hanging="200"/>
        <w:jc w:val="both"/>
        <w:rPr>
          <w:sz w:val="18"/>
          <w:szCs w:val="18"/>
          <w:lang w:val="en-GB"/>
        </w:rPr>
      </w:pPr>
      <w:r w:rsidRPr="00F61435">
        <w:rPr>
          <w:sz w:val="18"/>
          <w:szCs w:val="18"/>
          <w:lang w:val="en-GB"/>
        </w:rPr>
        <w:t>Salviulo,</w:t>
      </w:r>
      <w:r w:rsidRPr="00F61435">
        <w:rPr>
          <w:spacing w:val="-3"/>
          <w:sz w:val="18"/>
          <w:szCs w:val="18"/>
          <w:lang w:val="en-GB"/>
        </w:rPr>
        <w:t xml:space="preserve"> </w:t>
      </w:r>
      <w:r w:rsidRPr="00F61435">
        <w:rPr>
          <w:sz w:val="18"/>
          <w:szCs w:val="18"/>
          <w:lang w:val="en-GB"/>
        </w:rPr>
        <w:t>G.,</w:t>
      </w:r>
      <w:r w:rsidRPr="00F61435">
        <w:rPr>
          <w:spacing w:val="-3"/>
          <w:sz w:val="18"/>
          <w:szCs w:val="18"/>
          <w:lang w:val="en-GB"/>
        </w:rPr>
        <w:t xml:space="preserve"> </w:t>
      </w:r>
      <w:r w:rsidRPr="00F61435">
        <w:rPr>
          <w:sz w:val="18"/>
          <w:szCs w:val="18"/>
          <w:lang w:val="en-GB"/>
        </w:rPr>
        <w:t>Lavagnolo,</w:t>
      </w:r>
      <w:r w:rsidRPr="00F61435">
        <w:rPr>
          <w:spacing w:val="-3"/>
          <w:sz w:val="18"/>
          <w:szCs w:val="18"/>
          <w:lang w:val="en-GB"/>
        </w:rPr>
        <w:t xml:space="preserve"> </w:t>
      </w:r>
      <w:r w:rsidRPr="00F61435">
        <w:rPr>
          <w:sz w:val="18"/>
          <w:szCs w:val="18"/>
          <w:lang w:val="en-GB"/>
        </w:rPr>
        <w:t>M.C.,</w:t>
      </w:r>
      <w:r w:rsidRPr="00F61435">
        <w:rPr>
          <w:spacing w:val="-3"/>
          <w:sz w:val="18"/>
          <w:szCs w:val="18"/>
          <w:lang w:val="en-GB"/>
        </w:rPr>
        <w:t xml:space="preserve"> </w:t>
      </w:r>
      <w:r w:rsidRPr="00F61435">
        <w:rPr>
          <w:sz w:val="18"/>
          <w:szCs w:val="18"/>
          <w:lang w:val="en-GB"/>
        </w:rPr>
        <w:t>Dabalà,</w:t>
      </w:r>
      <w:r w:rsidRPr="00F61435">
        <w:rPr>
          <w:spacing w:val="-3"/>
          <w:sz w:val="18"/>
          <w:szCs w:val="18"/>
          <w:lang w:val="en-GB"/>
        </w:rPr>
        <w:t xml:space="preserve"> </w:t>
      </w:r>
      <w:r w:rsidRPr="00F61435">
        <w:rPr>
          <w:sz w:val="18"/>
          <w:szCs w:val="18"/>
          <w:lang w:val="en-GB"/>
        </w:rPr>
        <w:t>M.,</w:t>
      </w:r>
      <w:r w:rsidRPr="00F61435">
        <w:rPr>
          <w:spacing w:val="-3"/>
          <w:sz w:val="18"/>
          <w:szCs w:val="18"/>
          <w:lang w:val="en-GB"/>
        </w:rPr>
        <w:t xml:space="preserve"> </w:t>
      </w:r>
      <w:r w:rsidRPr="00F61435">
        <w:rPr>
          <w:sz w:val="18"/>
          <w:szCs w:val="18"/>
          <w:lang w:val="en-GB"/>
        </w:rPr>
        <w:t>Bernardo,</w:t>
      </w:r>
      <w:r w:rsidRPr="00F61435">
        <w:rPr>
          <w:spacing w:val="-3"/>
          <w:sz w:val="18"/>
          <w:szCs w:val="18"/>
          <w:lang w:val="en-GB"/>
        </w:rPr>
        <w:t xml:space="preserve"> </w:t>
      </w:r>
      <w:r w:rsidRPr="00F61435">
        <w:rPr>
          <w:sz w:val="18"/>
          <w:szCs w:val="18"/>
          <w:lang w:val="en-GB"/>
        </w:rPr>
        <w:t>E.,</w:t>
      </w:r>
      <w:r w:rsidRPr="00F61435">
        <w:rPr>
          <w:spacing w:val="-3"/>
          <w:sz w:val="18"/>
          <w:szCs w:val="18"/>
          <w:lang w:val="en-GB"/>
        </w:rPr>
        <w:t xml:space="preserve"> </w:t>
      </w:r>
      <w:r w:rsidRPr="00F61435">
        <w:rPr>
          <w:sz w:val="18"/>
          <w:szCs w:val="18"/>
          <w:lang w:val="en-GB"/>
        </w:rPr>
        <w:t>et</w:t>
      </w:r>
      <w:r w:rsidRPr="00F61435">
        <w:rPr>
          <w:spacing w:val="-3"/>
          <w:sz w:val="18"/>
          <w:szCs w:val="18"/>
          <w:lang w:val="en-GB"/>
        </w:rPr>
        <w:t xml:space="preserve"> </w:t>
      </w:r>
      <w:r w:rsidRPr="00F61435">
        <w:rPr>
          <w:sz w:val="18"/>
          <w:szCs w:val="18"/>
          <w:lang w:val="en-GB"/>
        </w:rPr>
        <w:t>al.,</w:t>
      </w:r>
      <w:r w:rsidRPr="00F61435">
        <w:rPr>
          <w:spacing w:val="-3"/>
          <w:sz w:val="18"/>
          <w:szCs w:val="18"/>
          <w:lang w:val="en-GB"/>
        </w:rPr>
        <w:t xml:space="preserve"> </w:t>
      </w:r>
      <w:r w:rsidRPr="00F61435">
        <w:rPr>
          <w:sz w:val="18"/>
          <w:szCs w:val="18"/>
          <w:lang w:val="en-GB"/>
        </w:rPr>
        <w:t>2021.</w:t>
      </w:r>
      <w:r w:rsidRPr="00F61435">
        <w:rPr>
          <w:spacing w:val="34"/>
          <w:sz w:val="18"/>
          <w:szCs w:val="18"/>
          <w:lang w:val="en-GB"/>
        </w:rPr>
        <w:t xml:space="preserve"> </w:t>
      </w:r>
      <w:r w:rsidRPr="00F61435">
        <w:rPr>
          <w:sz w:val="18"/>
          <w:szCs w:val="18"/>
          <w:lang w:val="en-GB"/>
        </w:rPr>
        <w:t>Enabling circular economy: The overlooked role of inorganic materials</w:t>
      </w:r>
      <w:r w:rsidRPr="00F61435">
        <w:rPr>
          <w:spacing w:val="40"/>
          <w:sz w:val="18"/>
          <w:szCs w:val="18"/>
          <w:lang w:val="en-GB"/>
        </w:rPr>
        <w:t xml:space="preserve"> </w:t>
      </w:r>
      <w:r w:rsidRPr="00F61435">
        <w:rPr>
          <w:sz w:val="18"/>
          <w:szCs w:val="18"/>
          <w:lang w:val="en-GB"/>
        </w:rPr>
        <w:t>chemistry.</w:t>
      </w:r>
      <w:r w:rsidRPr="00F61435">
        <w:rPr>
          <w:spacing w:val="15"/>
          <w:sz w:val="18"/>
          <w:szCs w:val="18"/>
          <w:lang w:val="en-GB"/>
        </w:rPr>
        <w:t xml:space="preserve"> </w:t>
      </w:r>
      <w:r w:rsidRPr="00F61435">
        <w:rPr>
          <w:sz w:val="18"/>
          <w:szCs w:val="18"/>
          <w:lang w:val="en-GB"/>
        </w:rPr>
        <w:t>Chemistry</w:t>
      </w:r>
      <w:r w:rsidRPr="00F61435">
        <w:rPr>
          <w:spacing w:val="-7"/>
          <w:sz w:val="18"/>
          <w:szCs w:val="18"/>
          <w:lang w:val="en-GB"/>
        </w:rPr>
        <w:t xml:space="preserve"> </w:t>
      </w:r>
      <w:r w:rsidRPr="00F61435">
        <w:rPr>
          <w:sz w:val="18"/>
          <w:szCs w:val="18"/>
          <w:lang w:val="en-GB"/>
        </w:rPr>
        <w:t>—</w:t>
      </w:r>
      <w:r w:rsidRPr="00F61435">
        <w:rPr>
          <w:spacing w:val="-6"/>
          <w:sz w:val="18"/>
          <w:szCs w:val="18"/>
          <w:lang w:val="en-GB"/>
        </w:rPr>
        <w:t xml:space="preserve"> </w:t>
      </w:r>
      <w:r w:rsidRPr="00F61435">
        <w:rPr>
          <w:sz w:val="18"/>
          <w:szCs w:val="18"/>
          <w:lang w:val="en-GB"/>
        </w:rPr>
        <w:t>A</w:t>
      </w:r>
      <w:r w:rsidRPr="00F61435">
        <w:rPr>
          <w:spacing w:val="-7"/>
          <w:sz w:val="18"/>
          <w:szCs w:val="18"/>
          <w:lang w:val="en-GB"/>
        </w:rPr>
        <w:t xml:space="preserve"> </w:t>
      </w:r>
      <w:r w:rsidRPr="00F61435">
        <w:rPr>
          <w:sz w:val="18"/>
          <w:szCs w:val="18"/>
          <w:lang w:val="en-GB"/>
        </w:rPr>
        <w:t>European</w:t>
      </w:r>
      <w:r w:rsidRPr="00F61435">
        <w:rPr>
          <w:spacing w:val="-6"/>
          <w:sz w:val="18"/>
          <w:szCs w:val="18"/>
          <w:lang w:val="en-GB"/>
        </w:rPr>
        <w:t xml:space="preserve"> </w:t>
      </w:r>
      <w:r w:rsidRPr="00F61435">
        <w:rPr>
          <w:sz w:val="18"/>
          <w:szCs w:val="18"/>
          <w:lang w:val="en-GB"/>
        </w:rPr>
        <w:t>Journal</w:t>
      </w:r>
      <w:r w:rsidRPr="00F61435">
        <w:rPr>
          <w:spacing w:val="-7"/>
          <w:sz w:val="18"/>
          <w:szCs w:val="18"/>
          <w:lang w:val="en-GB"/>
        </w:rPr>
        <w:t xml:space="preserve"> </w:t>
      </w:r>
      <w:r w:rsidRPr="00F61435">
        <w:rPr>
          <w:sz w:val="18"/>
          <w:szCs w:val="18"/>
          <w:lang w:val="en-GB"/>
        </w:rPr>
        <w:t>URL:</w:t>
      </w:r>
      <w:r w:rsidRPr="00F61435">
        <w:rPr>
          <w:spacing w:val="-8"/>
          <w:sz w:val="18"/>
          <w:szCs w:val="18"/>
          <w:lang w:val="en-GB"/>
        </w:rPr>
        <w:t xml:space="preserve"> </w:t>
      </w:r>
      <w:hyperlink r:id="rId160">
        <w:r w:rsidRPr="00F61435">
          <w:rPr>
            <w:color w:val="2F4F4F"/>
            <w:spacing w:val="-2"/>
            <w:w w:val="120"/>
            <w:sz w:val="18"/>
            <w:szCs w:val="18"/>
            <w:lang w:val="en-GB"/>
          </w:rPr>
          <w:t>https://dx.doi</w:t>
        </w:r>
      </w:hyperlink>
    </w:p>
    <w:p w14:paraId="56369B87" w14:textId="77777777" w:rsidR="009C0070" w:rsidRPr="00F61435" w:rsidRDefault="00000000">
      <w:pPr>
        <w:spacing w:line="194" w:lineRule="exact"/>
        <w:ind w:left="233"/>
        <w:rPr>
          <w:sz w:val="18"/>
          <w:szCs w:val="18"/>
          <w:lang w:val="en-GB"/>
        </w:rPr>
      </w:pPr>
      <w:hyperlink r:id="rId161">
        <w:r w:rsidRPr="00F61435">
          <w:rPr>
            <w:color w:val="2F4F4F"/>
            <w:w w:val="110"/>
            <w:sz w:val="18"/>
            <w:szCs w:val="18"/>
            <w:lang w:val="en-GB"/>
          </w:rPr>
          <w:t>.org/10.1002/chem.202002844</w:t>
        </w:r>
      </w:hyperlink>
      <w:r w:rsidRPr="00F61435">
        <w:rPr>
          <w:w w:val="110"/>
          <w:sz w:val="18"/>
          <w:szCs w:val="18"/>
          <w:lang w:val="en-GB"/>
        </w:rPr>
        <w:t>,</w:t>
      </w:r>
      <w:r w:rsidRPr="00F61435">
        <w:rPr>
          <w:spacing w:val="6"/>
          <w:w w:val="110"/>
          <w:sz w:val="18"/>
          <w:szCs w:val="18"/>
          <w:lang w:val="en-GB"/>
        </w:rPr>
        <w:t xml:space="preserve"> </w:t>
      </w:r>
      <w:r w:rsidRPr="00F61435">
        <w:rPr>
          <w:spacing w:val="-2"/>
          <w:w w:val="110"/>
          <w:sz w:val="18"/>
          <w:szCs w:val="18"/>
          <w:lang w:val="en-GB"/>
        </w:rPr>
        <w:t>doi:</w:t>
      </w:r>
      <w:hyperlink r:id="rId162">
        <w:r w:rsidRPr="00F61435">
          <w:rPr>
            <w:color w:val="2F4F4F"/>
            <w:spacing w:val="-2"/>
            <w:w w:val="110"/>
            <w:sz w:val="18"/>
            <w:szCs w:val="18"/>
            <w:lang w:val="en-GB"/>
          </w:rPr>
          <w:t>10.1002/chem.202002844</w:t>
        </w:r>
      </w:hyperlink>
      <w:r w:rsidRPr="00F61435">
        <w:rPr>
          <w:spacing w:val="-2"/>
          <w:w w:val="110"/>
          <w:sz w:val="18"/>
          <w:szCs w:val="18"/>
          <w:lang w:val="en-GB"/>
        </w:rPr>
        <w:t>.</w:t>
      </w:r>
    </w:p>
    <w:p w14:paraId="07F96E3A" w14:textId="571A2BF1" w:rsidR="009C0070" w:rsidRPr="00F61435" w:rsidRDefault="00000000">
      <w:pPr>
        <w:spacing w:before="113" w:line="244" w:lineRule="auto"/>
        <w:ind w:left="233" w:right="289" w:hanging="200"/>
        <w:jc w:val="both"/>
        <w:rPr>
          <w:sz w:val="18"/>
          <w:szCs w:val="18"/>
          <w:lang w:val="en-GB"/>
        </w:rPr>
      </w:pPr>
      <w:r w:rsidRPr="00F61435">
        <w:rPr>
          <w:w w:val="105"/>
          <w:sz w:val="18"/>
          <w:szCs w:val="18"/>
          <w:lang w:val="en-GB"/>
        </w:rPr>
        <w:t>Schaffartzik, A., Eisenmenger, N., Krausmann, F., Weisz, H., 2013. Consumption–based</w:t>
      </w:r>
      <w:r w:rsidRPr="00F61435">
        <w:rPr>
          <w:spacing w:val="-7"/>
          <w:w w:val="105"/>
          <w:sz w:val="18"/>
          <w:szCs w:val="18"/>
          <w:lang w:val="en-GB"/>
        </w:rPr>
        <w:t xml:space="preserve"> </w:t>
      </w:r>
      <w:r w:rsidRPr="00F61435">
        <w:rPr>
          <w:w w:val="105"/>
          <w:sz w:val="18"/>
          <w:szCs w:val="18"/>
          <w:lang w:val="en-GB"/>
        </w:rPr>
        <w:t>Material</w:t>
      </w:r>
      <w:r w:rsidRPr="00F61435">
        <w:rPr>
          <w:spacing w:val="-7"/>
          <w:w w:val="105"/>
          <w:sz w:val="18"/>
          <w:szCs w:val="18"/>
          <w:lang w:val="en-GB"/>
        </w:rPr>
        <w:t xml:space="preserve"> </w:t>
      </w:r>
      <w:r w:rsidRPr="00F61435">
        <w:rPr>
          <w:w w:val="105"/>
          <w:sz w:val="18"/>
          <w:szCs w:val="18"/>
          <w:lang w:val="en-GB"/>
        </w:rPr>
        <w:t>Flow</w:t>
      </w:r>
      <w:r w:rsidRPr="00F61435">
        <w:rPr>
          <w:spacing w:val="-7"/>
          <w:w w:val="105"/>
          <w:sz w:val="18"/>
          <w:szCs w:val="18"/>
          <w:lang w:val="en-GB"/>
        </w:rPr>
        <w:t xml:space="preserve"> </w:t>
      </w:r>
      <w:r w:rsidRPr="00F61435">
        <w:rPr>
          <w:w w:val="105"/>
          <w:sz w:val="18"/>
          <w:szCs w:val="18"/>
          <w:lang w:val="en-GB"/>
        </w:rPr>
        <w:t>Accounting:</w:t>
      </w:r>
      <w:r w:rsidRPr="00F61435">
        <w:rPr>
          <w:spacing w:val="-7"/>
          <w:w w:val="105"/>
          <w:sz w:val="18"/>
          <w:szCs w:val="18"/>
          <w:lang w:val="en-GB"/>
        </w:rPr>
        <w:t xml:space="preserve"> </w:t>
      </w:r>
      <w:r w:rsidRPr="00F61435">
        <w:rPr>
          <w:w w:val="105"/>
          <w:sz w:val="18"/>
          <w:szCs w:val="18"/>
          <w:lang w:val="en-GB"/>
        </w:rPr>
        <w:t>Austrian</w:t>
      </w:r>
      <w:r w:rsidRPr="00F61435">
        <w:rPr>
          <w:spacing w:val="-7"/>
          <w:w w:val="105"/>
          <w:sz w:val="18"/>
          <w:szCs w:val="18"/>
          <w:lang w:val="en-GB"/>
        </w:rPr>
        <w:t xml:space="preserve"> </w:t>
      </w:r>
      <w:r w:rsidRPr="00F61435">
        <w:rPr>
          <w:w w:val="105"/>
          <w:sz w:val="18"/>
          <w:szCs w:val="18"/>
          <w:lang w:val="en-GB"/>
        </w:rPr>
        <w:t>Trade</w:t>
      </w:r>
      <w:r w:rsidRPr="00F61435">
        <w:rPr>
          <w:spacing w:val="-7"/>
          <w:w w:val="105"/>
          <w:sz w:val="18"/>
          <w:szCs w:val="18"/>
          <w:lang w:val="en-GB"/>
        </w:rPr>
        <w:t xml:space="preserve"> </w:t>
      </w:r>
      <w:r w:rsidRPr="00F61435">
        <w:rPr>
          <w:w w:val="105"/>
          <w:sz w:val="18"/>
          <w:szCs w:val="18"/>
          <w:lang w:val="en-GB"/>
        </w:rPr>
        <w:t>and Consumption in Raw Material Equivalents 1995–2007.</w:t>
      </w:r>
      <w:r w:rsidRPr="00F61435">
        <w:rPr>
          <w:spacing w:val="40"/>
          <w:w w:val="105"/>
          <w:sz w:val="18"/>
          <w:szCs w:val="18"/>
          <w:lang w:val="en-GB"/>
        </w:rPr>
        <w:t xml:space="preserve"> </w:t>
      </w:r>
      <w:r w:rsidRPr="00F61435">
        <w:rPr>
          <w:w w:val="105"/>
          <w:sz w:val="18"/>
          <w:szCs w:val="18"/>
          <w:lang w:val="en-GB"/>
        </w:rPr>
        <w:t xml:space="preserve">Journal of Industrial Ecology , 102–112URL: </w:t>
      </w:r>
      <w:hyperlink r:id="rId163">
        <w:r w:rsidRPr="00F61435">
          <w:rPr>
            <w:color w:val="2F4F4F"/>
            <w:w w:val="120"/>
            <w:sz w:val="18"/>
            <w:szCs w:val="18"/>
            <w:lang w:val="en-GB"/>
          </w:rPr>
          <w:t>http://doi.org/10.1111/ji</w:t>
        </w:r>
      </w:hyperlink>
      <w:r w:rsidRPr="00F61435">
        <w:rPr>
          <w:color w:val="2F4F4F"/>
          <w:w w:val="120"/>
          <w:sz w:val="18"/>
          <w:szCs w:val="18"/>
          <w:lang w:val="en-GB"/>
        </w:rPr>
        <w:t xml:space="preserve"> </w:t>
      </w:r>
      <w:hyperlink r:id="rId164">
        <w:r w:rsidRPr="00F61435">
          <w:rPr>
            <w:color w:val="2F4F4F"/>
            <w:w w:val="105"/>
            <w:sz w:val="18"/>
            <w:szCs w:val="18"/>
            <w:lang w:val="en-GB"/>
          </w:rPr>
          <w:t>ec.12055</w:t>
        </w:r>
      </w:hyperlink>
      <w:r w:rsidRPr="00F61435">
        <w:rPr>
          <w:w w:val="105"/>
          <w:sz w:val="18"/>
          <w:szCs w:val="18"/>
          <w:lang w:val="en-GB"/>
        </w:rPr>
        <w:t>,</w:t>
      </w:r>
      <w:r w:rsidRPr="00F61435">
        <w:rPr>
          <w:spacing w:val="41"/>
          <w:w w:val="105"/>
          <w:sz w:val="18"/>
          <w:szCs w:val="18"/>
          <w:lang w:val="en-GB"/>
        </w:rPr>
        <w:t xml:space="preserve"> </w:t>
      </w:r>
      <w:r w:rsidRPr="00F61435">
        <w:rPr>
          <w:w w:val="105"/>
          <w:sz w:val="18"/>
          <w:szCs w:val="18"/>
          <w:lang w:val="en-GB"/>
        </w:rPr>
        <w:t>doi:</w:t>
      </w:r>
      <w:hyperlink r:id="rId165">
        <w:r w:rsidRPr="00F61435">
          <w:rPr>
            <w:color w:val="2F4F4F"/>
            <w:w w:val="105"/>
            <w:sz w:val="18"/>
            <w:szCs w:val="18"/>
            <w:lang w:val="en-GB"/>
          </w:rPr>
          <w:t>10.1111/jiec.12055</w:t>
        </w:r>
      </w:hyperlink>
      <w:r w:rsidRPr="00F61435">
        <w:rPr>
          <w:w w:val="105"/>
          <w:sz w:val="18"/>
          <w:szCs w:val="18"/>
          <w:lang w:val="en-GB"/>
        </w:rPr>
        <w:t>.</w:t>
      </w:r>
    </w:p>
    <w:p w14:paraId="070654EE" w14:textId="52153173" w:rsidR="009C0070" w:rsidRPr="00F61435" w:rsidRDefault="00000000">
      <w:pPr>
        <w:spacing w:line="256" w:lineRule="auto"/>
        <w:ind w:left="230" w:right="286" w:hanging="197"/>
        <w:jc w:val="both"/>
        <w:rPr>
          <w:sz w:val="18"/>
          <w:szCs w:val="18"/>
          <w:lang w:val="en-GB"/>
        </w:rPr>
      </w:pPr>
      <w:r w:rsidRPr="00F61435">
        <w:rPr>
          <w:spacing w:val="-2"/>
          <w:sz w:val="18"/>
          <w:szCs w:val="18"/>
          <w:lang w:val="en-GB"/>
        </w:rPr>
        <w:t>Sonderegger,</w:t>
      </w:r>
      <w:r w:rsidRPr="00F61435">
        <w:rPr>
          <w:spacing w:val="-7"/>
          <w:sz w:val="18"/>
          <w:szCs w:val="18"/>
          <w:lang w:val="en-GB"/>
        </w:rPr>
        <w:t xml:space="preserve"> </w:t>
      </w:r>
      <w:r w:rsidRPr="00F61435">
        <w:rPr>
          <w:spacing w:val="-2"/>
          <w:sz w:val="18"/>
          <w:szCs w:val="18"/>
          <w:lang w:val="en-GB"/>
        </w:rPr>
        <w:t>T.,</w:t>
      </w:r>
      <w:r w:rsidRPr="00F61435">
        <w:rPr>
          <w:spacing w:val="-7"/>
          <w:sz w:val="18"/>
          <w:szCs w:val="18"/>
          <w:lang w:val="en-GB"/>
        </w:rPr>
        <w:t xml:space="preserve"> </w:t>
      </w:r>
      <w:r w:rsidRPr="00F61435">
        <w:rPr>
          <w:spacing w:val="-2"/>
          <w:sz w:val="18"/>
          <w:szCs w:val="18"/>
          <w:lang w:val="en-GB"/>
        </w:rPr>
        <w:t>Berger,</w:t>
      </w:r>
      <w:r w:rsidRPr="00F61435">
        <w:rPr>
          <w:spacing w:val="-7"/>
          <w:sz w:val="18"/>
          <w:szCs w:val="18"/>
          <w:lang w:val="en-GB"/>
        </w:rPr>
        <w:t xml:space="preserve"> </w:t>
      </w:r>
      <w:r w:rsidRPr="00F61435">
        <w:rPr>
          <w:spacing w:val="-2"/>
          <w:sz w:val="18"/>
          <w:szCs w:val="18"/>
          <w:lang w:val="en-GB"/>
        </w:rPr>
        <w:t>M.,</w:t>
      </w:r>
      <w:r w:rsidRPr="00F61435">
        <w:rPr>
          <w:spacing w:val="-7"/>
          <w:sz w:val="18"/>
          <w:szCs w:val="18"/>
          <w:lang w:val="en-GB"/>
        </w:rPr>
        <w:t xml:space="preserve"> </w:t>
      </w:r>
      <w:r w:rsidRPr="00F61435">
        <w:rPr>
          <w:spacing w:val="-2"/>
          <w:sz w:val="18"/>
          <w:szCs w:val="18"/>
          <w:lang w:val="en-GB"/>
        </w:rPr>
        <w:t>Alvarenga,</w:t>
      </w:r>
      <w:r w:rsidRPr="00F61435">
        <w:rPr>
          <w:spacing w:val="-7"/>
          <w:sz w:val="18"/>
          <w:szCs w:val="18"/>
          <w:lang w:val="en-GB"/>
        </w:rPr>
        <w:t xml:space="preserve"> </w:t>
      </w:r>
      <w:r w:rsidRPr="00F61435">
        <w:rPr>
          <w:spacing w:val="-2"/>
          <w:sz w:val="18"/>
          <w:szCs w:val="18"/>
          <w:lang w:val="en-GB"/>
        </w:rPr>
        <w:t>R.,</w:t>
      </w:r>
      <w:r w:rsidRPr="00F61435">
        <w:rPr>
          <w:spacing w:val="-7"/>
          <w:sz w:val="18"/>
          <w:szCs w:val="18"/>
          <w:lang w:val="en-GB"/>
        </w:rPr>
        <w:t xml:space="preserve"> </w:t>
      </w:r>
      <w:r w:rsidRPr="00F61435">
        <w:rPr>
          <w:spacing w:val="-2"/>
          <w:sz w:val="18"/>
          <w:szCs w:val="18"/>
          <w:lang w:val="en-GB"/>
        </w:rPr>
        <w:t>Bach,</w:t>
      </w:r>
      <w:r w:rsidRPr="00F61435">
        <w:rPr>
          <w:spacing w:val="-7"/>
          <w:sz w:val="18"/>
          <w:szCs w:val="18"/>
          <w:lang w:val="en-GB"/>
        </w:rPr>
        <w:t xml:space="preserve"> </w:t>
      </w:r>
      <w:r w:rsidRPr="00F61435">
        <w:rPr>
          <w:spacing w:val="-2"/>
          <w:sz w:val="18"/>
          <w:szCs w:val="18"/>
          <w:lang w:val="en-GB"/>
        </w:rPr>
        <w:t>V.,</w:t>
      </w:r>
      <w:r w:rsidRPr="00F61435">
        <w:rPr>
          <w:spacing w:val="-7"/>
          <w:sz w:val="18"/>
          <w:szCs w:val="18"/>
          <w:lang w:val="en-GB"/>
        </w:rPr>
        <w:t xml:space="preserve"> </w:t>
      </w:r>
      <w:r w:rsidRPr="00F61435">
        <w:rPr>
          <w:spacing w:val="-2"/>
          <w:sz w:val="18"/>
          <w:szCs w:val="18"/>
          <w:lang w:val="en-GB"/>
        </w:rPr>
        <w:t>Cimprich,</w:t>
      </w:r>
      <w:r w:rsidRPr="00F61435">
        <w:rPr>
          <w:spacing w:val="-7"/>
          <w:sz w:val="18"/>
          <w:szCs w:val="18"/>
          <w:lang w:val="en-GB"/>
        </w:rPr>
        <w:t xml:space="preserve"> </w:t>
      </w:r>
      <w:r w:rsidRPr="00F61435">
        <w:rPr>
          <w:spacing w:val="-2"/>
          <w:sz w:val="18"/>
          <w:szCs w:val="18"/>
          <w:lang w:val="en-GB"/>
        </w:rPr>
        <w:t>A.,</w:t>
      </w:r>
      <w:r w:rsidRPr="00F61435">
        <w:rPr>
          <w:spacing w:val="-7"/>
          <w:sz w:val="18"/>
          <w:szCs w:val="18"/>
          <w:lang w:val="en-GB"/>
        </w:rPr>
        <w:t xml:space="preserve"> </w:t>
      </w:r>
      <w:r w:rsidRPr="00F61435">
        <w:rPr>
          <w:spacing w:val="-2"/>
          <w:sz w:val="18"/>
          <w:szCs w:val="18"/>
          <w:lang w:val="en-GB"/>
        </w:rPr>
        <w:t>Dewulf,</w:t>
      </w:r>
      <w:r w:rsidRPr="00F61435">
        <w:rPr>
          <w:spacing w:val="40"/>
          <w:sz w:val="18"/>
          <w:szCs w:val="18"/>
          <w:lang w:val="en-GB"/>
        </w:rPr>
        <w:t xml:space="preserve"> </w:t>
      </w:r>
      <w:r w:rsidRPr="00F61435">
        <w:rPr>
          <w:sz w:val="18"/>
          <w:szCs w:val="18"/>
          <w:lang w:val="en-GB"/>
        </w:rPr>
        <w:t>J.,</w:t>
      </w:r>
      <w:r w:rsidRPr="00F61435">
        <w:rPr>
          <w:spacing w:val="-10"/>
          <w:sz w:val="18"/>
          <w:szCs w:val="18"/>
          <w:lang w:val="en-GB"/>
        </w:rPr>
        <w:t xml:space="preserve"> </w:t>
      </w:r>
      <w:r w:rsidRPr="00F61435">
        <w:rPr>
          <w:w w:val="110"/>
          <w:sz w:val="18"/>
          <w:szCs w:val="18"/>
          <w:lang w:val="en-GB"/>
        </w:rPr>
        <w:t>Frischknecht,</w:t>
      </w:r>
      <w:r w:rsidRPr="00F61435">
        <w:rPr>
          <w:spacing w:val="-11"/>
          <w:w w:val="110"/>
          <w:sz w:val="18"/>
          <w:szCs w:val="18"/>
          <w:lang w:val="en-GB"/>
        </w:rPr>
        <w:t xml:space="preserve"> </w:t>
      </w:r>
      <w:r w:rsidRPr="00F61435">
        <w:rPr>
          <w:sz w:val="18"/>
          <w:szCs w:val="18"/>
          <w:lang w:val="en-GB"/>
        </w:rPr>
        <w:t>R.,</w:t>
      </w:r>
      <w:r w:rsidRPr="00F61435">
        <w:rPr>
          <w:spacing w:val="-10"/>
          <w:sz w:val="18"/>
          <w:szCs w:val="18"/>
          <w:lang w:val="en-GB"/>
        </w:rPr>
        <w:t xml:space="preserve"> </w:t>
      </w:r>
      <w:r w:rsidRPr="00F61435">
        <w:rPr>
          <w:w w:val="110"/>
          <w:sz w:val="18"/>
          <w:szCs w:val="18"/>
          <w:lang w:val="en-GB"/>
        </w:rPr>
        <w:t>Guinée,</w:t>
      </w:r>
      <w:r w:rsidRPr="00F61435">
        <w:rPr>
          <w:spacing w:val="-11"/>
          <w:w w:val="110"/>
          <w:sz w:val="18"/>
          <w:szCs w:val="18"/>
          <w:lang w:val="en-GB"/>
        </w:rPr>
        <w:t xml:space="preserve"> </w:t>
      </w:r>
      <w:r w:rsidRPr="00F61435">
        <w:rPr>
          <w:sz w:val="18"/>
          <w:szCs w:val="18"/>
          <w:lang w:val="en-GB"/>
        </w:rPr>
        <w:t>J.,</w:t>
      </w:r>
      <w:r w:rsidRPr="00F61435">
        <w:rPr>
          <w:spacing w:val="-10"/>
          <w:sz w:val="18"/>
          <w:szCs w:val="18"/>
          <w:lang w:val="en-GB"/>
        </w:rPr>
        <w:t xml:space="preserve"> </w:t>
      </w:r>
      <w:r w:rsidRPr="00F61435">
        <w:rPr>
          <w:w w:val="110"/>
          <w:sz w:val="18"/>
          <w:szCs w:val="18"/>
          <w:lang w:val="en-GB"/>
        </w:rPr>
        <w:t>Helbig,</w:t>
      </w:r>
      <w:r w:rsidRPr="00F61435">
        <w:rPr>
          <w:spacing w:val="-11"/>
          <w:w w:val="110"/>
          <w:sz w:val="18"/>
          <w:szCs w:val="18"/>
          <w:lang w:val="en-GB"/>
        </w:rPr>
        <w:t xml:space="preserve"> </w:t>
      </w:r>
      <w:r w:rsidRPr="00F61435">
        <w:rPr>
          <w:sz w:val="18"/>
          <w:szCs w:val="18"/>
          <w:lang w:val="en-GB"/>
        </w:rPr>
        <w:t>C.,</w:t>
      </w:r>
      <w:r w:rsidRPr="00F61435">
        <w:rPr>
          <w:spacing w:val="-10"/>
          <w:sz w:val="18"/>
          <w:szCs w:val="18"/>
          <w:lang w:val="en-GB"/>
        </w:rPr>
        <w:t xml:space="preserve"> </w:t>
      </w:r>
      <w:r w:rsidRPr="00F61435">
        <w:rPr>
          <w:w w:val="110"/>
          <w:sz w:val="18"/>
          <w:szCs w:val="18"/>
          <w:lang w:val="en-GB"/>
        </w:rPr>
        <w:t>Huppertz,</w:t>
      </w:r>
      <w:r w:rsidRPr="00F61435">
        <w:rPr>
          <w:spacing w:val="-11"/>
          <w:w w:val="110"/>
          <w:sz w:val="18"/>
          <w:szCs w:val="18"/>
          <w:lang w:val="en-GB"/>
        </w:rPr>
        <w:t xml:space="preserve"> </w:t>
      </w:r>
      <w:r w:rsidRPr="00F61435">
        <w:rPr>
          <w:sz w:val="18"/>
          <w:szCs w:val="18"/>
          <w:lang w:val="en-GB"/>
        </w:rPr>
        <w:t>T.,</w:t>
      </w:r>
      <w:r w:rsidRPr="00F61435">
        <w:rPr>
          <w:spacing w:val="-10"/>
          <w:sz w:val="18"/>
          <w:szCs w:val="18"/>
          <w:lang w:val="en-GB"/>
        </w:rPr>
        <w:t xml:space="preserve"> </w:t>
      </w:r>
      <w:r w:rsidRPr="00F61435">
        <w:rPr>
          <w:w w:val="110"/>
          <w:sz w:val="18"/>
          <w:szCs w:val="18"/>
          <w:lang w:val="en-GB"/>
        </w:rPr>
        <w:t>Jolliet,</w:t>
      </w:r>
      <w:r w:rsidRPr="00F61435">
        <w:rPr>
          <w:spacing w:val="-11"/>
          <w:w w:val="110"/>
          <w:sz w:val="18"/>
          <w:szCs w:val="18"/>
          <w:lang w:val="en-GB"/>
        </w:rPr>
        <w:t xml:space="preserve"> </w:t>
      </w:r>
      <w:r w:rsidRPr="00F61435">
        <w:rPr>
          <w:sz w:val="18"/>
          <w:szCs w:val="18"/>
          <w:lang w:val="en-GB"/>
        </w:rPr>
        <w:t>O.,</w:t>
      </w:r>
      <w:r w:rsidRPr="00F61435">
        <w:rPr>
          <w:spacing w:val="40"/>
          <w:sz w:val="18"/>
          <w:szCs w:val="18"/>
          <w:lang w:val="en-GB"/>
        </w:rPr>
        <w:t xml:space="preserve"> </w:t>
      </w:r>
      <w:r w:rsidRPr="00F61435">
        <w:rPr>
          <w:sz w:val="18"/>
          <w:szCs w:val="18"/>
          <w:lang w:val="en-GB"/>
        </w:rPr>
        <w:t>Motoshita,</w:t>
      </w:r>
      <w:r w:rsidRPr="00F61435">
        <w:rPr>
          <w:spacing w:val="-10"/>
          <w:sz w:val="18"/>
          <w:szCs w:val="18"/>
          <w:lang w:val="en-GB"/>
        </w:rPr>
        <w:t xml:space="preserve"> </w:t>
      </w:r>
      <w:r w:rsidRPr="00F61435">
        <w:rPr>
          <w:sz w:val="18"/>
          <w:szCs w:val="18"/>
          <w:lang w:val="en-GB"/>
        </w:rPr>
        <w:t>M.,</w:t>
      </w:r>
      <w:r w:rsidRPr="00F61435">
        <w:rPr>
          <w:spacing w:val="-10"/>
          <w:sz w:val="18"/>
          <w:szCs w:val="18"/>
          <w:lang w:val="en-GB"/>
        </w:rPr>
        <w:t xml:space="preserve"> </w:t>
      </w:r>
      <w:r w:rsidRPr="00F61435">
        <w:rPr>
          <w:sz w:val="18"/>
          <w:szCs w:val="18"/>
          <w:lang w:val="en-GB"/>
        </w:rPr>
        <w:t>Northey,</w:t>
      </w:r>
      <w:r w:rsidRPr="00F61435">
        <w:rPr>
          <w:spacing w:val="-10"/>
          <w:sz w:val="18"/>
          <w:szCs w:val="18"/>
          <w:lang w:val="en-GB"/>
        </w:rPr>
        <w:t xml:space="preserve"> </w:t>
      </w:r>
      <w:r w:rsidRPr="00F61435">
        <w:rPr>
          <w:sz w:val="18"/>
          <w:szCs w:val="18"/>
          <w:lang w:val="en-GB"/>
        </w:rPr>
        <w:t>S.,</w:t>
      </w:r>
      <w:r w:rsidRPr="00F61435">
        <w:rPr>
          <w:spacing w:val="-10"/>
          <w:sz w:val="18"/>
          <w:szCs w:val="18"/>
          <w:lang w:val="en-GB"/>
        </w:rPr>
        <w:t xml:space="preserve"> </w:t>
      </w:r>
      <w:r w:rsidRPr="00F61435">
        <w:rPr>
          <w:sz w:val="18"/>
          <w:szCs w:val="18"/>
          <w:lang w:val="en-GB"/>
        </w:rPr>
        <w:t>Rugani,</w:t>
      </w:r>
      <w:r w:rsidRPr="00F61435">
        <w:rPr>
          <w:spacing w:val="-10"/>
          <w:sz w:val="18"/>
          <w:szCs w:val="18"/>
          <w:lang w:val="en-GB"/>
        </w:rPr>
        <w:t xml:space="preserve"> </w:t>
      </w:r>
      <w:r w:rsidRPr="00F61435">
        <w:rPr>
          <w:sz w:val="18"/>
          <w:szCs w:val="18"/>
          <w:lang w:val="en-GB"/>
        </w:rPr>
        <w:t>B.,</w:t>
      </w:r>
      <w:r w:rsidRPr="00F61435">
        <w:rPr>
          <w:spacing w:val="-10"/>
          <w:sz w:val="18"/>
          <w:szCs w:val="18"/>
          <w:lang w:val="en-GB"/>
        </w:rPr>
        <w:t xml:space="preserve"> </w:t>
      </w:r>
      <w:r w:rsidRPr="00F61435">
        <w:rPr>
          <w:sz w:val="18"/>
          <w:szCs w:val="18"/>
          <w:lang w:val="en-GB"/>
        </w:rPr>
        <w:t>Schrijvers,</w:t>
      </w:r>
      <w:r w:rsidRPr="00F61435">
        <w:rPr>
          <w:spacing w:val="-10"/>
          <w:sz w:val="18"/>
          <w:szCs w:val="18"/>
          <w:lang w:val="en-GB"/>
        </w:rPr>
        <w:t xml:space="preserve"> </w:t>
      </w:r>
      <w:r w:rsidRPr="00F61435">
        <w:rPr>
          <w:sz w:val="18"/>
          <w:szCs w:val="18"/>
          <w:lang w:val="en-GB"/>
        </w:rPr>
        <w:t>D.,</w:t>
      </w:r>
      <w:r w:rsidRPr="00F61435">
        <w:rPr>
          <w:spacing w:val="-10"/>
          <w:sz w:val="18"/>
          <w:szCs w:val="18"/>
          <w:lang w:val="en-GB"/>
        </w:rPr>
        <w:t xml:space="preserve"> </w:t>
      </w:r>
      <w:r w:rsidRPr="00F61435">
        <w:rPr>
          <w:sz w:val="18"/>
          <w:szCs w:val="18"/>
          <w:lang w:val="en-GB"/>
        </w:rPr>
        <w:t>Schulze,</w:t>
      </w:r>
      <w:r w:rsidRPr="00F61435">
        <w:rPr>
          <w:spacing w:val="-10"/>
          <w:sz w:val="18"/>
          <w:szCs w:val="18"/>
          <w:lang w:val="en-GB"/>
        </w:rPr>
        <w:t xml:space="preserve"> </w:t>
      </w:r>
      <w:r w:rsidRPr="00F61435">
        <w:rPr>
          <w:sz w:val="18"/>
          <w:szCs w:val="18"/>
          <w:lang w:val="en-GB"/>
        </w:rPr>
        <w:t>R.,</w:t>
      </w:r>
      <w:r w:rsidRPr="00F61435">
        <w:rPr>
          <w:spacing w:val="-10"/>
          <w:sz w:val="18"/>
          <w:szCs w:val="18"/>
          <w:lang w:val="en-GB"/>
        </w:rPr>
        <w:t xml:space="preserve"> </w:t>
      </w:r>
      <w:r w:rsidRPr="00F61435">
        <w:rPr>
          <w:sz w:val="18"/>
          <w:szCs w:val="18"/>
          <w:lang w:val="en-GB"/>
        </w:rPr>
        <w:t>Son</w:t>
      </w:r>
      <w:r w:rsidRPr="00F61435">
        <w:rPr>
          <w:spacing w:val="-2"/>
          <w:w w:val="110"/>
          <w:sz w:val="18"/>
          <w:szCs w:val="18"/>
          <w:lang w:val="en-GB"/>
        </w:rPr>
        <w:t>nemann,</w:t>
      </w:r>
      <w:r w:rsidRPr="00F61435">
        <w:rPr>
          <w:spacing w:val="-9"/>
          <w:w w:val="110"/>
          <w:sz w:val="18"/>
          <w:szCs w:val="18"/>
          <w:lang w:val="en-GB"/>
        </w:rPr>
        <w:t xml:space="preserve"> </w:t>
      </w:r>
      <w:r w:rsidRPr="00F61435">
        <w:rPr>
          <w:spacing w:val="-2"/>
          <w:sz w:val="18"/>
          <w:szCs w:val="18"/>
          <w:lang w:val="en-GB"/>
        </w:rPr>
        <w:t>G.,</w:t>
      </w:r>
      <w:r w:rsidRPr="00F61435">
        <w:rPr>
          <w:spacing w:val="-8"/>
          <w:sz w:val="18"/>
          <w:szCs w:val="18"/>
          <w:lang w:val="en-GB"/>
        </w:rPr>
        <w:t xml:space="preserve"> </w:t>
      </w:r>
      <w:r w:rsidRPr="00F61435">
        <w:rPr>
          <w:spacing w:val="-2"/>
          <w:w w:val="110"/>
          <w:sz w:val="18"/>
          <w:szCs w:val="18"/>
          <w:lang w:val="en-GB"/>
        </w:rPr>
        <w:t>Valero,</w:t>
      </w:r>
      <w:r w:rsidRPr="00F61435">
        <w:rPr>
          <w:spacing w:val="-9"/>
          <w:w w:val="110"/>
          <w:sz w:val="18"/>
          <w:szCs w:val="18"/>
          <w:lang w:val="en-GB"/>
        </w:rPr>
        <w:t xml:space="preserve"> </w:t>
      </w:r>
      <w:r w:rsidRPr="00F61435">
        <w:rPr>
          <w:spacing w:val="-2"/>
          <w:sz w:val="18"/>
          <w:szCs w:val="18"/>
          <w:lang w:val="en-GB"/>
        </w:rPr>
        <w:t>A.,</w:t>
      </w:r>
      <w:r w:rsidRPr="00F61435">
        <w:rPr>
          <w:spacing w:val="-7"/>
          <w:sz w:val="18"/>
          <w:szCs w:val="18"/>
          <w:lang w:val="en-GB"/>
        </w:rPr>
        <w:t xml:space="preserve"> </w:t>
      </w:r>
      <w:r w:rsidRPr="00F61435">
        <w:rPr>
          <w:spacing w:val="-2"/>
          <w:w w:val="110"/>
          <w:sz w:val="18"/>
          <w:szCs w:val="18"/>
          <w:lang w:val="en-GB"/>
        </w:rPr>
        <w:t>Weidema,</w:t>
      </w:r>
      <w:r w:rsidRPr="00F61435">
        <w:rPr>
          <w:spacing w:val="-9"/>
          <w:w w:val="110"/>
          <w:sz w:val="18"/>
          <w:szCs w:val="18"/>
          <w:lang w:val="en-GB"/>
        </w:rPr>
        <w:t xml:space="preserve"> </w:t>
      </w:r>
      <w:r w:rsidRPr="00F61435">
        <w:rPr>
          <w:spacing w:val="-2"/>
          <w:sz w:val="18"/>
          <w:szCs w:val="18"/>
          <w:lang w:val="en-GB"/>
        </w:rPr>
        <w:t>B.P.,</w:t>
      </w:r>
      <w:r w:rsidRPr="00F61435">
        <w:rPr>
          <w:spacing w:val="-6"/>
          <w:sz w:val="18"/>
          <w:szCs w:val="18"/>
          <w:lang w:val="en-GB"/>
        </w:rPr>
        <w:t xml:space="preserve"> </w:t>
      </w:r>
      <w:r w:rsidRPr="00F61435">
        <w:rPr>
          <w:spacing w:val="-2"/>
          <w:w w:val="110"/>
          <w:sz w:val="18"/>
          <w:szCs w:val="18"/>
          <w:lang w:val="en-GB"/>
        </w:rPr>
        <w:t>Young,</w:t>
      </w:r>
      <w:r w:rsidRPr="00F61435">
        <w:rPr>
          <w:spacing w:val="-9"/>
          <w:w w:val="110"/>
          <w:sz w:val="18"/>
          <w:szCs w:val="18"/>
          <w:lang w:val="en-GB"/>
        </w:rPr>
        <w:t xml:space="preserve"> </w:t>
      </w:r>
      <w:r w:rsidRPr="00F61435">
        <w:rPr>
          <w:spacing w:val="-2"/>
          <w:sz w:val="18"/>
          <w:szCs w:val="18"/>
          <w:lang w:val="en-GB"/>
        </w:rPr>
        <w:t>S.B.,</w:t>
      </w:r>
      <w:r w:rsidRPr="00F61435">
        <w:rPr>
          <w:spacing w:val="-6"/>
          <w:sz w:val="18"/>
          <w:szCs w:val="18"/>
          <w:lang w:val="en-GB"/>
        </w:rPr>
        <w:t xml:space="preserve"> </w:t>
      </w:r>
      <w:r w:rsidRPr="00F61435">
        <w:rPr>
          <w:spacing w:val="-2"/>
          <w:sz w:val="18"/>
          <w:szCs w:val="18"/>
          <w:lang w:val="en-GB"/>
        </w:rPr>
        <w:t>2020.</w:t>
      </w:r>
      <w:r w:rsidRPr="00F61435">
        <w:rPr>
          <w:spacing w:val="36"/>
          <w:w w:val="110"/>
          <w:sz w:val="18"/>
          <w:szCs w:val="18"/>
          <w:lang w:val="en-GB"/>
        </w:rPr>
        <w:t xml:space="preserve"> </w:t>
      </w:r>
      <w:r w:rsidRPr="00F61435">
        <w:rPr>
          <w:spacing w:val="-2"/>
          <w:w w:val="110"/>
          <w:sz w:val="18"/>
          <w:szCs w:val="18"/>
          <w:lang w:val="en-GB"/>
        </w:rPr>
        <w:t xml:space="preserve">Mineral </w:t>
      </w:r>
      <w:r w:rsidRPr="00F61435">
        <w:rPr>
          <w:sz w:val="18"/>
          <w:szCs w:val="18"/>
          <w:lang w:val="en-GB"/>
        </w:rPr>
        <w:t>resources in life cycle impact assessment—part i: a critical review of</w:t>
      </w:r>
      <w:r w:rsidRPr="00F61435">
        <w:rPr>
          <w:spacing w:val="40"/>
          <w:sz w:val="18"/>
          <w:szCs w:val="18"/>
          <w:lang w:val="en-GB"/>
        </w:rPr>
        <w:t xml:space="preserve"> </w:t>
      </w:r>
      <w:r w:rsidRPr="00F61435">
        <w:rPr>
          <w:sz w:val="18"/>
          <w:szCs w:val="18"/>
          <w:lang w:val="en-GB"/>
        </w:rPr>
        <w:t>existing methods.</w:t>
      </w:r>
      <w:r w:rsidRPr="00F61435">
        <w:rPr>
          <w:spacing w:val="34"/>
          <w:sz w:val="18"/>
          <w:szCs w:val="18"/>
          <w:lang w:val="en-GB"/>
        </w:rPr>
        <w:t xml:space="preserve"> </w:t>
      </w:r>
      <w:r w:rsidRPr="00F61435">
        <w:rPr>
          <w:sz w:val="18"/>
          <w:szCs w:val="18"/>
          <w:lang w:val="en-GB"/>
        </w:rPr>
        <w:t>The International Journal of Life Cycle Assessment</w:t>
      </w:r>
      <w:r w:rsidRPr="00F61435">
        <w:rPr>
          <w:spacing w:val="40"/>
          <w:sz w:val="18"/>
          <w:szCs w:val="18"/>
          <w:lang w:val="en-GB"/>
        </w:rPr>
        <w:t xml:space="preserve"> </w:t>
      </w:r>
      <w:r w:rsidRPr="00F61435">
        <w:rPr>
          <w:sz w:val="18"/>
          <w:szCs w:val="18"/>
          <w:lang w:val="en-GB"/>
        </w:rPr>
        <w:t xml:space="preserve">25, </w:t>
      </w:r>
      <w:r w:rsidRPr="00F61435">
        <w:rPr>
          <w:w w:val="110"/>
          <w:sz w:val="18"/>
          <w:szCs w:val="18"/>
          <w:lang w:val="en-GB"/>
        </w:rPr>
        <w:t xml:space="preserve">784–797. </w:t>
      </w:r>
      <w:r w:rsidRPr="00F61435">
        <w:rPr>
          <w:sz w:val="18"/>
          <w:szCs w:val="18"/>
          <w:lang w:val="en-GB"/>
        </w:rPr>
        <w:t xml:space="preserve">URL: </w:t>
      </w:r>
      <w:hyperlink r:id="rId166">
        <w:r w:rsidRPr="00F61435">
          <w:rPr>
            <w:color w:val="2F4F4F"/>
            <w:w w:val="110"/>
            <w:sz w:val="18"/>
            <w:szCs w:val="18"/>
            <w:lang w:val="en-GB"/>
          </w:rPr>
          <w:t>http://doi.org/10.1007/s11367-020-01736</w:t>
        </w:r>
      </w:hyperlink>
    </w:p>
    <w:p w14:paraId="18F4E83C" w14:textId="77777777" w:rsidR="009C0070" w:rsidRPr="00F61435" w:rsidRDefault="00000000">
      <w:pPr>
        <w:spacing w:line="180" w:lineRule="exact"/>
        <w:ind w:left="190"/>
        <w:rPr>
          <w:sz w:val="18"/>
          <w:szCs w:val="18"/>
          <w:lang w:val="en-GB"/>
        </w:rPr>
      </w:pPr>
      <w:hyperlink r:id="rId167">
        <w:r w:rsidRPr="00F61435">
          <w:rPr>
            <w:color w:val="2F4F4F"/>
            <w:w w:val="110"/>
            <w:sz w:val="18"/>
            <w:szCs w:val="18"/>
            <w:lang w:val="en-GB"/>
          </w:rPr>
          <w:t>-6</w:t>
        </w:r>
      </w:hyperlink>
      <w:r w:rsidRPr="00F61435">
        <w:rPr>
          <w:w w:val="110"/>
          <w:sz w:val="18"/>
          <w:szCs w:val="18"/>
          <w:lang w:val="en-GB"/>
        </w:rPr>
        <w:t>,</w:t>
      </w:r>
      <w:r w:rsidRPr="00F61435">
        <w:rPr>
          <w:spacing w:val="41"/>
          <w:w w:val="110"/>
          <w:sz w:val="18"/>
          <w:szCs w:val="18"/>
          <w:lang w:val="en-GB"/>
        </w:rPr>
        <w:t xml:space="preserve">  </w:t>
      </w:r>
      <w:r w:rsidRPr="00F61435">
        <w:rPr>
          <w:w w:val="110"/>
          <w:sz w:val="18"/>
          <w:szCs w:val="18"/>
          <w:lang w:val="en-GB"/>
        </w:rPr>
        <w:t>doi:</w:t>
      </w:r>
      <w:hyperlink r:id="rId168">
        <w:r w:rsidRPr="00F61435">
          <w:rPr>
            <w:color w:val="2F4F4F"/>
            <w:w w:val="110"/>
            <w:sz w:val="18"/>
            <w:szCs w:val="18"/>
            <w:lang w:val="en-GB"/>
          </w:rPr>
          <w:t>{10.1007/s11367-020-01736-</w:t>
        </w:r>
        <w:r w:rsidRPr="00F61435">
          <w:rPr>
            <w:color w:val="2F4F4F"/>
            <w:spacing w:val="-5"/>
            <w:w w:val="110"/>
            <w:sz w:val="18"/>
            <w:szCs w:val="18"/>
            <w:lang w:val="en-GB"/>
          </w:rPr>
          <w:t>6}</w:t>
        </w:r>
      </w:hyperlink>
      <w:r w:rsidRPr="00F61435">
        <w:rPr>
          <w:spacing w:val="-5"/>
          <w:w w:val="110"/>
          <w:sz w:val="18"/>
          <w:szCs w:val="18"/>
          <w:lang w:val="en-GB"/>
        </w:rPr>
        <w:t>.</w:t>
      </w:r>
    </w:p>
    <w:p w14:paraId="2A12E121" w14:textId="4594C269" w:rsidR="009C0070" w:rsidRPr="00F61435" w:rsidRDefault="00000000" w:rsidP="007714F2">
      <w:pPr>
        <w:spacing w:line="232" w:lineRule="auto"/>
        <w:ind w:left="233" w:right="299" w:hanging="200"/>
        <w:jc w:val="both"/>
        <w:rPr>
          <w:sz w:val="18"/>
          <w:szCs w:val="18"/>
          <w:lang w:val="en-GB"/>
        </w:rPr>
      </w:pPr>
      <w:r w:rsidRPr="00F61435">
        <w:rPr>
          <w:spacing w:val="-2"/>
          <w:sz w:val="18"/>
          <w:szCs w:val="18"/>
          <w:lang w:val="en-GB"/>
        </w:rPr>
        <w:t>Stehfest,</w:t>
      </w:r>
      <w:r w:rsidRPr="00F61435">
        <w:rPr>
          <w:spacing w:val="-8"/>
          <w:sz w:val="18"/>
          <w:szCs w:val="18"/>
          <w:lang w:val="en-GB"/>
        </w:rPr>
        <w:t xml:space="preserve"> </w:t>
      </w:r>
      <w:r w:rsidRPr="00F61435">
        <w:rPr>
          <w:spacing w:val="-2"/>
          <w:sz w:val="18"/>
          <w:szCs w:val="18"/>
          <w:lang w:val="en-GB"/>
        </w:rPr>
        <w:t>E.,</w:t>
      </w:r>
      <w:r w:rsidRPr="00F61435">
        <w:rPr>
          <w:spacing w:val="-8"/>
          <w:sz w:val="18"/>
          <w:szCs w:val="18"/>
          <w:lang w:val="en-GB"/>
        </w:rPr>
        <w:t xml:space="preserve"> </w:t>
      </w:r>
      <w:r w:rsidRPr="00F61435">
        <w:rPr>
          <w:spacing w:val="-2"/>
          <w:sz w:val="18"/>
          <w:szCs w:val="18"/>
          <w:lang w:val="en-GB"/>
        </w:rPr>
        <w:t>van</w:t>
      </w:r>
      <w:r w:rsidRPr="00F61435">
        <w:rPr>
          <w:spacing w:val="-8"/>
          <w:sz w:val="18"/>
          <w:szCs w:val="18"/>
          <w:lang w:val="en-GB"/>
        </w:rPr>
        <w:t xml:space="preserve"> </w:t>
      </w:r>
      <w:r w:rsidRPr="00F61435">
        <w:rPr>
          <w:spacing w:val="-2"/>
          <w:sz w:val="18"/>
          <w:szCs w:val="18"/>
          <w:lang w:val="en-GB"/>
        </w:rPr>
        <w:t>Vuuren,</w:t>
      </w:r>
      <w:r w:rsidRPr="00F61435">
        <w:rPr>
          <w:spacing w:val="-8"/>
          <w:sz w:val="18"/>
          <w:szCs w:val="18"/>
          <w:lang w:val="en-GB"/>
        </w:rPr>
        <w:t xml:space="preserve"> </w:t>
      </w:r>
      <w:r w:rsidRPr="00F61435">
        <w:rPr>
          <w:spacing w:val="-2"/>
          <w:sz w:val="18"/>
          <w:szCs w:val="18"/>
          <w:lang w:val="en-GB"/>
        </w:rPr>
        <w:t>D.,</w:t>
      </w:r>
      <w:r w:rsidRPr="00F61435">
        <w:rPr>
          <w:spacing w:val="-8"/>
          <w:sz w:val="18"/>
          <w:szCs w:val="18"/>
          <w:lang w:val="en-GB"/>
        </w:rPr>
        <w:t xml:space="preserve"> </w:t>
      </w:r>
      <w:r w:rsidRPr="00F61435">
        <w:rPr>
          <w:spacing w:val="-2"/>
          <w:sz w:val="18"/>
          <w:szCs w:val="18"/>
          <w:lang w:val="en-GB"/>
        </w:rPr>
        <w:t>Bouwman,</w:t>
      </w:r>
      <w:r w:rsidRPr="00F61435">
        <w:rPr>
          <w:spacing w:val="-8"/>
          <w:sz w:val="18"/>
          <w:szCs w:val="18"/>
          <w:lang w:val="en-GB"/>
        </w:rPr>
        <w:t xml:space="preserve"> </w:t>
      </w:r>
      <w:r w:rsidRPr="00F61435">
        <w:rPr>
          <w:spacing w:val="-2"/>
          <w:sz w:val="18"/>
          <w:szCs w:val="18"/>
          <w:lang w:val="en-GB"/>
        </w:rPr>
        <w:t>L.,</w:t>
      </w:r>
      <w:r w:rsidRPr="00F61435">
        <w:rPr>
          <w:spacing w:val="-8"/>
          <w:sz w:val="18"/>
          <w:szCs w:val="18"/>
          <w:lang w:val="en-GB"/>
        </w:rPr>
        <w:t xml:space="preserve"> </w:t>
      </w:r>
      <w:r w:rsidRPr="00F61435">
        <w:rPr>
          <w:spacing w:val="-2"/>
          <w:sz w:val="18"/>
          <w:szCs w:val="18"/>
          <w:lang w:val="en-GB"/>
        </w:rPr>
        <w:t>Kram,</w:t>
      </w:r>
      <w:r w:rsidRPr="00F61435">
        <w:rPr>
          <w:spacing w:val="-8"/>
          <w:sz w:val="18"/>
          <w:szCs w:val="18"/>
          <w:lang w:val="en-GB"/>
        </w:rPr>
        <w:t xml:space="preserve"> </w:t>
      </w:r>
      <w:r w:rsidRPr="00F61435">
        <w:rPr>
          <w:spacing w:val="-2"/>
          <w:sz w:val="18"/>
          <w:szCs w:val="18"/>
          <w:lang w:val="en-GB"/>
        </w:rPr>
        <w:t>T.,</w:t>
      </w:r>
      <w:r w:rsidRPr="00F61435">
        <w:rPr>
          <w:spacing w:val="-8"/>
          <w:sz w:val="18"/>
          <w:szCs w:val="18"/>
          <w:lang w:val="en-GB"/>
        </w:rPr>
        <w:t xml:space="preserve"> </w:t>
      </w:r>
      <w:r w:rsidRPr="00F61435">
        <w:rPr>
          <w:spacing w:val="-2"/>
          <w:sz w:val="18"/>
          <w:szCs w:val="18"/>
          <w:lang w:val="en-GB"/>
        </w:rPr>
        <w:t>et</w:t>
      </w:r>
      <w:r w:rsidRPr="00F61435">
        <w:rPr>
          <w:spacing w:val="-8"/>
          <w:sz w:val="18"/>
          <w:szCs w:val="18"/>
          <w:lang w:val="en-GB"/>
        </w:rPr>
        <w:t xml:space="preserve"> </w:t>
      </w:r>
      <w:r w:rsidRPr="00F61435">
        <w:rPr>
          <w:spacing w:val="-2"/>
          <w:sz w:val="18"/>
          <w:szCs w:val="18"/>
          <w:lang w:val="en-GB"/>
        </w:rPr>
        <w:t>al.,</w:t>
      </w:r>
      <w:r w:rsidRPr="00F61435">
        <w:rPr>
          <w:spacing w:val="-8"/>
          <w:sz w:val="18"/>
          <w:szCs w:val="18"/>
          <w:lang w:val="en-GB"/>
        </w:rPr>
        <w:t xml:space="preserve"> </w:t>
      </w:r>
      <w:r w:rsidRPr="00F61435">
        <w:rPr>
          <w:spacing w:val="-2"/>
          <w:sz w:val="18"/>
          <w:szCs w:val="18"/>
          <w:lang w:val="en-GB"/>
        </w:rPr>
        <w:t>2014.</w:t>
      </w:r>
      <w:r w:rsidRPr="00F61435">
        <w:rPr>
          <w:spacing w:val="4"/>
          <w:sz w:val="18"/>
          <w:szCs w:val="18"/>
          <w:lang w:val="en-GB"/>
        </w:rPr>
        <w:t xml:space="preserve"> </w:t>
      </w:r>
      <w:r w:rsidRPr="00F61435">
        <w:rPr>
          <w:spacing w:val="-2"/>
          <w:sz w:val="18"/>
          <w:szCs w:val="18"/>
          <w:lang w:val="en-GB"/>
        </w:rPr>
        <w:t>Integrated</w:t>
      </w:r>
      <w:r w:rsidRPr="00F61435">
        <w:rPr>
          <w:w w:val="105"/>
          <w:sz w:val="18"/>
          <w:szCs w:val="18"/>
          <w:lang w:val="en-GB"/>
        </w:rPr>
        <w:t xml:space="preserve"> assessment</w:t>
      </w:r>
      <w:r w:rsidRPr="00F61435">
        <w:rPr>
          <w:spacing w:val="-13"/>
          <w:w w:val="105"/>
          <w:sz w:val="18"/>
          <w:szCs w:val="18"/>
          <w:lang w:val="en-GB"/>
        </w:rPr>
        <w:t xml:space="preserve"> </w:t>
      </w:r>
      <w:r w:rsidRPr="00F61435">
        <w:rPr>
          <w:w w:val="105"/>
          <w:sz w:val="18"/>
          <w:szCs w:val="18"/>
          <w:lang w:val="en-GB"/>
        </w:rPr>
        <w:t>of</w:t>
      </w:r>
      <w:r w:rsidRPr="00F61435">
        <w:rPr>
          <w:spacing w:val="-10"/>
          <w:w w:val="105"/>
          <w:sz w:val="18"/>
          <w:szCs w:val="18"/>
          <w:lang w:val="en-GB"/>
        </w:rPr>
        <w:t xml:space="preserve"> </w:t>
      </w:r>
      <w:r w:rsidRPr="00F61435">
        <w:rPr>
          <w:w w:val="105"/>
          <w:sz w:val="18"/>
          <w:szCs w:val="18"/>
          <w:lang w:val="en-GB"/>
        </w:rPr>
        <w:t>global</w:t>
      </w:r>
      <w:r w:rsidRPr="00F61435">
        <w:rPr>
          <w:spacing w:val="-11"/>
          <w:w w:val="105"/>
          <w:sz w:val="18"/>
          <w:szCs w:val="18"/>
          <w:lang w:val="en-GB"/>
        </w:rPr>
        <w:t xml:space="preserve"> </w:t>
      </w:r>
      <w:r w:rsidRPr="00F61435">
        <w:rPr>
          <w:w w:val="105"/>
          <w:sz w:val="18"/>
          <w:szCs w:val="18"/>
          <w:lang w:val="en-GB"/>
        </w:rPr>
        <w:t>environmental</w:t>
      </w:r>
      <w:r w:rsidRPr="00F61435">
        <w:rPr>
          <w:spacing w:val="-10"/>
          <w:w w:val="105"/>
          <w:sz w:val="18"/>
          <w:szCs w:val="18"/>
          <w:lang w:val="en-GB"/>
        </w:rPr>
        <w:t xml:space="preserve"> </w:t>
      </w:r>
      <w:r w:rsidRPr="00F61435">
        <w:rPr>
          <w:w w:val="105"/>
          <w:sz w:val="18"/>
          <w:szCs w:val="18"/>
          <w:lang w:val="en-GB"/>
        </w:rPr>
        <w:t>change</w:t>
      </w:r>
      <w:r w:rsidRPr="00F61435">
        <w:rPr>
          <w:spacing w:val="-11"/>
          <w:w w:val="105"/>
          <w:sz w:val="18"/>
          <w:szCs w:val="18"/>
          <w:lang w:val="en-GB"/>
        </w:rPr>
        <w:t xml:space="preserve"> </w:t>
      </w:r>
      <w:r w:rsidRPr="00F61435">
        <w:rPr>
          <w:w w:val="105"/>
          <w:sz w:val="18"/>
          <w:szCs w:val="18"/>
          <w:lang w:val="en-GB"/>
        </w:rPr>
        <w:t>with</w:t>
      </w:r>
      <w:r w:rsidRPr="00F61435">
        <w:rPr>
          <w:spacing w:val="-10"/>
          <w:w w:val="105"/>
          <w:sz w:val="18"/>
          <w:szCs w:val="18"/>
          <w:lang w:val="en-GB"/>
        </w:rPr>
        <w:t xml:space="preserve"> </w:t>
      </w:r>
      <w:r w:rsidRPr="00F61435">
        <w:rPr>
          <w:w w:val="105"/>
          <w:sz w:val="18"/>
          <w:szCs w:val="18"/>
          <w:lang w:val="en-GB"/>
        </w:rPr>
        <w:t>IMAGE</w:t>
      </w:r>
      <w:r w:rsidRPr="00F61435">
        <w:rPr>
          <w:spacing w:val="-11"/>
          <w:w w:val="105"/>
          <w:sz w:val="18"/>
          <w:szCs w:val="18"/>
          <w:lang w:val="en-GB"/>
        </w:rPr>
        <w:t xml:space="preserve"> </w:t>
      </w:r>
      <w:r w:rsidRPr="00F61435">
        <w:rPr>
          <w:w w:val="105"/>
          <w:sz w:val="18"/>
          <w:szCs w:val="18"/>
          <w:lang w:val="en-GB"/>
        </w:rPr>
        <w:t>3.0:</w:t>
      </w:r>
      <w:r w:rsidRPr="00F61435">
        <w:rPr>
          <w:spacing w:val="-10"/>
          <w:w w:val="105"/>
          <w:sz w:val="18"/>
          <w:szCs w:val="18"/>
          <w:lang w:val="en-GB"/>
        </w:rPr>
        <w:t xml:space="preserve"> </w:t>
      </w:r>
      <w:r w:rsidRPr="00F61435">
        <w:rPr>
          <w:w w:val="105"/>
          <w:sz w:val="18"/>
          <w:szCs w:val="18"/>
          <w:lang w:val="en-GB"/>
        </w:rPr>
        <w:t xml:space="preserve">Model </w:t>
      </w:r>
      <w:r w:rsidRPr="00F61435">
        <w:rPr>
          <w:sz w:val="18"/>
          <w:szCs w:val="18"/>
          <w:lang w:val="en-GB"/>
        </w:rPr>
        <w:t xml:space="preserve">description and policy applications. URL: </w:t>
      </w:r>
      <w:hyperlink r:id="rId169" w:anchor="specifications">
        <w:r w:rsidRPr="00F61435">
          <w:rPr>
            <w:color w:val="2F4F4F"/>
            <w:sz w:val="18"/>
            <w:szCs w:val="18"/>
            <w:lang w:val="en-GB"/>
          </w:rPr>
          <w:t>https://www.pbl.nl/en/</w:t>
        </w:r>
      </w:hyperlink>
      <w:r w:rsidRPr="00F61435">
        <w:rPr>
          <w:color w:val="2F4F4F"/>
          <w:w w:val="115"/>
          <w:sz w:val="18"/>
          <w:szCs w:val="18"/>
          <w:lang w:val="en-GB"/>
        </w:rPr>
        <w:t xml:space="preserve"> </w:t>
      </w:r>
      <w:hyperlink r:id="rId170" w:anchor="specifications">
        <w:r w:rsidRPr="00F61435">
          <w:rPr>
            <w:color w:val="2F4F4F"/>
            <w:spacing w:val="-2"/>
            <w:w w:val="115"/>
            <w:sz w:val="18"/>
            <w:szCs w:val="18"/>
            <w:lang w:val="en-GB"/>
          </w:rPr>
          <w:t>publications/integrated-assessment-of-global-environ</w:t>
        </w:r>
      </w:hyperlink>
      <w:r w:rsidRPr="00F61435">
        <w:rPr>
          <w:color w:val="2F4F4F"/>
          <w:spacing w:val="-2"/>
          <w:w w:val="115"/>
          <w:sz w:val="18"/>
          <w:szCs w:val="18"/>
          <w:lang w:val="en-GB"/>
        </w:rPr>
        <w:t xml:space="preserve"> </w:t>
      </w:r>
      <w:hyperlink r:id="rId171" w:anchor="specifications">
        <w:r w:rsidRPr="00F61435">
          <w:rPr>
            <w:color w:val="2F4F4F"/>
            <w:sz w:val="18"/>
            <w:szCs w:val="18"/>
            <w:lang w:val="en-GB"/>
          </w:rPr>
          <w:t>mental-change-with-image-30-model-description-and-</w:t>
        </w:r>
        <w:r w:rsidRPr="00F61435">
          <w:rPr>
            <w:color w:val="2F4F4F"/>
            <w:spacing w:val="-10"/>
            <w:sz w:val="18"/>
            <w:szCs w:val="18"/>
            <w:lang w:val="en-GB"/>
          </w:rPr>
          <w:t>p</w:t>
        </w:r>
      </w:hyperlink>
      <w:hyperlink r:id="rId172" w:anchor="specifications">
        <w:r w:rsidRPr="00F61435">
          <w:rPr>
            <w:color w:val="2F4F4F"/>
            <w:w w:val="120"/>
            <w:sz w:val="18"/>
            <w:szCs w:val="18"/>
            <w:lang w:val="en-GB"/>
          </w:rPr>
          <w:t>olicy-</w:t>
        </w:r>
        <w:r w:rsidRPr="00F61435">
          <w:rPr>
            <w:color w:val="2F4F4F"/>
            <w:spacing w:val="-2"/>
            <w:w w:val="120"/>
            <w:sz w:val="18"/>
            <w:szCs w:val="18"/>
            <w:lang w:val="en-GB"/>
          </w:rPr>
          <w:t>applications#specifications</w:t>
        </w:r>
      </w:hyperlink>
      <w:r w:rsidRPr="00F61435">
        <w:rPr>
          <w:spacing w:val="-2"/>
          <w:w w:val="120"/>
          <w:sz w:val="18"/>
          <w:szCs w:val="18"/>
          <w:lang w:val="en-GB"/>
        </w:rPr>
        <w:t>.</w:t>
      </w:r>
    </w:p>
    <w:p w14:paraId="31537652" w14:textId="1216F3A1" w:rsidR="009C0070" w:rsidRPr="00F61435" w:rsidRDefault="00000000">
      <w:pPr>
        <w:spacing w:before="3" w:line="237" w:lineRule="auto"/>
        <w:ind w:left="229" w:right="256" w:hanging="195"/>
        <w:jc w:val="both"/>
        <w:rPr>
          <w:sz w:val="18"/>
          <w:szCs w:val="18"/>
          <w:lang w:val="en-GB"/>
        </w:rPr>
      </w:pPr>
      <w:r w:rsidRPr="00F61435">
        <w:rPr>
          <w:w w:val="105"/>
          <w:sz w:val="18"/>
          <w:szCs w:val="18"/>
          <w:lang w:val="en-GB"/>
        </w:rPr>
        <w:t>Steinmann,</w:t>
      </w:r>
      <w:r w:rsidRPr="00F61435">
        <w:rPr>
          <w:spacing w:val="-2"/>
          <w:w w:val="105"/>
          <w:sz w:val="18"/>
          <w:szCs w:val="18"/>
          <w:lang w:val="en-GB"/>
        </w:rPr>
        <w:t xml:space="preserve"> </w:t>
      </w:r>
      <w:r w:rsidRPr="00F61435">
        <w:rPr>
          <w:w w:val="105"/>
          <w:sz w:val="18"/>
          <w:szCs w:val="18"/>
          <w:lang w:val="en-GB"/>
        </w:rPr>
        <w:t>Z.J.N.,</w:t>
      </w:r>
      <w:r w:rsidRPr="00F61435">
        <w:rPr>
          <w:spacing w:val="-2"/>
          <w:w w:val="105"/>
          <w:sz w:val="18"/>
          <w:szCs w:val="18"/>
          <w:lang w:val="en-GB"/>
        </w:rPr>
        <w:t xml:space="preserve"> </w:t>
      </w:r>
      <w:r w:rsidRPr="00F61435">
        <w:rPr>
          <w:w w:val="105"/>
          <w:sz w:val="18"/>
          <w:szCs w:val="18"/>
          <w:lang w:val="en-GB"/>
        </w:rPr>
        <w:t>Schipper,</w:t>
      </w:r>
      <w:r w:rsidRPr="00F61435">
        <w:rPr>
          <w:spacing w:val="-2"/>
          <w:w w:val="105"/>
          <w:sz w:val="18"/>
          <w:szCs w:val="18"/>
          <w:lang w:val="en-GB"/>
        </w:rPr>
        <w:t xml:space="preserve"> </w:t>
      </w:r>
      <w:r w:rsidRPr="00F61435">
        <w:rPr>
          <w:w w:val="105"/>
          <w:sz w:val="18"/>
          <w:szCs w:val="18"/>
          <w:lang w:val="en-GB"/>
        </w:rPr>
        <w:t>A.M.,</w:t>
      </w:r>
      <w:r w:rsidRPr="00F61435">
        <w:rPr>
          <w:spacing w:val="-2"/>
          <w:w w:val="105"/>
          <w:sz w:val="18"/>
          <w:szCs w:val="18"/>
          <w:lang w:val="en-GB"/>
        </w:rPr>
        <w:t xml:space="preserve"> </w:t>
      </w:r>
      <w:r w:rsidRPr="00F61435">
        <w:rPr>
          <w:w w:val="105"/>
          <w:sz w:val="18"/>
          <w:szCs w:val="18"/>
          <w:lang w:val="en-GB"/>
        </w:rPr>
        <w:t>Hauck,</w:t>
      </w:r>
      <w:r w:rsidRPr="00F61435">
        <w:rPr>
          <w:spacing w:val="-2"/>
          <w:w w:val="105"/>
          <w:sz w:val="18"/>
          <w:szCs w:val="18"/>
          <w:lang w:val="en-GB"/>
        </w:rPr>
        <w:t xml:space="preserve"> </w:t>
      </w:r>
      <w:r w:rsidRPr="00F61435">
        <w:rPr>
          <w:w w:val="105"/>
          <w:sz w:val="18"/>
          <w:szCs w:val="18"/>
          <w:lang w:val="en-GB"/>
        </w:rPr>
        <w:t>M.,</w:t>
      </w:r>
      <w:r w:rsidRPr="00F61435">
        <w:rPr>
          <w:spacing w:val="-2"/>
          <w:w w:val="105"/>
          <w:sz w:val="18"/>
          <w:szCs w:val="18"/>
          <w:lang w:val="en-GB"/>
        </w:rPr>
        <w:t xml:space="preserve"> </w:t>
      </w:r>
      <w:r w:rsidRPr="00F61435">
        <w:rPr>
          <w:w w:val="105"/>
          <w:sz w:val="18"/>
          <w:szCs w:val="18"/>
          <w:lang w:val="en-GB"/>
        </w:rPr>
        <w:t>Giljum,</w:t>
      </w:r>
      <w:r w:rsidRPr="00F61435">
        <w:rPr>
          <w:spacing w:val="-2"/>
          <w:w w:val="105"/>
          <w:sz w:val="18"/>
          <w:szCs w:val="18"/>
          <w:lang w:val="en-GB"/>
        </w:rPr>
        <w:t xml:space="preserve"> </w:t>
      </w:r>
      <w:r w:rsidRPr="00F61435">
        <w:rPr>
          <w:w w:val="105"/>
          <w:sz w:val="18"/>
          <w:szCs w:val="18"/>
          <w:lang w:val="en-GB"/>
        </w:rPr>
        <w:t>S.,</w:t>
      </w:r>
      <w:r w:rsidRPr="00F61435">
        <w:rPr>
          <w:spacing w:val="-2"/>
          <w:w w:val="105"/>
          <w:sz w:val="18"/>
          <w:szCs w:val="18"/>
          <w:lang w:val="en-GB"/>
        </w:rPr>
        <w:t xml:space="preserve"> </w:t>
      </w:r>
      <w:r w:rsidRPr="00F61435">
        <w:rPr>
          <w:w w:val="105"/>
          <w:sz w:val="18"/>
          <w:szCs w:val="18"/>
          <w:lang w:val="en-GB"/>
        </w:rPr>
        <w:t>et</w:t>
      </w:r>
      <w:r w:rsidRPr="00F61435">
        <w:rPr>
          <w:spacing w:val="-2"/>
          <w:w w:val="105"/>
          <w:sz w:val="18"/>
          <w:szCs w:val="18"/>
          <w:lang w:val="en-GB"/>
        </w:rPr>
        <w:t xml:space="preserve"> </w:t>
      </w:r>
      <w:r w:rsidRPr="00F61435">
        <w:rPr>
          <w:w w:val="105"/>
          <w:sz w:val="18"/>
          <w:szCs w:val="18"/>
          <w:lang w:val="en-GB"/>
        </w:rPr>
        <w:t>al.,</w:t>
      </w:r>
      <w:r w:rsidRPr="00F61435">
        <w:rPr>
          <w:spacing w:val="-2"/>
          <w:w w:val="105"/>
          <w:sz w:val="18"/>
          <w:szCs w:val="18"/>
          <w:lang w:val="en-GB"/>
        </w:rPr>
        <w:t xml:space="preserve"> </w:t>
      </w:r>
      <w:r w:rsidRPr="00F61435">
        <w:rPr>
          <w:w w:val="105"/>
          <w:sz w:val="18"/>
          <w:szCs w:val="18"/>
          <w:lang w:val="en-GB"/>
        </w:rPr>
        <w:t>2017. Resource</w:t>
      </w:r>
      <w:r w:rsidRPr="00F61435">
        <w:rPr>
          <w:spacing w:val="-4"/>
          <w:w w:val="105"/>
          <w:sz w:val="18"/>
          <w:szCs w:val="18"/>
          <w:lang w:val="en-GB"/>
        </w:rPr>
        <w:t xml:space="preserve"> </w:t>
      </w:r>
      <w:r w:rsidRPr="00F61435">
        <w:rPr>
          <w:w w:val="105"/>
          <w:sz w:val="18"/>
          <w:szCs w:val="18"/>
          <w:lang w:val="en-GB"/>
        </w:rPr>
        <w:t>footprints</w:t>
      </w:r>
      <w:r w:rsidRPr="00F61435">
        <w:rPr>
          <w:spacing w:val="-4"/>
          <w:w w:val="105"/>
          <w:sz w:val="18"/>
          <w:szCs w:val="18"/>
          <w:lang w:val="en-GB"/>
        </w:rPr>
        <w:t xml:space="preserve"> </w:t>
      </w:r>
      <w:r w:rsidRPr="00F61435">
        <w:rPr>
          <w:w w:val="105"/>
          <w:sz w:val="18"/>
          <w:szCs w:val="18"/>
          <w:lang w:val="en-GB"/>
        </w:rPr>
        <w:t>are</w:t>
      </w:r>
      <w:r w:rsidRPr="00F61435">
        <w:rPr>
          <w:spacing w:val="-4"/>
          <w:w w:val="105"/>
          <w:sz w:val="18"/>
          <w:szCs w:val="18"/>
          <w:lang w:val="en-GB"/>
        </w:rPr>
        <w:t xml:space="preserve"> </w:t>
      </w:r>
      <w:r w:rsidRPr="00F61435">
        <w:rPr>
          <w:w w:val="105"/>
          <w:sz w:val="18"/>
          <w:szCs w:val="18"/>
          <w:lang w:val="en-GB"/>
        </w:rPr>
        <w:t>good</w:t>
      </w:r>
      <w:r w:rsidRPr="00F61435">
        <w:rPr>
          <w:spacing w:val="-4"/>
          <w:w w:val="105"/>
          <w:sz w:val="18"/>
          <w:szCs w:val="18"/>
          <w:lang w:val="en-GB"/>
        </w:rPr>
        <w:t xml:space="preserve"> </w:t>
      </w:r>
      <w:r w:rsidRPr="00F61435">
        <w:rPr>
          <w:w w:val="105"/>
          <w:sz w:val="18"/>
          <w:szCs w:val="18"/>
          <w:lang w:val="en-GB"/>
        </w:rPr>
        <w:t>proxies</w:t>
      </w:r>
      <w:r w:rsidRPr="00F61435">
        <w:rPr>
          <w:spacing w:val="-4"/>
          <w:w w:val="105"/>
          <w:sz w:val="18"/>
          <w:szCs w:val="18"/>
          <w:lang w:val="en-GB"/>
        </w:rPr>
        <w:t xml:space="preserve"> </w:t>
      </w:r>
      <w:r w:rsidRPr="00F61435">
        <w:rPr>
          <w:w w:val="105"/>
          <w:sz w:val="18"/>
          <w:szCs w:val="18"/>
          <w:lang w:val="en-GB"/>
        </w:rPr>
        <w:t>of</w:t>
      </w:r>
      <w:r w:rsidRPr="00F61435">
        <w:rPr>
          <w:spacing w:val="-4"/>
          <w:w w:val="105"/>
          <w:sz w:val="18"/>
          <w:szCs w:val="18"/>
          <w:lang w:val="en-GB"/>
        </w:rPr>
        <w:t xml:space="preserve"> </w:t>
      </w:r>
      <w:r w:rsidRPr="00F61435">
        <w:rPr>
          <w:w w:val="105"/>
          <w:sz w:val="18"/>
          <w:szCs w:val="18"/>
          <w:lang w:val="en-GB"/>
        </w:rPr>
        <w:t>environmental</w:t>
      </w:r>
      <w:r w:rsidRPr="00F61435">
        <w:rPr>
          <w:spacing w:val="-4"/>
          <w:w w:val="105"/>
          <w:sz w:val="18"/>
          <w:szCs w:val="18"/>
          <w:lang w:val="en-GB"/>
        </w:rPr>
        <w:t xml:space="preserve"> </w:t>
      </w:r>
      <w:r w:rsidRPr="00F61435">
        <w:rPr>
          <w:w w:val="105"/>
          <w:sz w:val="18"/>
          <w:szCs w:val="18"/>
          <w:lang w:val="en-GB"/>
        </w:rPr>
        <w:t>damage.</w:t>
      </w:r>
      <w:r w:rsidRPr="00F61435">
        <w:rPr>
          <w:spacing w:val="36"/>
          <w:w w:val="105"/>
          <w:sz w:val="18"/>
          <w:szCs w:val="18"/>
          <w:lang w:val="en-GB"/>
        </w:rPr>
        <w:t xml:space="preserve"> </w:t>
      </w:r>
      <w:r w:rsidRPr="00F61435">
        <w:rPr>
          <w:w w:val="105"/>
          <w:sz w:val="18"/>
          <w:szCs w:val="18"/>
          <w:lang w:val="en-GB"/>
        </w:rPr>
        <w:t xml:space="preserve">Environmental Science &amp; Technology URL: </w:t>
      </w:r>
      <w:hyperlink r:id="rId173">
        <w:r w:rsidRPr="00F61435">
          <w:rPr>
            <w:color w:val="2F4F4F"/>
            <w:w w:val="115"/>
            <w:sz w:val="18"/>
            <w:szCs w:val="18"/>
            <w:lang w:val="en-GB"/>
          </w:rPr>
          <w:t>https://dx.doi.org/10.</w:t>
        </w:r>
      </w:hyperlink>
      <w:r w:rsidRPr="00F61435">
        <w:rPr>
          <w:color w:val="2F4F4F"/>
          <w:w w:val="115"/>
          <w:sz w:val="18"/>
          <w:szCs w:val="18"/>
          <w:lang w:val="en-GB"/>
        </w:rPr>
        <w:t xml:space="preserve"> </w:t>
      </w:r>
      <w:hyperlink r:id="rId174">
        <w:r w:rsidRPr="00F61435">
          <w:rPr>
            <w:color w:val="2F4F4F"/>
            <w:w w:val="105"/>
            <w:sz w:val="18"/>
            <w:szCs w:val="18"/>
            <w:lang w:val="en-GB"/>
          </w:rPr>
          <w:t>1021/acs.est.7b00698</w:t>
        </w:r>
      </w:hyperlink>
      <w:r w:rsidRPr="00F61435">
        <w:rPr>
          <w:w w:val="105"/>
          <w:sz w:val="18"/>
          <w:szCs w:val="18"/>
          <w:lang w:val="en-GB"/>
        </w:rPr>
        <w:t>,</w:t>
      </w:r>
      <w:r w:rsidRPr="00F61435">
        <w:rPr>
          <w:spacing w:val="68"/>
          <w:w w:val="105"/>
          <w:sz w:val="18"/>
          <w:szCs w:val="18"/>
          <w:lang w:val="en-GB"/>
        </w:rPr>
        <w:t xml:space="preserve">  </w:t>
      </w:r>
      <w:r w:rsidRPr="00F61435">
        <w:rPr>
          <w:w w:val="105"/>
          <w:sz w:val="18"/>
          <w:szCs w:val="18"/>
          <w:lang w:val="en-GB"/>
        </w:rPr>
        <w:t>doi:</w:t>
      </w:r>
      <w:hyperlink r:id="rId175">
        <w:r w:rsidRPr="00F61435">
          <w:rPr>
            <w:color w:val="2F4F4F"/>
            <w:w w:val="105"/>
            <w:sz w:val="18"/>
            <w:szCs w:val="18"/>
            <w:lang w:val="en-GB"/>
          </w:rPr>
          <w:t>10.1021/acs.est.7b00698</w:t>
        </w:r>
      </w:hyperlink>
      <w:r w:rsidRPr="00F61435">
        <w:rPr>
          <w:w w:val="105"/>
          <w:sz w:val="18"/>
          <w:szCs w:val="18"/>
          <w:lang w:val="en-GB"/>
        </w:rPr>
        <w:t>.</w:t>
      </w:r>
    </w:p>
    <w:p w14:paraId="69EEFEA1" w14:textId="668DBEA6" w:rsidR="009C0070" w:rsidRPr="00F61435" w:rsidRDefault="00000000">
      <w:pPr>
        <w:spacing w:before="5" w:line="237" w:lineRule="auto"/>
        <w:ind w:left="233" w:right="256" w:hanging="200"/>
        <w:jc w:val="both"/>
        <w:rPr>
          <w:sz w:val="18"/>
          <w:szCs w:val="18"/>
          <w:lang w:val="en-GB"/>
        </w:rPr>
      </w:pPr>
      <w:r w:rsidRPr="00F61435">
        <w:rPr>
          <w:sz w:val="18"/>
          <w:szCs w:val="18"/>
          <w:lang w:val="en-GB"/>
        </w:rPr>
        <w:t>Steubing, B., de Koning, D., Haas, A., Mutel, C.L., 2020.</w:t>
      </w:r>
      <w:r w:rsidRPr="00F61435">
        <w:rPr>
          <w:spacing w:val="40"/>
          <w:sz w:val="18"/>
          <w:szCs w:val="18"/>
          <w:lang w:val="en-GB"/>
        </w:rPr>
        <w:t xml:space="preserve"> </w:t>
      </w:r>
      <w:r w:rsidRPr="00F61435">
        <w:rPr>
          <w:sz w:val="18"/>
          <w:szCs w:val="18"/>
          <w:lang w:val="en-GB"/>
        </w:rPr>
        <w:t>The Activity</w:t>
      </w:r>
      <w:r w:rsidRPr="00F61435">
        <w:rPr>
          <w:spacing w:val="40"/>
          <w:sz w:val="18"/>
          <w:szCs w:val="18"/>
          <w:lang w:val="en-GB"/>
        </w:rPr>
        <w:t xml:space="preserve"> </w:t>
      </w:r>
      <w:r w:rsidRPr="00F61435">
        <w:rPr>
          <w:sz w:val="18"/>
          <w:szCs w:val="18"/>
          <w:lang w:val="en-GB"/>
        </w:rPr>
        <w:t>Browser</w:t>
      </w:r>
      <w:r w:rsidRPr="00F61435">
        <w:rPr>
          <w:spacing w:val="-9"/>
          <w:sz w:val="18"/>
          <w:szCs w:val="18"/>
          <w:lang w:val="en-GB"/>
        </w:rPr>
        <w:t xml:space="preserve"> </w:t>
      </w:r>
      <w:r w:rsidRPr="00F61435">
        <w:rPr>
          <w:sz w:val="18"/>
          <w:szCs w:val="18"/>
          <w:lang w:val="en-GB"/>
        </w:rPr>
        <w:t>—</w:t>
      </w:r>
      <w:r w:rsidRPr="00F61435">
        <w:rPr>
          <w:spacing w:val="-9"/>
          <w:sz w:val="18"/>
          <w:szCs w:val="18"/>
          <w:lang w:val="en-GB"/>
        </w:rPr>
        <w:t xml:space="preserve"> </w:t>
      </w:r>
      <w:r w:rsidRPr="00F61435">
        <w:rPr>
          <w:sz w:val="18"/>
          <w:szCs w:val="18"/>
          <w:lang w:val="en-GB"/>
        </w:rPr>
        <w:t>an</w:t>
      </w:r>
      <w:r w:rsidRPr="00F61435">
        <w:rPr>
          <w:spacing w:val="-9"/>
          <w:sz w:val="18"/>
          <w:szCs w:val="18"/>
          <w:lang w:val="en-GB"/>
        </w:rPr>
        <w:t xml:space="preserve"> </w:t>
      </w:r>
      <w:r w:rsidRPr="00F61435">
        <w:rPr>
          <w:sz w:val="18"/>
          <w:szCs w:val="18"/>
          <w:lang w:val="en-GB"/>
        </w:rPr>
        <w:t>open</w:t>
      </w:r>
      <w:r w:rsidRPr="00F61435">
        <w:rPr>
          <w:spacing w:val="-9"/>
          <w:sz w:val="18"/>
          <w:szCs w:val="18"/>
          <w:lang w:val="en-GB"/>
        </w:rPr>
        <w:t xml:space="preserve"> </w:t>
      </w:r>
      <w:r w:rsidRPr="00F61435">
        <w:rPr>
          <w:sz w:val="18"/>
          <w:szCs w:val="18"/>
          <w:lang w:val="en-GB"/>
        </w:rPr>
        <w:t>source</w:t>
      </w:r>
      <w:r w:rsidRPr="00F61435">
        <w:rPr>
          <w:spacing w:val="-9"/>
          <w:sz w:val="18"/>
          <w:szCs w:val="18"/>
          <w:lang w:val="en-GB"/>
        </w:rPr>
        <w:t xml:space="preserve"> </w:t>
      </w:r>
      <w:r w:rsidRPr="00F61435">
        <w:rPr>
          <w:sz w:val="18"/>
          <w:szCs w:val="18"/>
          <w:lang w:val="en-GB"/>
        </w:rPr>
        <w:t>lca</w:t>
      </w:r>
      <w:r w:rsidRPr="00F61435">
        <w:rPr>
          <w:spacing w:val="-9"/>
          <w:sz w:val="18"/>
          <w:szCs w:val="18"/>
          <w:lang w:val="en-GB"/>
        </w:rPr>
        <w:t xml:space="preserve"> </w:t>
      </w:r>
      <w:r w:rsidRPr="00F61435">
        <w:rPr>
          <w:sz w:val="18"/>
          <w:szCs w:val="18"/>
          <w:lang w:val="en-GB"/>
        </w:rPr>
        <w:t>software</w:t>
      </w:r>
      <w:r w:rsidRPr="00F61435">
        <w:rPr>
          <w:spacing w:val="-9"/>
          <w:sz w:val="18"/>
          <w:szCs w:val="18"/>
          <w:lang w:val="en-GB"/>
        </w:rPr>
        <w:t xml:space="preserve"> </w:t>
      </w:r>
      <w:r w:rsidRPr="00F61435">
        <w:rPr>
          <w:sz w:val="18"/>
          <w:szCs w:val="18"/>
          <w:lang w:val="en-GB"/>
        </w:rPr>
        <w:t>building</w:t>
      </w:r>
      <w:r w:rsidRPr="00F61435">
        <w:rPr>
          <w:spacing w:val="-9"/>
          <w:sz w:val="18"/>
          <w:szCs w:val="18"/>
          <w:lang w:val="en-GB"/>
        </w:rPr>
        <w:t xml:space="preserve"> </w:t>
      </w:r>
      <w:r w:rsidRPr="00F61435">
        <w:rPr>
          <w:sz w:val="18"/>
          <w:szCs w:val="18"/>
          <w:lang w:val="en-GB"/>
        </w:rPr>
        <w:t>on</w:t>
      </w:r>
      <w:r w:rsidRPr="00F61435">
        <w:rPr>
          <w:spacing w:val="-9"/>
          <w:sz w:val="18"/>
          <w:szCs w:val="18"/>
          <w:lang w:val="en-GB"/>
        </w:rPr>
        <w:t xml:space="preserve"> </w:t>
      </w:r>
      <w:r w:rsidRPr="00F61435">
        <w:rPr>
          <w:sz w:val="18"/>
          <w:szCs w:val="18"/>
          <w:lang w:val="en-GB"/>
        </w:rPr>
        <w:t>top</w:t>
      </w:r>
      <w:r w:rsidRPr="00F61435">
        <w:rPr>
          <w:spacing w:val="-9"/>
          <w:sz w:val="18"/>
          <w:szCs w:val="18"/>
          <w:lang w:val="en-GB"/>
        </w:rPr>
        <w:t xml:space="preserve"> </w:t>
      </w:r>
      <w:r w:rsidRPr="00F61435">
        <w:rPr>
          <w:sz w:val="18"/>
          <w:szCs w:val="18"/>
          <w:lang w:val="en-GB"/>
        </w:rPr>
        <w:t>of</w:t>
      </w:r>
      <w:r w:rsidRPr="00F61435">
        <w:rPr>
          <w:spacing w:val="-9"/>
          <w:sz w:val="18"/>
          <w:szCs w:val="18"/>
          <w:lang w:val="en-GB"/>
        </w:rPr>
        <w:t xml:space="preserve"> </w:t>
      </w:r>
      <w:r w:rsidRPr="00F61435">
        <w:rPr>
          <w:sz w:val="18"/>
          <w:szCs w:val="18"/>
          <w:lang w:val="en-GB"/>
        </w:rPr>
        <w:t>the</w:t>
      </w:r>
      <w:r w:rsidRPr="00F61435">
        <w:rPr>
          <w:spacing w:val="-9"/>
          <w:sz w:val="18"/>
          <w:szCs w:val="18"/>
          <w:lang w:val="en-GB"/>
        </w:rPr>
        <w:t xml:space="preserve"> </w:t>
      </w:r>
      <w:r w:rsidR="00834F9B" w:rsidRPr="00F61435">
        <w:rPr>
          <w:sz w:val="18"/>
          <w:szCs w:val="18"/>
          <w:lang w:val="en-GB"/>
        </w:rPr>
        <w:t>Brightway</w:t>
      </w:r>
      <w:r w:rsidRPr="00F61435">
        <w:rPr>
          <w:spacing w:val="40"/>
          <w:sz w:val="18"/>
          <w:szCs w:val="18"/>
          <w:lang w:val="en-GB"/>
        </w:rPr>
        <w:t xml:space="preserve"> </w:t>
      </w:r>
      <w:r w:rsidRPr="00F61435">
        <w:rPr>
          <w:sz w:val="18"/>
          <w:szCs w:val="18"/>
          <w:lang w:val="en-GB"/>
        </w:rPr>
        <w:t>framework.</w:t>
      </w:r>
      <w:r w:rsidRPr="00F61435">
        <w:rPr>
          <w:spacing w:val="40"/>
          <w:sz w:val="18"/>
          <w:szCs w:val="18"/>
          <w:lang w:val="en-GB"/>
        </w:rPr>
        <w:t xml:space="preserve"> </w:t>
      </w:r>
      <w:r w:rsidRPr="00F61435">
        <w:rPr>
          <w:sz w:val="18"/>
          <w:szCs w:val="18"/>
          <w:lang w:val="en-GB"/>
        </w:rPr>
        <w:t xml:space="preserve">Software Impacts URL: </w:t>
      </w:r>
      <w:hyperlink r:id="rId176">
        <w:r w:rsidRPr="00F61435">
          <w:rPr>
            <w:color w:val="2F4F4F"/>
            <w:w w:val="120"/>
            <w:sz w:val="18"/>
            <w:szCs w:val="18"/>
            <w:lang w:val="en-GB"/>
          </w:rPr>
          <w:t>http://doi.org/10.1016/j.</w:t>
        </w:r>
      </w:hyperlink>
      <w:hyperlink r:id="rId177">
        <w:r w:rsidRPr="00F61435">
          <w:rPr>
            <w:color w:val="2F4F4F"/>
            <w:sz w:val="18"/>
            <w:szCs w:val="18"/>
            <w:lang w:val="en-GB"/>
          </w:rPr>
          <w:t>simpa.2019.100012</w:t>
        </w:r>
      </w:hyperlink>
      <w:r w:rsidRPr="00F61435">
        <w:rPr>
          <w:sz w:val="18"/>
          <w:szCs w:val="18"/>
          <w:lang w:val="en-GB"/>
        </w:rPr>
        <w:t>,</w:t>
      </w:r>
      <w:r w:rsidRPr="00F61435">
        <w:rPr>
          <w:spacing w:val="76"/>
          <w:w w:val="150"/>
          <w:sz w:val="18"/>
          <w:szCs w:val="18"/>
          <w:lang w:val="en-GB"/>
        </w:rPr>
        <w:t xml:space="preserve">  </w:t>
      </w:r>
      <w:r w:rsidRPr="00F61435">
        <w:rPr>
          <w:sz w:val="18"/>
          <w:szCs w:val="18"/>
          <w:lang w:val="en-GB"/>
        </w:rPr>
        <w:t>doi:</w:t>
      </w:r>
      <w:hyperlink r:id="rId178">
        <w:r w:rsidRPr="00F61435">
          <w:rPr>
            <w:color w:val="2F4F4F"/>
            <w:sz w:val="18"/>
            <w:szCs w:val="18"/>
            <w:lang w:val="en-GB"/>
          </w:rPr>
          <w:t>10.1016/j.simpa.2019.100012</w:t>
        </w:r>
      </w:hyperlink>
      <w:r w:rsidRPr="00F61435">
        <w:rPr>
          <w:sz w:val="18"/>
          <w:szCs w:val="18"/>
          <w:lang w:val="en-GB"/>
        </w:rPr>
        <w:t>.</w:t>
      </w:r>
    </w:p>
    <w:p w14:paraId="17CF25A9" w14:textId="76F31586" w:rsidR="009C0070" w:rsidRPr="00F61435" w:rsidRDefault="00000000" w:rsidP="007714F2">
      <w:pPr>
        <w:spacing w:before="11" w:line="228" w:lineRule="auto"/>
        <w:ind w:left="233" w:right="311" w:hanging="200"/>
        <w:jc w:val="both"/>
        <w:rPr>
          <w:sz w:val="18"/>
          <w:szCs w:val="18"/>
          <w:lang w:val="en-GB"/>
        </w:rPr>
      </w:pPr>
      <w:r w:rsidRPr="00F61435">
        <w:rPr>
          <w:sz w:val="18"/>
          <w:szCs w:val="18"/>
          <w:lang w:val="en-GB"/>
        </w:rPr>
        <w:t>Su,</w:t>
      </w:r>
      <w:r w:rsidRPr="00F61435">
        <w:rPr>
          <w:spacing w:val="-10"/>
          <w:sz w:val="18"/>
          <w:szCs w:val="18"/>
          <w:lang w:val="en-GB"/>
        </w:rPr>
        <w:t xml:space="preserve"> </w:t>
      </w:r>
      <w:r w:rsidRPr="00F61435">
        <w:rPr>
          <w:sz w:val="18"/>
          <w:szCs w:val="18"/>
          <w:lang w:val="en-GB"/>
        </w:rPr>
        <w:t>D.</w:t>
      </w:r>
      <w:r w:rsidRPr="00F61435">
        <w:rPr>
          <w:spacing w:val="-10"/>
          <w:sz w:val="18"/>
          <w:szCs w:val="18"/>
          <w:lang w:val="en-GB"/>
        </w:rPr>
        <w:t xml:space="preserve"> </w:t>
      </w:r>
      <w:r w:rsidRPr="00F61435">
        <w:rPr>
          <w:sz w:val="18"/>
          <w:szCs w:val="18"/>
          <w:lang w:val="en-GB"/>
        </w:rPr>
        <w:t>(Ed.),</w:t>
      </w:r>
      <w:r w:rsidRPr="00F61435">
        <w:rPr>
          <w:spacing w:val="-10"/>
          <w:sz w:val="18"/>
          <w:szCs w:val="18"/>
          <w:lang w:val="en-GB"/>
        </w:rPr>
        <w:t xml:space="preserve"> </w:t>
      </w:r>
      <w:r w:rsidRPr="00F61435">
        <w:rPr>
          <w:sz w:val="18"/>
          <w:szCs w:val="18"/>
          <w:lang w:val="en-GB"/>
        </w:rPr>
        <w:t>2020.</w:t>
      </w:r>
      <w:r w:rsidRPr="00F61435">
        <w:rPr>
          <w:spacing w:val="6"/>
          <w:sz w:val="18"/>
          <w:szCs w:val="18"/>
          <w:lang w:val="en-GB"/>
        </w:rPr>
        <w:t xml:space="preserve"> </w:t>
      </w:r>
      <w:r w:rsidRPr="00F61435">
        <w:rPr>
          <w:sz w:val="18"/>
          <w:szCs w:val="18"/>
          <w:lang w:val="en-GB"/>
        </w:rPr>
        <w:t>Sustainable</w:t>
      </w:r>
      <w:r w:rsidRPr="00F61435">
        <w:rPr>
          <w:spacing w:val="-10"/>
          <w:sz w:val="18"/>
          <w:szCs w:val="18"/>
          <w:lang w:val="en-GB"/>
        </w:rPr>
        <w:t xml:space="preserve"> </w:t>
      </w:r>
      <w:r w:rsidRPr="00F61435">
        <w:rPr>
          <w:sz w:val="18"/>
          <w:szCs w:val="18"/>
          <w:lang w:val="en-GB"/>
        </w:rPr>
        <w:t>Product</w:t>
      </w:r>
      <w:r w:rsidRPr="00F61435">
        <w:rPr>
          <w:spacing w:val="-10"/>
          <w:sz w:val="18"/>
          <w:szCs w:val="18"/>
          <w:lang w:val="en-GB"/>
        </w:rPr>
        <w:t xml:space="preserve"> </w:t>
      </w:r>
      <w:r w:rsidRPr="00F61435">
        <w:rPr>
          <w:sz w:val="18"/>
          <w:szCs w:val="18"/>
          <w:lang w:val="en-GB"/>
        </w:rPr>
        <w:t>Development:</w:t>
      </w:r>
      <w:r w:rsidRPr="00F61435">
        <w:rPr>
          <w:spacing w:val="-10"/>
          <w:sz w:val="18"/>
          <w:szCs w:val="18"/>
          <w:lang w:val="en-GB"/>
        </w:rPr>
        <w:t xml:space="preserve"> </w:t>
      </w:r>
      <w:r w:rsidRPr="00F61435">
        <w:rPr>
          <w:sz w:val="18"/>
          <w:szCs w:val="18"/>
          <w:lang w:val="en-GB"/>
        </w:rPr>
        <w:t>Tools,</w:t>
      </w:r>
      <w:r w:rsidRPr="00F61435">
        <w:rPr>
          <w:spacing w:val="-10"/>
          <w:sz w:val="18"/>
          <w:szCs w:val="18"/>
          <w:lang w:val="en-GB"/>
        </w:rPr>
        <w:t xml:space="preserve"> </w:t>
      </w:r>
      <w:r w:rsidRPr="00F61435">
        <w:rPr>
          <w:sz w:val="18"/>
          <w:szCs w:val="18"/>
          <w:lang w:val="en-GB"/>
        </w:rPr>
        <w:t>Methods</w:t>
      </w:r>
      <w:r w:rsidRPr="00F61435">
        <w:rPr>
          <w:spacing w:val="-10"/>
          <w:sz w:val="18"/>
          <w:szCs w:val="18"/>
          <w:lang w:val="en-GB"/>
        </w:rPr>
        <w:t xml:space="preserve"> </w:t>
      </w:r>
      <w:r w:rsidRPr="00F61435">
        <w:rPr>
          <w:sz w:val="18"/>
          <w:szCs w:val="18"/>
          <w:lang w:val="en-GB"/>
        </w:rPr>
        <w:t>and</w:t>
      </w:r>
      <w:r w:rsidRPr="00F61435">
        <w:rPr>
          <w:w w:val="105"/>
          <w:sz w:val="18"/>
          <w:szCs w:val="18"/>
          <w:lang w:val="en-GB"/>
        </w:rPr>
        <w:t xml:space="preserve"> Examples.</w:t>
      </w:r>
      <w:r w:rsidRPr="00F61435">
        <w:rPr>
          <w:spacing w:val="12"/>
          <w:w w:val="105"/>
          <w:sz w:val="18"/>
          <w:szCs w:val="18"/>
          <w:lang w:val="en-GB"/>
        </w:rPr>
        <w:t xml:space="preserve"> </w:t>
      </w:r>
      <w:r w:rsidRPr="00F61435">
        <w:rPr>
          <w:w w:val="105"/>
          <w:sz w:val="18"/>
          <w:szCs w:val="18"/>
          <w:lang w:val="en-GB"/>
        </w:rPr>
        <w:t>Springer</w:t>
      </w:r>
      <w:r w:rsidRPr="00F61435">
        <w:rPr>
          <w:spacing w:val="-11"/>
          <w:w w:val="105"/>
          <w:sz w:val="18"/>
          <w:szCs w:val="18"/>
          <w:lang w:val="en-GB"/>
        </w:rPr>
        <w:t xml:space="preserve"> </w:t>
      </w:r>
      <w:r w:rsidRPr="00F61435">
        <w:rPr>
          <w:w w:val="105"/>
          <w:sz w:val="18"/>
          <w:szCs w:val="18"/>
          <w:lang w:val="en-GB"/>
        </w:rPr>
        <w:t>International</w:t>
      </w:r>
      <w:r w:rsidRPr="00F61435">
        <w:rPr>
          <w:spacing w:val="-10"/>
          <w:w w:val="105"/>
          <w:sz w:val="18"/>
          <w:szCs w:val="18"/>
          <w:lang w:val="en-GB"/>
        </w:rPr>
        <w:t xml:space="preserve"> </w:t>
      </w:r>
      <w:r w:rsidRPr="00F61435">
        <w:rPr>
          <w:w w:val="105"/>
          <w:sz w:val="18"/>
          <w:szCs w:val="18"/>
          <w:lang w:val="en-GB"/>
        </w:rPr>
        <w:t>Publishing.</w:t>
      </w:r>
      <w:r w:rsidRPr="00F61435">
        <w:rPr>
          <w:spacing w:val="14"/>
          <w:w w:val="105"/>
          <w:sz w:val="18"/>
          <w:szCs w:val="18"/>
          <w:lang w:val="en-GB"/>
        </w:rPr>
        <w:t xml:space="preserve"> </w:t>
      </w:r>
      <w:r w:rsidRPr="00F61435">
        <w:rPr>
          <w:w w:val="105"/>
          <w:sz w:val="18"/>
          <w:szCs w:val="18"/>
          <w:lang w:val="en-GB"/>
        </w:rPr>
        <w:t>URL:</w:t>
      </w:r>
      <w:r w:rsidRPr="00F61435">
        <w:rPr>
          <w:spacing w:val="-11"/>
          <w:w w:val="105"/>
          <w:sz w:val="18"/>
          <w:szCs w:val="18"/>
          <w:lang w:val="en-GB"/>
        </w:rPr>
        <w:t xml:space="preserve"> </w:t>
      </w:r>
      <w:hyperlink r:id="rId179">
        <w:r w:rsidRPr="00F61435">
          <w:rPr>
            <w:color w:val="2F4F4F"/>
            <w:w w:val="120"/>
            <w:sz w:val="18"/>
            <w:szCs w:val="18"/>
            <w:lang w:val="en-GB"/>
          </w:rPr>
          <w:t>http://doi.or</w:t>
        </w:r>
      </w:hyperlink>
      <w:r w:rsidRPr="00F61435">
        <w:rPr>
          <w:color w:val="2F4F4F"/>
          <w:w w:val="120"/>
          <w:sz w:val="18"/>
          <w:szCs w:val="18"/>
          <w:lang w:val="en-GB"/>
        </w:rPr>
        <w:t xml:space="preserve"> </w:t>
      </w:r>
      <w:hyperlink r:id="rId180">
        <w:r w:rsidRPr="00F61435">
          <w:rPr>
            <w:color w:val="2F4F4F"/>
            <w:w w:val="120"/>
            <w:sz w:val="18"/>
            <w:szCs w:val="18"/>
            <w:lang w:val="en-GB"/>
          </w:rPr>
          <w:t>g/10.1007/978-</w:t>
        </w:r>
        <w:r w:rsidRPr="00F61435">
          <w:rPr>
            <w:color w:val="2F4F4F"/>
            <w:w w:val="105"/>
            <w:sz w:val="18"/>
            <w:szCs w:val="18"/>
            <w:lang w:val="en-GB"/>
          </w:rPr>
          <w:t>3-030-39149-2</w:t>
        </w:r>
      </w:hyperlink>
      <w:r w:rsidRPr="00F61435">
        <w:rPr>
          <w:w w:val="105"/>
          <w:sz w:val="18"/>
          <w:szCs w:val="18"/>
          <w:lang w:val="en-GB"/>
        </w:rPr>
        <w:t>,</w:t>
      </w:r>
      <w:r w:rsidRPr="00F61435">
        <w:rPr>
          <w:spacing w:val="68"/>
          <w:w w:val="150"/>
          <w:sz w:val="18"/>
          <w:szCs w:val="18"/>
          <w:lang w:val="en-GB"/>
        </w:rPr>
        <w:t xml:space="preserve">   </w:t>
      </w:r>
      <w:r w:rsidRPr="00F61435">
        <w:rPr>
          <w:w w:val="105"/>
          <w:sz w:val="18"/>
          <w:szCs w:val="18"/>
          <w:lang w:val="en-GB"/>
        </w:rPr>
        <w:t>doi:</w:t>
      </w:r>
      <w:hyperlink r:id="rId181">
        <w:r w:rsidRPr="00F61435">
          <w:rPr>
            <w:color w:val="2F4F4F"/>
            <w:w w:val="105"/>
            <w:sz w:val="18"/>
            <w:szCs w:val="18"/>
            <w:lang w:val="en-GB"/>
          </w:rPr>
          <w:t>10.1007/978-3-030-</w:t>
        </w:r>
        <w:r w:rsidRPr="00F61435">
          <w:rPr>
            <w:color w:val="2F4F4F"/>
            <w:spacing w:val="-5"/>
            <w:w w:val="105"/>
            <w:sz w:val="18"/>
            <w:szCs w:val="18"/>
            <w:lang w:val="en-GB"/>
          </w:rPr>
          <w:t>391</w:t>
        </w:r>
      </w:hyperlink>
      <w:hyperlink r:id="rId182">
        <w:r w:rsidRPr="00F61435">
          <w:rPr>
            <w:color w:val="2F4F4F"/>
            <w:w w:val="110"/>
            <w:sz w:val="18"/>
            <w:szCs w:val="18"/>
            <w:lang w:val="en-GB"/>
          </w:rPr>
          <w:t>49-</w:t>
        </w:r>
        <w:r w:rsidRPr="00F61435">
          <w:rPr>
            <w:color w:val="2F4F4F"/>
            <w:spacing w:val="-5"/>
            <w:w w:val="110"/>
            <w:sz w:val="18"/>
            <w:szCs w:val="18"/>
            <w:lang w:val="en-GB"/>
          </w:rPr>
          <w:t>2</w:t>
        </w:r>
      </w:hyperlink>
      <w:r w:rsidRPr="00F61435">
        <w:rPr>
          <w:spacing w:val="-5"/>
          <w:w w:val="110"/>
          <w:sz w:val="18"/>
          <w:szCs w:val="18"/>
          <w:lang w:val="en-GB"/>
        </w:rPr>
        <w:t>.</w:t>
      </w:r>
    </w:p>
    <w:p w14:paraId="00E483A3" w14:textId="77777777" w:rsidR="009C0070" w:rsidRPr="00F61435" w:rsidRDefault="00000000">
      <w:pPr>
        <w:spacing w:before="7" w:line="232" w:lineRule="auto"/>
        <w:ind w:left="229" w:right="312" w:hanging="195"/>
        <w:jc w:val="both"/>
        <w:rPr>
          <w:sz w:val="18"/>
          <w:szCs w:val="18"/>
          <w:lang w:val="en-GB"/>
        </w:rPr>
      </w:pPr>
      <w:r w:rsidRPr="00F61435">
        <w:rPr>
          <w:spacing w:val="-2"/>
          <w:sz w:val="18"/>
          <w:szCs w:val="18"/>
          <w:lang w:val="en-GB"/>
        </w:rPr>
        <w:t>Swiss</w:t>
      </w:r>
      <w:r w:rsidRPr="00F61435">
        <w:rPr>
          <w:spacing w:val="-8"/>
          <w:sz w:val="18"/>
          <w:szCs w:val="18"/>
          <w:lang w:val="en-GB"/>
        </w:rPr>
        <w:t xml:space="preserve"> </w:t>
      </w:r>
      <w:r w:rsidRPr="00F61435">
        <w:rPr>
          <w:spacing w:val="-2"/>
          <w:sz w:val="18"/>
          <w:szCs w:val="18"/>
          <w:lang w:val="en-GB"/>
        </w:rPr>
        <w:t>Federal</w:t>
      </w:r>
      <w:r w:rsidRPr="00F61435">
        <w:rPr>
          <w:spacing w:val="-8"/>
          <w:sz w:val="18"/>
          <w:szCs w:val="18"/>
          <w:lang w:val="en-GB"/>
        </w:rPr>
        <w:t xml:space="preserve"> </w:t>
      </w:r>
      <w:r w:rsidRPr="00F61435">
        <w:rPr>
          <w:spacing w:val="-2"/>
          <w:sz w:val="18"/>
          <w:szCs w:val="18"/>
          <w:lang w:val="en-GB"/>
        </w:rPr>
        <w:t>Office</w:t>
      </w:r>
      <w:r w:rsidRPr="00F61435">
        <w:rPr>
          <w:spacing w:val="-8"/>
          <w:sz w:val="18"/>
          <w:szCs w:val="18"/>
          <w:lang w:val="en-GB"/>
        </w:rPr>
        <w:t xml:space="preserve"> </w:t>
      </w:r>
      <w:r w:rsidRPr="00F61435">
        <w:rPr>
          <w:spacing w:val="-2"/>
          <w:sz w:val="18"/>
          <w:szCs w:val="18"/>
          <w:lang w:val="en-GB"/>
        </w:rPr>
        <w:t>for</w:t>
      </w:r>
      <w:r w:rsidRPr="00F61435">
        <w:rPr>
          <w:spacing w:val="-8"/>
          <w:sz w:val="18"/>
          <w:szCs w:val="18"/>
          <w:lang w:val="en-GB"/>
        </w:rPr>
        <w:t xml:space="preserve"> </w:t>
      </w:r>
      <w:r w:rsidRPr="00F61435">
        <w:rPr>
          <w:spacing w:val="-2"/>
          <w:sz w:val="18"/>
          <w:szCs w:val="18"/>
          <w:lang w:val="en-GB"/>
        </w:rPr>
        <w:t>the</w:t>
      </w:r>
      <w:r w:rsidRPr="00F61435">
        <w:rPr>
          <w:spacing w:val="-8"/>
          <w:sz w:val="18"/>
          <w:szCs w:val="18"/>
          <w:lang w:val="en-GB"/>
        </w:rPr>
        <w:t xml:space="preserve"> </w:t>
      </w:r>
      <w:r w:rsidRPr="00F61435">
        <w:rPr>
          <w:spacing w:val="-2"/>
          <w:sz w:val="18"/>
          <w:szCs w:val="18"/>
          <w:lang w:val="en-GB"/>
        </w:rPr>
        <w:t>Environment</w:t>
      </w:r>
      <w:r w:rsidRPr="00F61435">
        <w:rPr>
          <w:spacing w:val="-8"/>
          <w:sz w:val="18"/>
          <w:szCs w:val="18"/>
          <w:lang w:val="en-GB"/>
        </w:rPr>
        <w:t xml:space="preserve"> </w:t>
      </w:r>
      <w:r w:rsidRPr="00F61435">
        <w:rPr>
          <w:spacing w:val="-2"/>
          <w:sz w:val="18"/>
          <w:szCs w:val="18"/>
          <w:lang w:val="en-GB"/>
        </w:rPr>
        <w:t>(FOEN),</w:t>
      </w:r>
      <w:r w:rsidRPr="00F61435">
        <w:rPr>
          <w:spacing w:val="-8"/>
          <w:sz w:val="18"/>
          <w:szCs w:val="18"/>
          <w:lang w:val="en-GB"/>
        </w:rPr>
        <w:t xml:space="preserve"> </w:t>
      </w:r>
      <w:r w:rsidRPr="00F61435">
        <w:rPr>
          <w:spacing w:val="-2"/>
          <w:sz w:val="18"/>
          <w:szCs w:val="18"/>
          <w:lang w:val="en-GB"/>
        </w:rPr>
        <w:t>2021.</w:t>
      </w:r>
      <w:r w:rsidRPr="00F61435">
        <w:rPr>
          <w:spacing w:val="-3"/>
          <w:sz w:val="18"/>
          <w:szCs w:val="18"/>
          <w:lang w:val="en-GB"/>
        </w:rPr>
        <w:t xml:space="preserve"> </w:t>
      </w:r>
      <w:r w:rsidRPr="00F61435">
        <w:rPr>
          <w:spacing w:val="-2"/>
          <w:sz w:val="18"/>
          <w:szCs w:val="18"/>
          <w:lang w:val="en-GB"/>
        </w:rPr>
        <w:t>Swiss</w:t>
      </w:r>
      <w:r w:rsidRPr="00F61435">
        <w:rPr>
          <w:spacing w:val="-8"/>
          <w:sz w:val="18"/>
          <w:szCs w:val="18"/>
          <w:lang w:val="en-GB"/>
        </w:rPr>
        <w:t xml:space="preserve"> </w:t>
      </w:r>
      <w:r w:rsidRPr="00F61435">
        <w:rPr>
          <w:spacing w:val="-2"/>
          <w:sz w:val="18"/>
          <w:szCs w:val="18"/>
          <w:lang w:val="en-GB"/>
        </w:rPr>
        <w:t>Eco-Factors</w:t>
      </w:r>
      <w:r w:rsidRPr="00F61435">
        <w:rPr>
          <w:spacing w:val="40"/>
          <w:sz w:val="18"/>
          <w:szCs w:val="18"/>
          <w:lang w:val="en-GB"/>
        </w:rPr>
        <w:t xml:space="preserve"> </w:t>
      </w:r>
      <w:r w:rsidRPr="00F61435">
        <w:rPr>
          <w:sz w:val="18"/>
          <w:szCs w:val="18"/>
          <w:lang w:val="en-GB"/>
        </w:rPr>
        <w:t>2021 according to the Ecological Scarcity Method: Methodological</w:t>
      </w:r>
      <w:r w:rsidRPr="00F61435">
        <w:rPr>
          <w:spacing w:val="40"/>
          <w:sz w:val="18"/>
          <w:szCs w:val="18"/>
          <w:lang w:val="en-GB"/>
        </w:rPr>
        <w:t xml:space="preserve"> </w:t>
      </w:r>
      <w:r w:rsidRPr="00F61435">
        <w:rPr>
          <w:sz w:val="18"/>
          <w:szCs w:val="18"/>
          <w:lang w:val="en-GB"/>
        </w:rPr>
        <w:t>fundamentals and their application in Switzerland.</w:t>
      </w:r>
      <w:r w:rsidRPr="00F61435">
        <w:rPr>
          <w:spacing w:val="35"/>
          <w:sz w:val="18"/>
          <w:szCs w:val="18"/>
          <w:lang w:val="en-GB"/>
        </w:rPr>
        <w:t xml:space="preserve"> </w:t>
      </w:r>
      <w:r w:rsidRPr="00F61435">
        <w:rPr>
          <w:sz w:val="18"/>
          <w:szCs w:val="18"/>
          <w:lang w:val="en-GB"/>
        </w:rPr>
        <w:t xml:space="preserve">URL: </w:t>
      </w:r>
      <w:hyperlink r:id="rId183">
        <w:r w:rsidRPr="00F61435">
          <w:rPr>
            <w:color w:val="2F4F4F"/>
            <w:sz w:val="18"/>
            <w:szCs w:val="18"/>
            <w:lang w:val="en-GB"/>
          </w:rPr>
          <w:t>https://ww</w:t>
        </w:r>
      </w:hyperlink>
      <w:r w:rsidRPr="00F61435">
        <w:rPr>
          <w:color w:val="2F4F4F"/>
          <w:spacing w:val="40"/>
          <w:sz w:val="18"/>
          <w:szCs w:val="18"/>
          <w:lang w:val="en-GB"/>
        </w:rPr>
        <w:t xml:space="preserve"> </w:t>
      </w:r>
      <w:hyperlink r:id="rId184">
        <w:r w:rsidRPr="00F61435">
          <w:rPr>
            <w:color w:val="2F4F4F"/>
            <w:spacing w:val="-2"/>
            <w:sz w:val="18"/>
            <w:szCs w:val="18"/>
            <w:lang w:val="en-GB"/>
          </w:rPr>
          <w:t>w.bafu.admin.ch/bafu/en/home/topics/economy-consumpti</w:t>
        </w:r>
      </w:hyperlink>
      <w:r w:rsidRPr="00F61435">
        <w:rPr>
          <w:color w:val="2F4F4F"/>
          <w:spacing w:val="40"/>
          <w:sz w:val="18"/>
          <w:szCs w:val="18"/>
          <w:lang w:val="en-GB"/>
        </w:rPr>
        <w:t xml:space="preserve"> </w:t>
      </w:r>
      <w:hyperlink r:id="rId185">
        <w:r w:rsidRPr="00F61435">
          <w:rPr>
            <w:color w:val="2F4F4F"/>
            <w:sz w:val="18"/>
            <w:szCs w:val="18"/>
            <w:lang w:val="en-GB"/>
          </w:rPr>
          <w:t>on/economy-and-consumption-</w:t>
        </w:r>
        <w:r w:rsidRPr="00F61435">
          <w:rPr>
            <w:color w:val="2F4F4F"/>
            <w:spacing w:val="-2"/>
            <w:sz w:val="18"/>
            <w:szCs w:val="18"/>
            <w:lang w:val="en-GB"/>
          </w:rPr>
          <w:t>publications/publications</w:t>
        </w:r>
      </w:hyperlink>
    </w:p>
    <w:p w14:paraId="599AC361" w14:textId="77777777" w:rsidR="009C0070" w:rsidRPr="00F61435" w:rsidRDefault="00000000">
      <w:pPr>
        <w:spacing w:line="204" w:lineRule="exact"/>
        <w:ind w:left="190"/>
        <w:rPr>
          <w:sz w:val="18"/>
          <w:szCs w:val="18"/>
          <w:lang w:val="en-GB"/>
        </w:rPr>
      </w:pPr>
      <w:hyperlink r:id="rId186">
        <w:r w:rsidRPr="00F61435">
          <w:rPr>
            <w:color w:val="2F4F4F"/>
            <w:sz w:val="18"/>
            <w:szCs w:val="18"/>
            <w:lang w:val="en-GB"/>
          </w:rPr>
          <w:t>-economy-and-consumption/eco-factors-</w:t>
        </w:r>
        <w:r w:rsidRPr="00F61435">
          <w:rPr>
            <w:color w:val="2F4F4F"/>
            <w:spacing w:val="-2"/>
            <w:sz w:val="18"/>
            <w:szCs w:val="18"/>
            <w:lang w:val="en-GB"/>
          </w:rPr>
          <w:t>switzerland.html</w:t>
        </w:r>
      </w:hyperlink>
      <w:r w:rsidRPr="00F61435">
        <w:rPr>
          <w:spacing w:val="-2"/>
          <w:sz w:val="18"/>
          <w:szCs w:val="18"/>
          <w:lang w:val="en-GB"/>
        </w:rPr>
        <w:t>.</w:t>
      </w:r>
    </w:p>
    <w:p w14:paraId="21463ECD" w14:textId="77777777" w:rsidR="009C0070" w:rsidRPr="00F61435" w:rsidRDefault="00000000">
      <w:pPr>
        <w:spacing w:before="3" w:line="237" w:lineRule="auto"/>
        <w:ind w:left="229" w:right="296" w:hanging="196"/>
        <w:jc w:val="both"/>
        <w:rPr>
          <w:sz w:val="18"/>
          <w:szCs w:val="18"/>
          <w:lang w:val="en-GB"/>
        </w:rPr>
      </w:pPr>
      <w:r w:rsidRPr="00F61435">
        <w:rPr>
          <w:sz w:val="18"/>
          <w:szCs w:val="18"/>
          <w:lang w:val="en-GB"/>
        </w:rPr>
        <w:t>Towa,</w:t>
      </w:r>
      <w:r w:rsidRPr="00F61435">
        <w:rPr>
          <w:spacing w:val="-3"/>
          <w:sz w:val="18"/>
          <w:szCs w:val="18"/>
          <w:lang w:val="en-GB"/>
        </w:rPr>
        <w:t xml:space="preserve"> </w:t>
      </w:r>
      <w:r w:rsidRPr="00F61435">
        <w:rPr>
          <w:sz w:val="18"/>
          <w:szCs w:val="18"/>
          <w:lang w:val="en-GB"/>
        </w:rPr>
        <w:t>E.,</w:t>
      </w:r>
      <w:r w:rsidRPr="00F61435">
        <w:rPr>
          <w:spacing w:val="-3"/>
          <w:sz w:val="18"/>
          <w:szCs w:val="18"/>
          <w:lang w:val="en-GB"/>
        </w:rPr>
        <w:t xml:space="preserve"> </w:t>
      </w:r>
      <w:r w:rsidRPr="00F61435">
        <w:rPr>
          <w:sz w:val="18"/>
          <w:szCs w:val="18"/>
          <w:lang w:val="en-GB"/>
        </w:rPr>
        <w:t>Zeller,</w:t>
      </w:r>
      <w:r w:rsidRPr="00F61435">
        <w:rPr>
          <w:spacing w:val="-3"/>
          <w:sz w:val="18"/>
          <w:szCs w:val="18"/>
          <w:lang w:val="en-GB"/>
        </w:rPr>
        <w:t xml:space="preserve"> </w:t>
      </w:r>
      <w:r w:rsidRPr="00F61435">
        <w:rPr>
          <w:sz w:val="18"/>
          <w:szCs w:val="18"/>
          <w:lang w:val="en-GB"/>
        </w:rPr>
        <w:t>V.,</w:t>
      </w:r>
      <w:r w:rsidRPr="00F61435">
        <w:rPr>
          <w:spacing w:val="-3"/>
          <w:sz w:val="18"/>
          <w:szCs w:val="18"/>
          <w:lang w:val="en-GB"/>
        </w:rPr>
        <w:t xml:space="preserve"> </w:t>
      </w:r>
      <w:r w:rsidRPr="00F61435">
        <w:rPr>
          <w:sz w:val="18"/>
          <w:szCs w:val="18"/>
          <w:lang w:val="en-GB"/>
        </w:rPr>
        <w:t>Achten,</w:t>
      </w:r>
      <w:r w:rsidRPr="00F61435">
        <w:rPr>
          <w:spacing w:val="-3"/>
          <w:sz w:val="18"/>
          <w:szCs w:val="18"/>
          <w:lang w:val="en-GB"/>
        </w:rPr>
        <w:t xml:space="preserve"> </w:t>
      </w:r>
      <w:r w:rsidRPr="00F61435">
        <w:rPr>
          <w:sz w:val="18"/>
          <w:szCs w:val="18"/>
          <w:lang w:val="en-GB"/>
        </w:rPr>
        <w:t>W.M.,</w:t>
      </w:r>
      <w:r w:rsidRPr="00F61435">
        <w:rPr>
          <w:spacing w:val="-3"/>
          <w:sz w:val="18"/>
          <w:szCs w:val="18"/>
          <w:lang w:val="en-GB"/>
        </w:rPr>
        <w:t xml:space="preserve"> </w:t>
      </w:r>
      <w:r w:rsidRPr="00F61435">
        <w:rPr>
          <w:sz w:val="18"/>
          <w:szCs w:val="18"/>
          <w:lang w:val="en-GB"/>
        </w:rPr>
        <w:t>2020.</w:t>
      </w:r>
      <w:r w:rsidRPr="00F61435">
        <w:rPr>
          <w:spacing w:val="27"/>
          <w:sz w:val="18"/>
          <w:szCs w:val="18"/>
          <w:lang w:val="en-GB"/>
        </w:rPr>
        <w:t xml:space="preserve"> </w:t>
      </w:r>
      <w:r w:rsidRPr="00F61435">
        <w:rPr>
          <w:sz w:val="18"/>
          <w:szCs w:val="18"/>
          <w:lang w:val="en-GB"/>
        </w:rPr>
        <w:t>Input-output</w:t>
      </w:r>
      <w:r w:rsidRPr="00F61435">
        <w:rPr>
          <w:spacing w:val="-3"/>
          <w:sz w:val="18"/>
          <w:szCs w:val="18"/>
          <w:lang w:val="en-GB"/>
        </w:rPr>
        <w:t xml:space="preserve"> </w:t>
      </w:r>
      <w:r w:rsidRPr="00F61435">
        <w:rPr>
          <w:sz w:val="18"/>
          <w:szCs w:val="18"/>
          <w:lang w:val="en-GB"/>
        </w:rPr>
        <w:t>models</w:t>
      </w:r>
      <w:r w:rsidRPr="00F61435">
        <w:rPr>
          <w:spacing w:val="-3"/>
          <w:sz w:val="18"/>
          <w:szCs w:val="18"/>
          <w:lang w:val="en-GB"/>
        </w:rPr>
        <w:t xml:space="preserve"> </w:t>
      </w:r>
      <w:r w:rsidRPr="00F61435">
        <w:rPr>
          <w:sz w:val="18"/>
          <w:szCs w:val="18"/>
          <w:lang w:val="en-GB"/>
        </w:rPr>
        <w:t>and</w:t>
      </w:r>
      <w:r w:rsidRPr="00F61435">
        <w:rPr>
          <w:spacing w:val="-3"/>
          <w:sz w:val="18"/>
          <w:szCs w:val="18"/>
          <w:lang w:val="en-GB"/>
        </w:rPr>
        <w:t xml:space="preserve"> </w:t>
      </w:r>
      <w:r w:rsidRPr="00F61435">
        <w:rPr>
          <w:sz w:val="18"/>
          <w:szCs w:val="18"/>
          <w:lang w:val="en-GB"/>
        </w:rPr>
        <w:t>waste</w:t>
      </w:r>
      <w:r w:rsidRPr="00F61435">
        <w:rPr>
          <w:spacing w:val="40"/>
          <w:sz w:val="18"/>
          <w:szCs w:val="18"/>
          <w:lang w:val="en-GB"/>
        </w:rPr>
        <w:t xml:space="preserve"> </w:t>
      </w:r>
      <w:r w:rsidRPr="00F61435">
        <w:rPr>
          <w:sz w:val="18"/>
          <w:szCs w:val="18"/>
          <w:lang w:val="en-GB"/>
        </w:rPr>
        <w:t>management</w:t>
      </w:r>
      <w:r w:rsidRPr="00F61435">
        <w:rPr>
          <w:spacing w:val="-10"/>
          <w:sz w:val="18"/>
          <w:szCs w:val="18"/>
          <w:lang w:val="en-GB"/>
        </w:rPr>
        <w:t xml:space="preserve"> </w:t>
      </w:r>
      <w:r w:rsidRPr="00F61435">
        <w:rPr>
          <w:sz w:val="18"/>
          <w:szCs w:val="18"/>
          <w:lang w:val="en-GB"/>
        </w:rPr>
        <w:t>analysis:</w:t>
      </w:r>
      <w:r w:rsidRPr="00F61435">
        <w:rPr>
          <w:spacing w:val="-10"/>
          <w:sz w:val="18"/>
          <w:szCs w:val="18"/>
          <w:lang w:val="en-GB"/>
        </w:rPr>
        <w:t xml:space="preserve"> </w:t>
      </w:r>
      <w:r w:rsidRPr="00F61435">
        <w:rPr>
          <w:sz w:val="18"/>
          <w:szCs w:val="18"/>
          <w:lang w:val="en-GB"/>
        </w:rPr>
        <w:t>A</w:t>
      </w:r>
      <w:r w:rsidRPr="00F61435">
        <w:rPr>
          <w:spacing w:val="-10"/>
          <w:sz w:val="18"/>
          <w:szCs w:val="18"/>
          <w:lang w:val="en-GB"/>
        </w:rPr>
        <w:t xml:space="preserve"> </w:t>
      </w:r>
      <w:r w:rsidRPr="00F61435">
        <w:rPr>
          <w:sz w:val="18"/>
          <w:szCs w:val="18"/>
          <w:lang w:val="en-GB"/>
        </w:rPr>
        <w:t>critical</w:t>
      </w:r>
      <w:r w:rsidRPr="00F61435">
        <w:rPr>
          <w:spacing w:val="-10"/>
          <w:sz w:val="18"/>
          <w:szCs w:val="18"/>
          <w:lang w:val="en-GB"/>
        </w:rPr>
        <w:t xml:space="preserve"> </w:t>
      </w:r>
      <w:r w:rsidRPr="00F61435">
        <w:rPr>
          <w:sz w:val="18"/>
          <w:szCs w:val="18"/>
          <w:lang w:val="en-GB"/>
        </w:rPr>
        <w:t>review.</w:t>
      </w:r>
      <w:r w:rsidRPr="00F61435">
        <w:rPr>
          <w:spacing w:val="-2"/>
          <w:sz w:val="18"/>
          <w:szCs w:val="18"/>
          <w:lang w:val="en-GB"/>
        </w:rPr>
        <w:t xml:space="preserve"> </w:t>
      </w:r>
      <w:r w:rsidRPr="00F61435">
        <w:rPr>
          <w:sz w:val="18"/>
          <w:szCs w:val="18"/>
          <w:lang w:val="en-GB"/>
        </w:rPr>
        <w:t>Journal</w:t>
      </w:r>
      <w:r w:rsidRPr="00F61435">
        <w:rPr>
          <w:spacing w:val="-10"/>
          <w:sz w:val="18"/>
          <w:szCs w:val="18"/>
          <w:lang w:val="en-GB"/>
        </w:rPr>
        <w:t xml:space="preserve"> </w:t>
      </w:r>
      <w:r w:rsidRPr="00F61435">
        <w:rPr>
          <w:sz w:val="18"/>
          <w:szCs w:val="18"/>
          <w:lang w:val="en-GB"/>
        </w:rPr>
        <w:t>of</w:t>
      </w:r>
      <w:r w:rsidRPr="00F61435">
        <w:rPr>
          <w:spacing w:val="-10"/>
          <w:sz w:val="18"/>
          <w:szCs w:val="18"/>
          <w:lang w:val="en-GB"/>
        </w:rPr>
        <w:t xml:space="preserve"> </w:t>
      </w:r>
      <w:r w:rsidRPr="00F61435">
        <w:rPr>
          <w:sz w:val="18"/>
          <w:szCs w:val="18"/>
          <w:lang w:val="en-GB"/>
        </w:rPr>
        <w:lastRenderedPageBreak/>
        <w:t>Cleaner</w:t>
      </w:r>
      <w:r w:rsidRPr="00F61435">
        <w:rPr>
          <w:spacing w:val="-10"/>
          <w:sz w:val="18"/>
          <w:szCs w:val="18"/>
          <w:lang w:val="en-GB"/>
        </w:rPr>
        <w:t xml:space="preserve"> </w:t>
      </w:r>
      <w:r w:rsidRPr="00F61435">
        <w:rPr>
          <w:sz w:val="18"/>
          <w:szCs w:val="18"/>
          <w:lang w:val="en-GB"/>
        </w:rPr>
        <w:t>Production</w:t>
      </w:r>
      <w:r w:rsidRPr="00F61435">
        <w:rPr>
          <w:spacing w:val="-10"/>
          <w:sz w:val="18"/>
          <w:szCs w:val="18"/>
          <w:lang w:val="en-GB"/>
        </w:rPr>
        <w:t xml:space="preserve"> </w:t>
      </w:r>
      <w:r w:rsidRPr="00F61435">
        <w:rPr>
          <w:sz w:val="18"/>
          <w:szCs w:val="18"/>
          <w:lang w:val="en-GB"/>
        </w:rPr>
        <w:t>,</w:t>
      </w:r>
      <w:r w:rsidRPr="00F61435">
        <w:rPr>
          <w:spacing w:val="40"/>
          <w:sz w:val="18"/>
          <w:szCs w:val="18"/>
          <w:lang w:val="en-GB"/>
        </w:rPr>
        <w:t xml:space="preserve"> </w:t>
      </w:r>
      <w:r w:rsidRPr="00F61435">
        <w:rPr>
          <w:sz w:val="18"/>
          <w:szCs w:val="18"/>
          <w:lang w:val="en-GB"/>
        </w:rPr>
        <w:t>119359URL:</w:t>
      </w:r>
      <w:r w:rsidRPr="00F61435">
        <w:rPr>
          <w:spacing w:val="-3"/>
          <w:sz w:val="18"/>
          <w:szCs w:val="18"/>
          <w:lang w:val="en-GB"/>
        </w:rPr>
        <w:t xml:space="preserve"> </w:t>
      </w:r>
      <w:hyperlink r:id="rId187">
        <w:r w:rsidRPr="00F61435">
          <w:rPr>
            <w:color w:val="2F4F4F"/>
            <w:w w:val="110"/>
            <w:sz w:val="18"/>
            <w:szCs w:val="18"/>
            <w:lang w:val="en-GB"/>
          </w:rPr>
          <w:t>http://doi.org/10.1016/j.jclepro.2019.119359</w:t>
        </w:r>
      </w:hyperlink>
      <w:r w:rsidRPr="00F61435">
        <w:rPr>
          <w:w w:val="110"/>
          <w:sz w:val="18"/>
          <w:szCs w:val="18"/>
          <w:lang w:val="en-GB"/>
        </w:rPr>
        <w:t xml:space="preserve">, </w:t>
      </w:r>
      <w:r w:rsidRPr="00F61435">
        <w:rPr>
          <w:spacing w:val="-2"/>
          <w:w w:val="110"/>
          <w:sz w:val="18"/>
          <w:szCs w:val="18"/>
          <w:lang w:val="en-GB"/>
        </w:rPr>
        <w:t>doi:</w:t>
      </w:r>
      <w:hyperlink r:id="rId188">
        <w:r w:rsidRPr="00F61435">
          <w:rPr>
            <w:color w:val="2F4F4F"/>
            <w:spacing w:val="-2"/>
            <w:w w:val="110"/>
            <w:sz w:val="18"/>
            <w:szCs w:val="18"/>
            <w:lang w:val="en-GB"/>
          </w:rPr>
          <w:t>10.1016/j.jclepro.2019.119359</w:t>
        </w:r>
      </w:hyperlink>
      <w:r w:rsidRPr="00F61435">
        <w:rPr>
          <w:spacing w:val="-2"/>
          <w:w w:val="110"/>
          <w:sz w:val="18"/>
          <w:szCs w:val="18"/>
          <w:lang w:val="en-GB"/>
        </w:rPr>
        <w:t>.</w:t>
      </w:r>
    </w:p>
    <w:p w14:paraId="1EE40642" w14:textId="77777777" w:rsidR="009C0070" w:rsidRPr="00F61435" w:rsidRDefault="00000000">
      <w:pPr>
        <w:spacing w:before="8" w:line="232" w:lineRule="auto"/>
        <w:ind w:left="233" w:right="310" w:hanging="200"/>
        <w:jc w:val="both"/>
        <w:rPr>
          <w:sz w:val="18"/>
          <w:szCs w:val="18"/>
          <w:lang w:val="en-GB"/>
        </w:rPr>
      </w:pPr>
      <w:r w:rsidRPr="00F61435">
        <w:rPr>
          <w:sz w:val="18"/>
          <w:szCs w:val="18"/>
          <w:lang w:val="en-GB"/>
        </w:rPr>
        <w:t>Vanham, D., Leip, A., Galli, A., Kastner, T., et al., 2019.</w:t>
      </w:r>
      <w:r w:rsidRPr="00F61435">
        <w:rPr>
          <w:spacing w:val="40"/>
          <w:sz w:val="18"/>
          <w:szCs w:val="18"/>
          <w:lang w:val="en-GB"/>
        </w:rPr>
        <w:t xml:space="preserve"> </w:t>
      </w:r>
      <w:r w:rsidRPr="00F61435">
        <w:rPr>
          <w:sz w:val="18"/>
          <w:szCs w:val="18"/>
          <w:lang w:val="en-GB"/>
        </w:rPr>
        <w:t>Environmental</w:t>
      </w:r>
      <w:r w:rsidRPr="00F61435">
        <w:rPr>
          <w:spacing w:val="40"/>
          <w:sz w:val="18"/>
          <w:szCs w:val="18"/>
          <w:lang w:val="en-GB"/>
        </w:rPr>
        <w:t xml:space="preserve"> </w:t>
      </w:r>
      <w:r w:rsidRPr="00F61435">
        <w:rPr>
          <w:sz w:val="18"/>
          <w:szCs w:val="18"/>
          <w:lang w:val="en-GB"/>
        </w:rPr>
        <w:t>footprint family to address local to planetary sustainability and deliver</w:t>
      </w:r>
      <w:r w:rsidRPr="00F61435">
        <w:rPr>
          <w:spacing w:val="40"/>
          <w:sz w:val="18"/>
          <w:szCs w:val="18"/>
          <w:lang w:val="en-GB"/>
        </w:rPr>
        <w:t xml:space="preserve"> </w:t>
      </w:r>
      <w:r w:rsidRPr="00F61435">
        <w:rPr>
          <w:sz w:val="18"/>
          <w:szCs w:val="18"/>
          <w:lang w:val="en-GB"/>
        </w:rPr>
        <w:t>on the SDGs.</w:t>
      </w:r>
      <w:r w:rsidRPr="00F61435">
        <w:rPr>
          <w:spacing w:val="29"/>
          <w:sz w:val="18"/>
          <w:szCs w:val="18"/>
          <w:lang w:val="en-GB"/>
        </w:rPr>
        <w:t xml:space="preserve"> </w:t>
      </w:r>
      <w:r w:rsidRPr="00F61435">
        <w:rPr>
          <w:sz w:val="18"/>
          <w:szCs w:val="18"/>
          <w:lang w:val="en-GB"/>
        </w:rPr>
        <w:t xml:space="preserve">Science of The Total Environment URL: </w:t>
      </w:r>
      <w:hyperlink r:id="rId189">
        <w:r w:rsidRPr="00F61435">
          <w:rPr>
            <w:color w:val="2F4F4F"/>
            <w:sz w:val="18"/>
            <w:szCs w:val="18"/>
            <w:lang w:val="en-GB"/>
          </w:rPr>
          <w:t>http://doi.or</w:t>
        </w:r>
      </w:hyperlink>
      <w:r w:rsidRPr="00F61435">
        <w:rPr>
          <w:color w:val="2F4F4F"/>
          <w:w w:val="115"/>
          <w:sz w:val="18"/>
          <w:szCs w:val="18"/>
          <w:lang w:val="en-GB"/>
        </w:rPr>
        <w:t xml:space="preserve"> </w:t>
      </w:r>
      <w:hyperlink r:id="rId190">
        <w:r w:rsidRPr="00F61435">
          <w:rPr>
            <w:color w:val="2F4F4F"/>
            <w:w w:val="115"/>
            <w:sz w:val="18"/>
            <w:szCs w:val="18"/>
            <w:lang w:val="en-GB"/>
          </w:rPr>
          <w:t>g/10.1016/j.scitotenv.2019.133642</w:t>
        </w:r>
      </w:hyperlink>
      <w:r w:rsidRPr="00F61435">
        <w:rPr>
          <w:w w:val="115"/>
          <w:sz w:val="18"/>
          <w:szCs w:val="18"/>
          <w:lang w:val="en-GB"/>
        </w:rPr>
        <w:t>,</w:t>
      </w:r>
      <w:r w:rsidRPr="00F61435">
        <w:rPr>
          <w:spacing w:val="-1"/>
          <w:w w:val="115"/>
          <w:sz w:val="18"/>
          <w:szCs w:val="18"/>
          <w:lang w:val="en-GB"/>
        </w:rPr>
        <w:t xml:space="preserve"> </w:t>
      </w:r>
      <w:r w:rsidRPr="00F61435">
        <w:rPr>
          <w:w w:val="115"/>
          <w:sz w:val="18"/>
          <w:szCs w:val="18"/>
          <w:lang w:val="en-GB"/>
        </w:rPr>
        <w:t>doi:</w:t>
      </w:r>
      <w:hyperlink r:id="rId191">
        <w:r w:rsidRPr="00F61435">
          <w:rPr>
            <w:color w:val="2F4F4F"/>
            <w:w w:val="115"/>
            <w:sz w:val="18"/>
            <w:szCs w:val="18"/>
            <w:lang w:val="en-GB"/>
          </w:rPr>
          <w:t>10.1016/j.scitot</w:t>
        </w:r>
      </w:hyperlink>
      <w:r w:rsidRPr="00F61435">
        <w:rPr>
          <w:color w:val="2F4F4F"/>
          <w:w w:val="115"/>
          <w:sz w:val="18"/>
          <w:szCs w:val="18"/>
          <w:lang w:val="en-GB"/>
        </w:rPr>
        <w:t xml:space="preserve"> </w:t>
      </w:r>
      <w:hyperlink r:id="rId192">
        <w:r w:rsidRPr="00F61435">
          <w:rPr>
            <w:color w:val="2F4F4F"/>
            <w:spacing w:val="-2"/>
            <w:w w:val="115"/>
            <w:sz w:val="18"/>
            <w:szCs w:val="18"/>
            <w:lang w:val="en-GB"/>
          </w:rPr>
          <w:t>env.2019.133642</w:t>
        </w:r>
      </w:hyperlink>
      <w:r w:rsidRPr="00F61435">
        <w:rPr>
          <w:spacing w:val="-2"/>
          <w:w w:val="115"/>
          <w:sz w:val="18"/>
          <w:szCs w:val="18"/>
          <w:lang w:val="en-GB"/>
        </w:rPr>
        <w:t>.</w:t>
      </w:r>
    </w:p>
    <w:p w14:paraId="2CD0C5E7" w14:textId="77777777" w:rsidR="009C0070" w:rsidRPr="00F61435" w:rsidRDefault="00000000">
      <w:pPr>
        <w:spacing w:before="10" w:line="235" w:lineRule="auto"/>
        <w:ind w:left="233" w:right="273" w:hanging="200"/>
        <w:jc w:val="both"/>
        <w:rPr>
          <w:sz w:val="18"/>
          <w:szCs w:val="18"/>
          <w:lang w:val="en-GB"/>
        </w:rPr>
      </w:pPr>
      <w:r w:rsidRPr="00F61435">
        <w:rPr>
          <w:sz w:val="18"/>
          <w:szCs w:val="18"/>
          <w:lang w:val="en-GB"/>
        </w:rPr>
        <w:t>Wackernagel, M., 1994.</w:t>
      </w:r>
      <w:r w:rsidRPr="00F61435">
        <w:rPr>
          <w:spacing w:val="40"/>
          <w:sz w:val="18"/>
          <w:szCs w:val="18"/>
          <w:lang w:val="en-GB"/>
        </w:rPr>
        <w:t xml:space="preserve"> </w:t>
      </w:r>
      <w:r w:rsidRPr="00F61435">
        <w:rPr>
          <w:sz w:val="18"/>
          <w:szCs w:val="18"/>
          <w:lang w:val="en-GB"/>
        </w:rPr>
        <w:t>Ecological footprint and appropriated carrying</w:t>
      </w:r>
      <w:r w:rsidRPr="00F61435">
        <w:rPr>
          <w:spacing w:val="40"/>
          <w:sz w:val="18"/>
          <w:szCs w:val="18"/>
          <w:lang w:val="en-GB"/>
        </w:rPr>
        <w:t xml:space="preserve"> </w:t>
      </w:r>
      <w:r w:rsidRPr="00F61435">
        <w:rPr>
          <w:sz w:val="18"/>
          <w:szCs w:val="18"/>
          <w:lang w:val="en-GB"/>
        </w:rPr>
        <w:t>capacity</w:t>
      </w:r>
      <w:r w:rsidRPr="00F61435">
        <w:rPr>
          <w:spacing w:val="32"/>
          <w:sz w:val="18"/>
          <w:szCs w:val="18"/>
          <w:lang w:val="en-GB"/>
        </w:rPr>
        <w:t xml:space="preserve"> </w:t>
      </w:r>
      <w:r w:rsidRPr="00F61435">
        <w:rPr>
          <w:sz w:val="18"/>
          <w:szCs w:val="18"/>
          <w:lang w:val="en-GB"/>
        </w:rPr>
        <w:t>:</w:t>
      </w:r>
      <w:r w:rsidRPr="00F61435">
        <w:rPr>
          <w:spacing w:val="32"/>
          <w:sz w:val="18"/>
          <w:szCs w:val="18"/>
          <w:lang w:val="en-GB"/>
        </w:rPr>
        <w:t xml:space="preserve"> </w:t>
      </w:r>
      <w:r w:rsidRPr="00F61435">
        <w:rPr>
          <w:sz w:val="18"/>
          <w:szCs w:val="18"/>
          <w:lang w:val="en-GB"/>
        </w:rPr>
        <w:t>a</w:t>
      </w:r>
      <w:r w:rsidRPr="00F61435">
        <w:rPr>
          <w:spacing w:val="32"/>
          <w:sz w:val="18"/>
          <w:szCs w:val="18"/>
          <w:lang w:val="en-GB"/>
        </w:rPr>
        <w:t xml:space="preserve"> </w:t>
      </w:r>
      <w:r w:rsidRPr="00F61435">
        <w:rPr>
          <w:sz w:val="18"/>
          <w:szCs w:val="18"/>
          <w:lang w:val="en-GB"/>
        </w:rPr>
        <w:t>tool</w:t>
      </w:r>
      <w:r w:rsidRPr="00F61435">
        <w:rPr>
          <w:spacing w:val="32"/>
          <w:sz w:val="18"/>
          <w:szCs w:val="18"/>
          <w:lang w:val="en-GB"/>
        </w:rPr>
        <w:t xml:space="preserve"> </w:t>
      </w:r>
      <w:r w:rsidRPr="00F61435">
        <w:rPr>
          <w:sz w:val="18"/>
          <w:szCs w:val="18"/>
          <w:lang w:val="en-GB"/>
        </w:rPr>
        <w:t>for</w:t>
      </w:r>
      <w:r w:rsidRPr="00F61435">
        <w:rPr>
          <w:spacing w:val="32"/>
          <w:sz w:val="18"/>
          <w:szCs w:val="18"/>
          <w:lang w:val="en-GB"/>
        </w:rPr>
        <w:t xml:space="preserve"> </w:t>
      </w:r>
      <w:r w:rsidRPr="00F61435">
        <w:rPr>
          <w:sz w:val="18"/>
          <w:szCs w:val="18"/>
          <w:lang w:val="en-GB"/>
        </w:rPr>
        <w:t>planning</w:t>
      </w:r>
      <w:r w:rsidRPr="00F61435">
        <w:rPr>
          <w:spacing w:val="32"/>
          <w:sz w:val="18"/>
          <w:szCs w:val="18"/>
          <w:lang w:val="en-GB"/>
        </w:rPr>
        <w:t xml:space="preserve"> </w:t>
      </w:r>
      <w:r w:rsidRPr="00F61435">
        <w:rPr>
          <w:sz w:val="18"/>
          <w:szCs w:val="18"/>
          <w:lang w:val="en-GB"/>
        </w:rPr>
        <w:t>toward</w:t>
      </w:r>
      <w:r w:rsidRPr="00F61435">
        <w:rPr>
          <w:spacing w:val="32"/>
          <w:sz w:val="18"/>
          <w:szCs w:val="18"/>
          <w:lang w:val="en-GB"/>
        </w:rPr>
        <w:t xml:space="preserve"> </w:t>
      </w:r>
      <w:r w:rsidRPr="00F61435">
        <w:rPr>
          <w:sz w:val="18"/>
          <w:szCs w:val="18"/>
          <w:lang w:val="en-GB"/>
        </w:rPr>
        <w:t>sustainability.</w:t>
      </w:r>
      <w:r w:rsidRPr="00F61435">
        <w:rPr>
          <w:spacing w:val="49"/>
          <w:sz w:val="18"/>
          <w:szCs w:val="18"/>
          <w:lang w:val="en-GB"/>
        </w:rPr>
        <w:t xml:space="preserve">  </w:t>
      </w:r>
      <w:r w:rsidRPr="00F61435">
        <w:rPr>
          <w:sz w:val="18"/>
          <w:szCs w:val="18"/>
          <w:lang w:val="en-GB"/>
        </w:rPr>
        <w:t>URL:</w:t>
      </w:r>
      <w:r w:rsidRPr="00F61435">
        <w:rPr>
          <w:spacing w:val="24"/>
          <w:w w:val="115"/>
          <w:sz w:val="18"/>
          <w:szCs w:val="18"/>
          <w:lang w:val="en-GB"/>
        </w:rPr>
        <w:t xml:space="preserve"> </w:t>
      </w:r>
      <w:hyperlink r:id="rId193">
        <w:r w:rsidRPr="00F61435">
          <w:rPr>
            <w:color w:val="2F4F4F"/>
            <w:spacing w:val="-4"/>
            <w:w w:val="115"/>
            <w:sz w:val="18"/>
            <w:szCs w:val="18"/>
            <w:lang w:val="en-GB"/>
          </w:rPr>
          <w:t>http:</w:t>
        </w:r>
      </w:hyperlink>
    </w:p>
    <w:p w14:paraId="60450409" w14:textId="77777777" w:rsidR="009C0070" w:rsidRPr="00F61435" w:rsidRDefault="00000000">
      <w:pPr>
        <w:spacing w:line="201" w:lineRule="exact"/>
        <w:ind w:left="224"/>
        <w:rPr>
          <w:sz w:val="18"/>
          <w:szCs w:val="18"/>
          <w:lang w:val="en-GB"/>
        </w:rPr>
      </w:pPr>
      <w:hyperlink r:id="rId194">
        <w:r w:rsidRPr="00F61435">
          <w:rPr>
            <w:color w:val="2F4F4F"/>
            <w:spacing w:val="8"/>
            <w:w w:val="115"/>
            <w:sz w:val="18"/>
            <w:szCs w:val="18"/>
            <w:lang w:val="en-GB"/>
          </w:rPr>
          <w:t>//doi.org/10.14288/1.0088048</w:t>
        </w:r>
      </w:hyperlink>
      <w:r w:rsidRPr="00F61435">
        <w:rPr>
          <w:spacing w:val="8"/>
          <w:w w:val="115"/>
          <w:sz w:val="18"/>
          <w:szCs w:val="18"/>
          <w:lang w:val="en-GB"/>
        </w:rPr>
        <w:t>,</w:t>
      </w:r>
      <w:r w:rsidRPr="00F61435">
        <w:rPr>
          <w:spacing w:val="7"/>
          <w:w w:val="120"/>
          <w:sz w:val="18"/>
          <w:szCs w:val="18"/>
          <w:lang w:val="en-GB"/>
        </w:rPr>
        <w:t xml:space="preserve"> </w:t>
      </w:r>
      <w:r w:rsidRPr="00F61435">
        <w:rPr>
          <w:spacing w:val="-2"/>
          <w:w w:val="120"/>
          <w:sz w:val="18"/>
          <w:szCs w:val="18"/>
          <w:lang w:val="en-GB"/>
        </w:rPr>
        <w:t>doi:</w:t>
      </w:r>
      <w:hyperlink r:id="rId195">
        <w:r w:rsidRPr="00F61435">
          <w:rPr>
            <w:color w:val="2F4F4F"/>
            <w:spacing w:val="-2"/>
            <w:w w:val="120"/>
            <w:sz w:val="18"/>
            <w:szCs w:val="18"/>
            <w:lang w:val="en-GB"/>
          </w:rPr>
          <w:t>10.14288/1.0088048</w:t>
        </w:r>
      </w:hyperlink>
      <w:r w:rsidRPr="00F61435">
        <w:rPr>
          <w:spacing w:val="-2"/>
          <w:w w:val="120"/>
          <w:sz w:val="18"/>
          <w:szCs w:val="18"/>
          <w:lang w:val="en-GB"/>
        </w:rPr>
        <w:t>.</w:t>
      </w:r>
    </w:p>
    <w:p w14:paraId="52B8B44C" w14:textId="77777777" w:rsidR="009C0070" w:rsidRPr="00F61435" w:rsidRDefault="00000000">
      <w:pPr>
        <w:spacing w:before="2"/>
        <w:ind w:left="233"/>
        <w:jc w:val="both"/>
        <w:rPr>
          <w:sz w:val="18"/>
          <w:szCs w:val="18"/>
          <w:lang w:val="en-GB"/>
        </w:rPr>
      </w:pPr>
      <w:r w:rsidRPr="00F61435">
        <w:rPr>
          <w:sz w:val="18"/>
          <w:szCs w:val="18"/>
          <w:lang w:val="en-GB"/>
        </w:rPr>
        <w:t>phD</w:t>
      </w:r>
      <w:r w:rsidRPr="00F61435">
        <w:rPr>
          <w:spacing w:val="1"/>
          <w:sz w:val="18"/>
          <w:szCs w:val="18"/>
          <w:lang w:val="en-GB"/>
        </w:rPr>
        <w:t xml:space="preserve"> </w:t>
      </w:r>
      <w:r w:rsidRPr="00F61435">
        <w:rPr>
          <w:spacing w:val="-2"/>
          <w:sz w:val="18"/>
          <w:szCs w:val="18"/>
          <w:lang w:val="en-GB"/>
        </w:rPr>
        <w:t>Thesis.</w:t>
      </w:r>
    </w:p>
    <w:p w14:paraId="12E99816" w14:textId="158D1BB7" w:rsidR="009C0070" w:rsidRPr="00F61435" w:rsidRDefault="00000000">
      <w:pPr>
        <w:spacing w:before="17" w:line="237" w:lineRule="auto"/>
        <w:ind w:left="233" w:right="287" w:hanging="200"/>
        <w:jc w:val="both"/>
        <w:rPr>
          <w:sz w:val="18"/>
          <w:szCs w:val="18"/>
          <w:lang w:val="en-GB"/>
        </w:rPr>
      </w:pPr>
      <w:r w:rsidRPr="00F61435">
        <w:rPr>
          <w:spacing w:val="-2"/>
          <w:sz w:val="18"/>
          <w:szCs w:val="18"/>
          <w:lang w:val="en-GB"/>
        </w:rPr>
        <w:t>Wernet,</w:t>
      </w:r>
      <w:r w:rsidRPr="00F61435">
        <w:rPr>
          <w:spacing w:val="-4"/>
          <w:sz w:val="18"/>
          <w:szCs w:val="18"/>
          <w:lang w:val="en-GB"/>
        </w:rPr>
        <w:t xml:space="preserve"> </w:t>
      </w:r>
      <w:r w:rsidRPr="00F61435">
        <w:rPr>
          <w:spacing w:val="-2"/>
          <w:sz w:val="18"/>
          <w:szCs w:val="18"/>
          <w:lang w:val="en-GB"/>
        </w:rPr>
        <w:t>G.,</w:t>
      </w:r>
      <w:r w:rsidRPr="00F61435">
        <w:rPr>
          <w:spacing w:val="-4"/>
          <w:sz w:val="18"/>
          <w:szCs w:val="18"/>
          <w:lang w:val="en-GB"/>
        </w:rPr>
        <w:t xml:space="preserve"> </w:t>
      </w:r>
      <w:r w:rsidRPr="00F61435">
        <w:rPr>
          <w:spacing w:val="-2"/>
          <w:sz w:val="18"/>
          <w:szCs w:val="18"/>
          <w:lang w:val="en-GB"/>
        </w:rPr>
        <w:t>Bauer,</w:t>
      </w:r>
      <w:r w:rsidRPr="00F61435">
        <w:rPr>
          <w:spacing w:val="-4"/>
          <w:sz w:val="18"/>
          <w:szCs w:val="18"/>
          <w:lang w:val="en-GB"/>
        </w:rPr>
        <w:t xml:space="preserve"> </w:t>
      </w:r>
      <w:r w:rsidRPr="00F61435">
        <w:rPr>
          <w:spacing w:val="-2"/>
          <w:sz w:val="18"/>
          <w:szCs w:val="18"/>
          <w:lang w:val="en-GB"/>
        </w:rPr>
        <w:t>C.,</w:t>
      </w:r>
      <w:r w:rsidRPr="00F61435">
        <w:rPr>
          <w:spacing w:val="-4"/>
          <w:sz w:val="18"/>
          <w:szCs w:val="18"/>
          <w:lang w:val="en-GB"/>
        </w:rPr>
        <w:t xml:space="preserve"> </w:t>
      </w:r>
      <w:r w:rsidRPr="00F61435">
        <w:rPr>
          <w:spacing w:val="-2"/>
          <w:sz w:val="18"/>
          <w:szCs w:val="18"/>
          <w:lang w:val="en-GB"/>
        </w:rPr>
        <w:t>Steubing,</w:t>
      </w:r>
      <w:r w:rsidRPr="00F61435">
        <w:rPr>
          <w:spacing w:val="-3"/>
          <w:sz w:val="18"/>
          <w:szCs w:val="18"/>
          <w:lang w:val="en-GB"/>
        </w:rPr>
        <w:t xml:space="preserve"> </w:t>
      </w:r>
      <w:r w:rsidRPr="00F61435">
        <w:rPr>
          <w:spacing w:val="-2"/>
          <w:sz w:val="18"/>
          <w:szCs w:val="18"/>
          <w:lang w:val="en-GB"/>
        </w:rPr>
        <w:t>B.,</w:t>
      </w:r>
      <w:r w:rsidRPr="00F61435">
        <w:rPr>
          <w:spacing w:val="-4"/>
          <w:sz w:val="18"/>
          <w:szCs w:val="18"/>
          <w:lang w:val="en-GB"/>
        </w:rPr>
        <w:t xml:space="preserve"> </w:t>
      </w:r>
      <w:r w:rsidRPr="00F61435">
        <w:rPr>
          <w:spacing w:val="-2"/>
          <w:sz w:val="18"/>
          <w:szCs w:val="18"/>
          <w:lang w:val="en-GB"/>
        </w:rPr>
        <w:t>Reinhard,</w:t>
      </w:r>
      <w:r w:rsidRPr="00F61435">
        <w:rPr>
          <w:spacing w:val="-4"/>
          <w:sz w:val="18"/>
          <w:szCs w:val="18"/>
          <w:lang w:val="en-GB"/>
        </w:rPr>
        <w:t xml:space="preserve"> </w:t>
      </w:r>
      <w:r w:rsidRPr="00F61435">
        <w:rPr>
          <w:spacing w:val="-2"/>
          <w:sz w:val="18"/>
          <w:szCs w:val="18"/>
          <w:lang w:val="en-GB"/>
        </w:rPr>
        <w:t>J.,</w:t>
      </w:r>
      <w:r w:rsidRPr="00F61435">
        <w:rPr>
          <w:spacing w:val="-4"/>
          <w:sz w:val="18"/>
          <w:szCs w:val="18"/>
          <w:lang w:val="en-GB"/>
        </w:rPr>
        <w:t xml:space="preserve"> </w:t>
      </w:r>
      <w:r w:rsidRPr="00F61435">
        <w:rPr>
          <w:spacing w:val="-2"/>
          <w:sz w:val="18"/>
          <w:szCs w:val="18"/>
          <w:lang w:val="en-GB"/>
        </w:rPr>
        <w:t>et</w:t>
      </w:r>
      <w:r w:rsidRPr="00F61435">
        <w:rPr>
          <w:spacing w:val="-4"/>
          <w:sz w:val="18"/>
          <w:szCs w:val="18"/>
          <w:lang w:val="en-GB"/>
        </w:rPr>
        <w:t xml:space="preserve"> </w:t>
      </w:r>
      <w:r w:rsidRPr="00F61435">
        <w:rPr>
          <w:spacing w:val="-2"/>
          <w:sz w:val="18"/>
          <w:szCs w:val="18"/>
          <w:lang w:val="en-GB"/>
        </w:rPr>
        <w:t>al.,</w:t>
      </w:r>
      <w:r w:rsidRPr="00F61435">
        <w:rPr>
          <w:spacing w:val="-3"/>
          <w:sz w:val="18"/>
          <w:szCs w:val="18"/>
          <w:lang w:val="en-GB"/>
        </w:rPr>
        <w:t xml:space="preserve"> </w:t>
      </w:r>
      <w:r w:rsidRPr="00F61435">
        <w:rPr>
          <w:spacing w:val="-2"/>
          <w:sz w:val="18"/>
          <w:szCs w:val="18"/>
          <w:lang w:val="en-GB"/>
        </w:rPr>
        <w:t>2016.</w:t>
      </w:r>
      <w:r w:rsidRPr="00F61435">
        <w:rPr>
          <w:spacing w:val="12"/>
          <w:sz w:val="18"/>
          <w:szCs w:val="18"/>
          <w:lang w:val="en-GB"/>
        </w:rPr>
        <w:t xml:space="preserve"> </w:t>
      </w:r>
      <w:r w:rsidRPr="00F61435">
        <w:rPr>
          <w:spacing w:val="-2"/>
          <w:sz w:val="18"/>
          <w:szCs w:val="18"/>
          <w:lang w:val="en-GB"/>
        </w:rPr>
        <w:t>The</w:t>
      </w:r>
      <w:r w:rsidRPr="00F61435">
        <w:rPr>
          <w:spacing w:val="-4"/>
          <w:sz w:val="18"/>
          <w:szCs w:val="18"/>
          <w:lang w:val="en-GB"/>
        </w:rPr>
        <w:t xml:space="preserve"> </w:t>
      </w:r>
      <w:r w:rsidRPr="00F61435">
        <w:rPr>
          <w:spacing w:val="-2"/>
          <w:sz w:val="18"/>
          <w:szCs w:val="18"/>
          <w:lang w:val="en-GB"/>
        </w:rPr>
        <w:t>ecoinvent</w:t>
      </w:r>
      <w:r w:rsidRPr="00F61435">
        <w:rPr>
          <w:w w:val="105"/>
          <w:sz w:val="18"/>
          <w:szCs w:val="18"/>
          <w:lang w:val="en-GB"/>
        </w:rPr>
        <w:t xml:space="preserve"> database</w:t>
      </w:r>
      <w:r w:rsidRPr="00F61435">
        <w:rPr>
          <w:spacing w:val="-9"/>
          <w:w w:val="105"/>
          <w:sz w:val="18"/>
          <w:szCs w:val="18"/>
          <w:lang w:val="en-GB"/>
        </w:rPr>
        <w:t xml:space="preserve"> </w:t>
      </w:r>
      <w:r w:rsidRPr="00F61435">
        <w:rPr>
          <w:w w:val="105"/>
          <w:sz w:val="18"/>
          <w:szCs w:val="18"/>
          <w:lang w:val="en-GB"/>
        </w:rPr>
        <w:t>version</w:t>
      </w:r>
      <w:r w:rsidRPr="00F61435">
        <w:rPr>
          <w:spacing w:val="-9"/>
          <w:w w:val="105"/>
          <w:sz w:val="18"/>
          <w:szCs w:val="18"/>
          <w:lang w:val="en-GB"/>
        </w:rPr>
        <w:t xml:space="preserve"> </w:t>
      </w:r>
      <w:r w:rsidRPr="00F61435">
        <w:rPr>
          <w:w w:val="105"/>
          <w:sz w:val="18"/>
          <w:szCs w:val="18"/>
          <w:lang w:val="en-GB"/>
        </w:rPr>
        <w:t>3</w:t>
      </w:r>
      <w:r w:rsidRPr="00F61435">
        <w:rPr>
          <w:spacing w:val="-9"/>
          <w:w w:val="105"/>
          <w:sz w:val="18"/>
          <w:szCs w:val="18"/>
          <w:lang w:val="en-GB"/>
        </w:rPr>
        <w:t xml:space="preserve"> </w:t>
      </w:r>
      <w:r w:rsidRPr="00F61435">
        <w:rPr>
          <w:w w:val="105"/>
          <w:sz w:val="18"/>
          <w:szCs w:val="18"/>
          <w:lang w:val="en-GB"/>
        </w:rPr>
        <w:t>(part</w:t>
      </w:r>
      <w:r w:rsidRPr="00F61435">
        <w:rPr>
          <w:spacing w:val="-9"/>
          <w:w w:val="105"/>
          <w:sz w:val="18"/>
          <w:szCs w:val="18"/>
          <w:lang w:val="en-GB"/>
        </w:rPr>
        <w:t xml:space="preserve"> </w:t>
      </w:r>
      <w:r w:rsidRPr="00F61435">
        <w:rPr>
          <w:w w:val="105"/>
          <w:sz w:val="18"/>
          <w:szCs w:val="18"/>
          <w:lang w:val="en-GB"/>
        </w:rPr>
        <w:t>i):</w:t>
      </w:r>
      <w:r w:rsidRPr="00F61435">
        <w:rPr>
          <w:spacing w:val="-9"/>
          <w:w w:val="105"/>
          <w:sz w:val="18"/>
          <w:szCs w:val="18"/>
          <w:lang w:val="en-GB"/>
        </w:rPr>
        <w:t xml:space="preserve"> </w:t>
      </w:r>
      <w:r w:rsidRPr="00F61435">
        <w:rPr>
          <w:w w:val="105"/>
          <w:sz w:val="18"/>
          <w:szCs w:val="18"/>
          <w:lang w:val="en-GB"/>
        </w:rPr>
        <w:t>overview</w:t>
      </w:r>
      <w:r w:rsidRPr="00F61435">
        <w:rPr>
          <w:spacing w:val="-9"/>
          <w:w w:val="105"/>
          <w:sz w:val="18"/>
          <w:szCs w:val="18"/>
          <w:lang w:val="en-GB"/>
        </w:rPr>
        <w:t xml:space="preserve"> </w:t>
      </w:r>
      <w:r w:rsidRPr="00F61435">
        <w:rPr>
          <w:w w:val="105"/>
          <w:sz w:val="18"/>
          <w:szCs w:val="18"/>
          <w:lang w:val="en-GB"/>
        </w:rPr>
        <w:t>and</w:t>
      </w:r>
      <w:r w:rsidRPr="00F61435">
        <w:rPr>
          <w:spacing w:val="-9"/>
          <w:w w:val="105"/>
          <w:sz w:val="18"/>
          <w:szCs w:val="18"/>
          <w:lang w:val="en-GB"/>
        </w:rPr>
        <w:t xml:space="preserve"> </w:t>
      </w:r>
      <w:r w:rsidRPr="00F61435">
        <w:rPr>
          <w:w w:val="105"/>
          <w:sz w:val="18"/>
          <w:szCs w:val="18"/>
          <w:lang w:val="en-GB"/>
        </w:rPr>
        <w:t>methodology.</w:t>
      </w:r>
      <w:r w:rsidRPr="00F61435">
        <w:rPr>
          <w:spacing w:val="24"/>
          <w:w w:val="105"/>
          <w:sz w:val="18"/>
          <w:szCs w:val="18"/>
          <w:lang w:val="en-GB"/>
        </w:rPr>
        <w:t xml:space="preserve"> </w:t>
      </w:r>
      <w:r w:rsidRPr="00F61435">
        <w:rPr>
          <w:w w:val="105"/>
          <w:sz w:val="18"/>
          <w:szCs w:val="18"/>
          <w:lang w:val="en-GB"/>
        </w:rPr>
        <w:t>The</w:t>
      </w:r>
      <w:r w:rsidRPr="00F61435">
        <w:rPr>
          <w:spacing w:val="-9"/>
          <w:w w:val="105"/>
          <w:sz w:val="18"/>
          <w:szCs w:val="18"/>
          <w:lang w:val="en-GB"/>
        </w:rPr>
        <w:t xml:space="preserve"> </w:t>
      </w:r>
      <w:r w:rsidRPr="00F61435">
        <w:rPr>
          <w:w w:val="105"/>
          <w:sz w:val="18"/>
          <w:szCs w:val="18"/>
          <w:lang w:val="en-GB"/>
        </w:rPr>
        <w:t xml:space="preserve">International Journal of Life Cycle Assessment URL: </w:t>
      </w:r>
      <w:hyperlink r:id="rId196">
        <w:r w:rsidRPr="00F61435">
          <w:rPr>
            <w:color w:val="2F4F4F"/>
            <w:w w:val="105"/>
            <w:sz w:val="18"/>
            <w:szCs w:val="18"/>
            <w:lang w:val="en-GB"/>
          </w:rPr>
          <w:t>http://doi.org/10.1</w:t>
        </w:r>
      </w:hyperlink>
      <w:r w:rsidRPr="00F61435">
        <w:rPr>
          <w:color w:val="2F4F4F"/>
          <w:w w:val="105"/>
          <w:sz w:val="18"/>
          <w:szCs w:val="18"/>
          <w:lang w:val="en-GB"/>
        </w:rPr>
        <w:t xml:space="preserve"> </w:t>
      </w:r>
      <w:hyperlink r:id="rId197">
        <w:r w:rsidRPr="00F61435">
          <w:rPr>
            <w:color w:val="2F4F4F"/>
            <w:w w:val="105"/>
            <w:sz w:val="18"/>
            <w:szCs w:val="18"/>
            <w:lang w:val="en-GB"/>
          </w:rPr>
          <w:t>007/s11367-016-1087-8</w:t>
        </w:r>
      </w:hyperlink>
      <w:r w:rsidRPr="00F61435">
        <w:rPr>
          <w:w w:val="105"/>
          <w:sz w:val="18"/>
          <w:szCs w:val="18"/>
          <w:lang w:val="en-GB"/>
        </w:rPr>
        <w:t>,</w:t>
      </w:r>
      <w:r w:rsidRPr="00F61435">
        <w:rPr>
          <w:spacing w:val="51"/>
          <w:w w:val="105"/>
          <w:sz w:val="18"/>
          <w:szCs w:val="18"/>
          <w:lang w:val="en-GB"/>
        </w:rPr>
        <w:t xml:space="preserve">  </w:t>
      </w:r>
      <w:r w:rsidRPr="00F61435">
        <w:rPr>
          <w:w w:val="105"/>
          <w:sz w:val="18"/>
          <w:szCs w:val="18"/>
          <w:lang w:val="en-GB"/>
        </w:rPr>
        <w:t>doi:</w:t>
      </w:r>
      <w:hyperlink r:id="rId198">
        <w:r w:rsidRPr="00F61435">
          <w:rPr>
            <w:color w:val="2F4F4F"/>
            <w:w w:val="105"/>
            <w:sz w:val="18"/>
            <w:szCs w:val="18"/>
            <w:lang w:val="en-GB"/>
          </w:rPr>
          <w:t>10.1007/s11367-016-1087-8</w:t>
        </w:r>
      </w:hyperlink>
      <w:r w:rsidRPr="00F61435">
        <w:rPr>
          <w:w w:val="105"/>
          <w:sz w:val="18"/>
          <w:szCs w:val="18"/>
          <w:lang w:val="en-GB"/>
        </w:rPr>
        <w:t>.</w:t>
      </w:r>
    </w:p>
    <w:p w14:paraId="267C3A9E" w14:textId="77777777" w:rsidR="009C0070" w:rsidRPr="00F61435" w:rsidRDefault="00000000">
      <w:pPr>
        <w:spacing w:before="5" w:line="237" w:lineRule="auto"/>
        <w:ind w:left="233" w:right="309" w:hanging="200"/>
        <w:jc w:val="both"/>
        <w:rPr>
          <w:sz w:val="18"/>
          <w:szCs w:val="18"/>
          <w:lang w:val="en-GB"/>
        </w:rPr>
      </w:pPr>
      <w:r w:rsidRPr="00F61435">
        <w:rPr>
          <w:sz w:val="18"/>
          <w:szCs w:val="18"/>
          <w:lang w:val="en-GB"/>
        </w:rPr>
        <w:t xml:space="preserve">Wiedmann, T.O., Schandl, H., Lenzen, </w:t>
      </w:r>
      <w:r w:rsidRPr="00F61435">
        <w:rPr>
          <w:w w:val="110"/>
          <w:sz w:val="18"/>
          <w:szCs w:val="18"/>
          <w:lang w:val="en-GB"/>
        </w:rPr>
        <w:t>M.,</w:t>
      </w:r>
      <w:r w:rsidRPr="00F61435">
        <w:rPr>
          <w:spacing w:val="-1"/>
          <w:w w:val="110"/>
          <w:sz w:val="18"/>
          <w:szCs w:val="18"/>
          <w:lang w:val="en-GB"/>
        </w:rPr>
        <w:t xml:space="preserve"> </w:t>
      </w:r>
      <w:r w:rsidRPr="00F61435">
        <w:rPr>
          <w:sz w:val="18"/>
          <w:szCs w:val="18"/>
          <w:lang w:val="en-GB"/>
        </w:rPr>
        <w:t xml:space="preserve">Moran, </w:t>
      </w:r>
      <w:r w:rsidRPr="00F61435">
        <w:rPr>
          <w:w w:val="110"/>
          <w:sz w:val="18"/>
          <w:szCs w:val="18"/>
          <w:lang w:val="en-GB"/>
        </w:rPr>
        <w:t>D.,</w:t>
      </w:r>
      <w:r w:rsidRPr="00F61435">
        <w:rPr>
          <w:spacing w:val="-1"/>
          <w:w w:val="110"/>
          <w:sz w:val="18"/>
          <w:szCs w:val="18"/>
          <w:lang w:val="en-GB"/>
        </w:rPr>
        <w:t xml:space="preserve"> </w:t>
      </w:r>
      <w:r w:rsidRPr="00F61435">
        <w:rPr>
          <w:w w:val="110"/>
          <w:sz w:val="18"/>
          <w:szCs w:val="18"/>
          <w:lang w:val="en-GB"/>
        </w:rPr>
        <w:t>et</w:t>
      </w:r>
      <w:r w:rsidRPr="00F61435">
        <w:rPr>
          <w:spacing w:val="-1"/>
          <w:w w:val="110"/>
          <w:sz w:val="18"/>
          <w:szCs w:val="18"/>
          <w:lang w:val="en-GB"/>
        </w:rPr>
        <w:t xml:space="preserve"> </w:t>
      </w:r>
      <w:r w:rsidRPr="00F61435">
        <w:rPr>
          <w:sz w:val="18"/>
          <w:szCs w:val="18"/>
          <w:lang w:val="en-GB"/>
        </w:rPr>
        <w:t>al., 2013.</w:t>
      </w:r>
      <w:r w:rsidRPr="00F61435">
        <w:rPr>
          <w:spacing w:val="40"/>
          <w:sz w:val="18"/>
          <w:szCs w:val="18"/>
          <w:lang w:val="en-GB"/>
        </w:rPr>
        <w:t xml:space="preserve"> </w:t>
      </w:r>
      <w:r w:rsidRPr="00F61435">
        <w:rPr>
          <w:sz w:val="18"/>
          <w:szCs w:val="18"/>
          <w:lang w:val="en-GB"/>
        </w:rPr>
        <w:t>The</w:t>
      </w:r>
      <w:r w:rsidRPr="00F61435">
        <w:rPr>
          <w:w w:val="110"/>
          <w:sz w:val="18"/>
          <w:szCs w:val="18"/>
          <w:lang w:val="en-GB"/>
        </w:rPr>
        <w:t xml:space="preserve"> material</w:t>
      </w:r>
      <w:r w:rsidRPr="00F61435">
        <w:rPr>
          <w:spacing w:val="-11"/>
          <w:w w:val="110"/>
          <w:sz w:val="18"/>
          <w:szCs w:val="18"/>
          <w:lang w:val="en-GB"/>
        </w:rPr>
        <w:t xml:space="preserve"> </w:t>
      </w:r>
      <w:r w:rsidRPr="00F61435">
        <w:rPr>
          <w:w w:val="110"/>
          <w:sz w:val="18"/>
          <w:szCs w:val="18"/>
          <w:lang w:val="en-GB"/>
        </w:rPr>
        <w:t>footprint</w:t>
      </w:r>
      <w:r w:rsidRPr="00F61435">
        <w:rPr>
          <w:spacing w:val="-11"/>
          <w:w w:val="110"/>
          <w:sz w:val="18"/>
          <w:szCs w:val="18"/>
          <w:lang w:val="en-GB"/>
        </w:rPr>
        <w:t xml:space="preserve"> </w:t>
      </w:r>
      <w:r w:rsidRPr="00F61435">
        <w:rPr>
          <w:sz w:val="18"/>
          <w:szCs w:val="18"/>
          <w:lang w:val="en-GB"/>
        </w:rPr>
        <w:t>of</w:t>
      </w:r>
      <w:r w:rsidRPr="00F61435">
        <w:rPr>
          <w:spacing w:val="-9"/>
          <w:sz w:val="18"/>
          <w:szCs w:val="18"/>
          <w:lang w:val="en-GB"/>
        </w:rPr>
        <w:t xml:space="preserve"> </w:t>
      </w:r>
      <w:r w:rsidRPr="00F61435">
        <w:rPr>
          <w:w w:val="110"/>
          <w:sz w:val="18"/>
          <w:szCs w:val="18"/>
          <w:lang w:val="en-GB"/>
        </w:rPr>
        <w:t>nations.</w:t>
      </w:r>
      <w:r w:rsidRPr="00F61435">
        <w:rPr>
          <w:spacing w:val="21"/>
          <w:w w:val="110"/>
          <w:sz w:val="18"/>
          <w:szCs w:val="18"/>
          <w:lang w:val="en-GB"/>
        </w:rPr>
        <w:t xml:space="preserve"> </w:t>
      </w:r>
      <w:r w:rsidRPr="00F61435">
        <w:rPr>
          <w:sz w:val="18"/>
          <w:szCs w:val="18"/>
          <w:lang w:val="en-GB"/>
        </w:rPr>
        <w:t>Proceedings</w:t>
      </w:r>
      <w:r w:rsidRPr="00F61435">
        <w:rPr>
          <w:spacing w:val="-8"/>
          <w:sz w:val="18"/>
          <w:szCs w:val="18"/>
          <w:lang w:val="en-GB"/>
        </w:rPr>
        <w:t xml:space="preserve"> </w:t>
      </w:r>
      <w:r w:rsidRPr="00F61435">
        <w:rPr>
          <w:sz w:val="18"/>
          <w:szCs w:val="18"/>
          <w:lang w:val="en-GB"/>
        </w:rPr>
        <w:t>of</w:t>
      </w:r>
      <w:r w:rsidRPr="00F61435">
        <w:rPr>
          <w:spacing w:val="-8"/>
          <w:sz w:val="18"/>
          <w:szCs w:val="18"/>
          <w:lang w:val="en-GB"/>
        </w:rPr>
        <w:t xml:space="preserve"> </w:t>
      </w:r>
      <w:r w:rsidRPr="00F61435">
        <w:rPr>
          <w:w w:val="110"/>
          <w:sz w:val="18"/>
          <w:szCs w:val="18"/>
          <w:lang w:val="en-GB"/>
        </w:rPr>
        <w:t>the</w:t>
      </w:r>
      <w:r w:rsidRPr="00F61435">
        <w:rPr>
          <w:spacing w:val="-11"/>
          <w:w w:val="110"/>
          <w:sz w:val="18"/>
          <w:szCs w:val="18"/>
          <w:lang w:val="en-GB"/>
        </w:rPr>
        <w:t xml:space="preserve"> </w:t>
      </w:r>
      <w:r w:rsidRPr="00F61435">
        <w:rPr>
          <w:w w:val="110"/>
          <w:sz w:val="18"/>
          <w:szCs w:val="18"/>
          <w:lang w:val="en-GB"/>
        </w:rPr>
        <w:t>National</w:t>
      </w:r>
      <w:r w:rsidRPr="00F61435">
        <w:rPr>
          <w:spacing w:val="-11"/>
          <w:w w:val="110"/>
          <w:sz w:val="18"/>
          <w:szCs w:val="18"/>
          <w:lang w:val="en-GB"/>
        </w:rPr>
        <w:t xml:space="preserve"> </w:t>
      </w:r>
      <w:r w:rsidRPr="00F61435">
        <w:rPr>
          <w:sz w:val="18"/>
          <w:szCs w:val="18"/>
          <w:lang w:val="en-GB"/>
        </w:rPr>
        <w:t>Academy</w:t>
      </w:r>
      <w:r w:rsidRPr="00F61435">
        <w:rPr>
          <w:spacing w:val="40"/>
          <w:sz w:val="18"/>
          <w:szCs w:val="18"/>
          <w:lang w:val="en-GB"/>
        </w:rPr>
        <w:t xml:space="preserve"> </w:t>
      </w:r>
      <w:r w:rsidRPr="00F61435">
        <w:rPr>
          <w:sz w:val="18"/>
          <w:szCs w:val="18"/>
          <w:lang w:val="en-GB"/>
        </w:rPr>
        <w:t xml:space="preserve">of Sciences </w:t>
      </w:r>
      <w:r w:rsidRPr="00F61435">
        <w:rPr>
          <w:w w:val="110"/>
          <w:sz w:val="18"/>
          <w:szCs w:val="18"/>
          <w:lang w:val="en-GB"/>
        </w:rPr>
        <w:t xml:space="preserve">, </w:t>
      </w:r>
      <w:r w:rsidRPr="00F61435">
        <w:rPr>
          <w:sz w:val="18"/>
          <w:szCs w:val="18"/>
          <w:lang w:val="en-GB"/>
        </w:rPr>
        <w:t xml:space="preserve">6271–6276URL: </w:t>
      </w:r>
      <w:hyperlink r:id="rId199">
        <w:r w:rsidRPr="00F61435">
          <w:rPr>
            <w:color w:val="2F4F4F"/>
            <w:w w:val="110"/>
            <w:sz w:val="18"/>
            <w:szCs w:val="18"/>
            <w:lang w:val="en-GB"/>
          </w:rPr>
          <w:t>http://doi.org/10.1073/pnas.122</w:t>
        </w:r>
      </w:hyperlink>
      <w:r w:rsidRPr="00F61435">
        <w:rPr>
          <w:color w:val="2F4F4F"/>
          <w:w w:val="110"/>
          <w:sz w:val="18"/>
          <w:szCs w:val="18"/>
          <w:lang w:val="en-GB"/>
        </w:rPr>
        <w:t xml:space="preserve"> </w:t>
      </w:r>
      <w:hyperlink r:id="rId200">
        <w:r w:rsidRPr="00F61435">
          <w:rPr>
            <w:color w:val="2F4F4F"/>
            <w:w w:val="110"/>
            <w:sz w:val="18"/>
            <w:szCs w:val="18"/>
            <w:lang w:val="en-GB"/>
          </w:rPr>
          <w:t>0362110</w:t>
        </w:r>
      </w:hyperlink>
      <w:r w:rsidRPr="00F61435">
        <w:rPr>
          <w:w w:val="110"/>
          <w:sz w:val="18"/>
          <w:szCs w:val="18"/>
          <w:lang w:val="en-GB"/>
        </w:rPr>
        <w:t>,</w:t>
      </w:r>
      <w:r w:rsidRPr="00F61435">
        <w:rPr>
          <w:spacing w:val="-7"/>
          <w:w w:val="110"/>
          <w:sz w:val="18"/>
          <w:szCs w:val="18"/>
          <w:lang w:val="en-GB"/>
        </w:rPr>
        <w:t xml:space="preserve"> </w:t>
      </w:r>
      <w:r w:rsidRPr="00F61435">
        <w:rPr>
          <w:w w:val="110"/>
          <w:sz w:val="18"/>
          <w:szCs w:val="18"/>
          <w:lang w:val="en-GB"/>
        </w:rPr>
        <w:t>doi:</w:t>
      </w:r>
      <w:hyperlink r:id="rId201">
        <w:r w:rsidRPr="00F61435">
          <w:rPr>
            <w:color w:val="2F4F4F"/>
            <w:w w:val="110"/>
            <w:sz w:val="18"/>
            <w:szCs w:val="18"/>
            <w:lang w:val="en-GB"/>
          </w:rPr>
          <w:t>10.1073/pnas.1220362110</w:t>
        </w:r>
      </w:hyperlink>
      <w:r w:rsidRPr="00F61435">
        <w:rPr>
          <w:w w:val="110"/>
          <w:sz w:val="18"/>
          <w:szCs w:val="18"/>
          <w:lang w:val="en-GB"/>
        </w:rPr>
        <w:t>.</w:t>
      </w:r>
    </w:p>
    <w:sectPr w:rsidR="009C0070" w:rsidRPr="00F61435" w:rsidSect="00FA48A2">
      <w:type w:val="continuous"/>
      <w:pgSz w:w="11910" w:h="15880"/>
      <w:pgMar w:top="1008" w:right="1008" w:bottom="1260" w:left="994" w:header="655" w:footer="5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468D5" w14:textId="77777777" w:rsidR="003407CD" w:rsidRDefault="003407CD">
      <w:r>
        <w:separator/>
      </w:r>
    </w:p>
  </w:endnote>
  <w:endnote w:type="continuationSeparator" w:id="0">
    <w:p w14:paraId="3B9546BE" w14:textId="77777777" w:rsidR="003407CD" w:rsidRDefault="00340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AD21" w14:textId="79AC83F4" w:rsidR="009C0070" w:rsidRDefault="00000000">
    <w:pPr>
      <w:pStyle w:val="BodyText"/>
      <w:spacing w:line="14" w:lineRule="auto"/>
    </w:pPr>
    <w:r>
      <w:rPr>
        <w:noProof/>
      </w:rPr>
      <mc:AlternateContent>
        <mc:Choice Requires="wps">
          <w:drawing>
            <wp:anchor distT="0" distB="0" distL="0" distR="0" simplePos="0" relativeHeight="251648512" behindDoc="1" locked="0" layoutInCell="1" allowOverlap="1" wp14:anchorId="74E52E98" wp14:editId="17397E19">
              <wp:simplePos x="0" y="0"/>
              <wp:positionH relativeFrom="page">
                <wp:posOffset>651600</wp:posOffset>
              </wp:positionH>
              <wp:positionV relativeFrom="page">
                <wp:posOffset>9575355</wp:posOffset>
              </wp:positionV>
              <wp:extent cx="625729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9" y="0"/>
                            </a:lnTo>
                          </a:path>
                        </a:pathLst>
                      </a:custGeom>
                      <a:ln w="25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04EE1F" id="Graphic 4" o:spid="_x0000_s1026" style="position:absolute;margin-left:51.3pt;margin-top:753.95pt;width:492.7pt;height:.1pt;z-index:-251667968;visibility:visible;mso-wrap-style:square;mso-wrap-distance-left:0;mso-wrap-distance-top:0;mso-wrap-distance-right:0;mso-wrap-distance-bottom:0;mso-position-horizontal:absolute;mso-position-horizontal-relative:page;mso-position-vertical:absolute;mso-position-vertical-relative:page;v-text-anchor:top" coordsize="625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" path="m,l6256799,e" filled="f" strokeweight=".07028mm">
              <v:path arrowok="t"/>
              <w10:wrap anchorx="page" anchory="page"/>
            </v:shape>
          </w:pict>
        </mc:Fallback>
      </mc:AlternateContent>
    </w:r>
    <w:r>
      <w:rPr>
        <w:noProof/>
      </w:rPr>
      <mc:AlternateContent>
        <mc:Choice Requires="wps">
          <w:drawing>
            <wp:anchor distT="0" distB="0" distL="0" distR="0" simplePos="0" relativeHeight="251653632" behindDoc="1" locked="0" layoutInCell="1" allowOverlap="1" wp14:anchorId="41FBE089" wp14:editId="6A4F0DFE">
              <wp:simplePos x="0" y="0"/>
              <wp:positionH relativeFrom="page">
                <wp:posOffset>6278400</wp:posOffset>
              </wp:positionH>
              <wp:positionV relativeFrom="page">
                <wp:posOffset>9602632</wp:posOffset>
              </wp:positionV>
              <wp:extent cx="646430" cy="1701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430" cy="170180"/>
                      </a:xfrm>
                      <a:prstGeom prst="rect">
                        <a:avLst/>
                      </a:prstGeom>
                    </wps:spPr>
                    <wps:txbx>
                      <w:txbxContent>
                        <w:p w14:paraId="4FC042BA" w14:textId="77777777" w:rsidR="009C0070" w:rsidRDefault="00000000">
                          <w:pPr>
                            <w:pStyle w:val="BodyText"/>
                            <w:spacing w:before="11"/>
                            <w:ind w:left="20"/>
                          </w:pPr>
                          <w:r>
                            <w:t>Page</w:t>
                          </w:r>
                          <w:r>
                            <w:rPr>
                              <w:spacing w:val="-7"/>
                            </w:rPr>
                            <w:t xml:space="preserve"> </w:t>
                          </w:r>
                          <w:r>
                            <w:fldChar w:fldCharType="begin"/>
                          </w:r>
                          <w:r>
                            <w:instrText xml:space="preserve"> PAGE </w:instrText>
                          </w:r>
                          <w:r>
                            <w:fldChar w:fldCharType="separate"/>
                          </w:r>
                          <w:r>
                            <w:t>1</w:t>
                          </w:r>
                          <w:r>
                            <w:fldChar w:fldCharType="end"/>
                          </w:r>
                          <w:r>
                            <w:rPr>
                              <w:spacing w:val="-7"/>
                            </w:rPr>
                            <w:t xml:space="preserve"> </w:t>
                          </w:r>
                          <w:r>
                            <w:t>of</w:t>
                          </w:r>
                          <w:r>
                            <w:rPr>
                              <w:spacing w:val="-6"/>
                            </w:rPr>
                            <w:t xml:space="preserve"> </w:t>
                          </w:r>
                          <w:r>
                            <w:rPr>
                              <w:spacing w:val="-5"/>
                            </w:rPr>
                            <w:t>14</w:t>
                          </w:r>
                        </w:p>
                      </w:txbxContent>
                    </wps:txbx>
                    <wps:bodyPr wrap="square" lIns="0" tIns="0" rIns="0" bIns="0" rtlCol="0">
                      <a:noAutofit/>
                    </wps:bodyPr>
                  </wps:wsp>
                </a:graphicData>
              </a:graphic>
            </wp:anchor>
          </w:drawing>
        </mc:Choice>
        <mc:Fallback>
          <w:pict>
            <v:shapetype w14:anchorId="41FBE089" id="_x0000_t202" coordsize="21600,21600" o:spt="202" path="m,l,21600r21600,l21600,xe">
              <v:stroke joinstyle="miter"/>
              <v:path gradientshapeok="t" o:connecttype="rect"/>
            </v:shapetype>
            <v:shape id="Textbox 6" o:spid="_x0000_s1026" type="#_x0000_t202" style="position:absolute;left:0;text-align:left;margin-left:494.35pt;margin-top:756.1pt;width:50.9pt;height:13.4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" filled="f" stroked="f">
              <v:textbox inset="0,0,0,0">
                <w:txbxContent>
                  <w:p w14:paraId="4FC042BA" w14:textId="77777777" w:rsidR="009C0070" w:rsidRDefault="00000000">
                    <w:pPr>
                      <w:pStyle w:val="BodyText"/>
                      <w:spacing w:before="11"/>
                      <w:ind w:left="20"/>
                    </w:pPr>
                    <w:r>
                      <w:t>Page</w:t>
                    </w:r>
                    <w:r>
                      <w:rPr>
                        <w:spacing w:val="-7"/>
                      </w:rPr>
                      <w:t xml:space="preserve"> </w:t>
                    </w:r>
                    <w:r>
                      <w:fldChar w:fldCharType="begin"/>
                    </w:r>
                    <w:r>
                      <w:instrText xml:space="preserve"> PAGE </w:instrText>
                    </w:r>
                    <w:r>
                      <w:fldChar w:fldCharType="separate"/>
                    </w:r>
                    <w:r>
                      <w:t>1</w:t>
                    </w:r>
                    <w:r>
                      <w:fldChar w:fldCharType="end"/>
                    </w:r>
                    <w:r>
                      <w:rPr>
                        <w:spacing w:val="-7"/>
                      </w:rPr>
                      <w:t xml:space="preserve"> </w:t>
                    </w:r>
                    <w:r>
                      <w:t>of</w:t>
                    </w:r>
                    <w:r>
                      <w:rPr>
                        <w:spacing w:val="-6"/>
                      </w:rPr>
                      <w:t xml:space="preserve"> </w:t>
                    </w:r>
                    <w:r>
                      <w:rPr>
                        <w:spacing w:val="-5"/>
                      </w:rPr>
                      <w:t>14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2B231" w14:textId="366CD1D3" w:rsidR="009C0070" w:rsidRDefault="00000000">
    <w:pPr>
      <w:pStyle w:val="BodyText"/>
      <w:spacing w:line="14" w:lineRule="auto"/>
    </w:pPr>
    <w:r>
      <w:rPr>
        <w:noProof/>
      </w:rPr>
      <mc:AlternateContent>
        <mc:Choice Requires="wps">
          <w:drawing>
            <wp:anchor distT="0" distB="0" distL="0" distR="0" simplePos="0" relativeHeight="251676160" behindDoc="1" locked="0" layoutInCell="1" allowOverlap="1" wp14:anchorId="24EBBF72" wp14:editId="031C436C">
              <wp:simplePos x="0" y="0"/>
              <wp:positionH relativeFrom="page">
                <wp:posOffset>651600</wp:posOffset>
              </wp:positionH>
              <wp:positionV relativeFrom="page">
                <wp:posOffset>9575356</wp:posOffset>
              </wp:positionV>
              <wp:extent cx="625729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290" cy="1270"/>
                      </a:xfrm>
                      <a:custGeom>
                        <a:avLst/>
                        <a:gdLst/>
                        <a:ahLst/>
                        <a:cxnLst/>
                        <a:rect l="l" t="t" r="r" b="b"/>
                        <a:pathLst>
                          <a:path w="6257290">
                            <a:moveTo>
                              <a:pt x="0" y="0"/>
                            </a:moveTo>
                            <a:lnTo>
                              <a:pt x="6256799" y="0"/>
                            </a:lnTo>
                          </a:path>
                        </a:pathLst>
                      </a:custGeom>
                      <a:ln w="253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9CFBF4" id="Graphic 18" o:spid="_x0000_s1026" style="position:absolute;margin-left:51.3pt;margin-top:753.95pt;width:492.7pt;height:.1pt;z-index:-251640320;visibility:visible;mso-wrap-style:square;mso-wrap-distance-left:0;mso-wrap-distance-top:0;mso-wrap-distance-right:0;mso-wrap-distance-bottom:0;mso-position-horizontal:absolute;mso-position-horizontal-relative:page;mso-position-vertical:absolute;mso-position-vertical-relative:page;v-text-anchor:top" coordsize="6257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" path="m,l6256799,e" filled="f" strokeweight=".07028mm">
              <v:path arrowok="t"/>
              <w10:wrap anchorx="page" anchory="page"/>
            </v:shape>
          </w:pict>
        </mc:Fallback>
      </mc:AlternateContent>
    </w:r>
    <w:r>
      <w:rPr>
        <w:noProof/>
      </w:rPr>
      <mc:AlternateContent>
        <mc:Choice Requires="wps">
          <w:drawing>
            <wp:anchor distT="0" distB="0" distL="0" distR="0" simplePos="0" relativeHeight="251700736" behindDoc="1" locked="0" layoutInCell="1" allowOverlap="1" wp14:anchorId="508AADB9" wp14:editId="07BA6E7D">
              <wp:simplePos x="0" y="0"/>
              <wp:positionH relativeFrom="page">
                <wp:posOffset>6214739</wp:posOffset>
              </wp:positionH>
              <wp:positionV relativeFrom="page">
                <wp:posOffset>9571576</wp:posOffset>
              </wp:positionV>
              <wp:extent cx="709930" cy="1930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930" cy="193040"/>
                      </a:xfrm>
                      <a:prstGeom prst="rect">
                        <a:avLst/>
                      </a:prstGeom>
                    </wps:spPr>
                    <wps:txbx>
                      <w:txbxContent>
                        <w:p w14:paraId="5404C95B" w14:textId="77777777" w:rsidR="009C0070" w:rsidRDefault="00000000">
                          <w:pPr>
                            <w:spacing w:before="58"/>
                            <w:ind w:left="20"/>
                            <w:rPr>
                              <w:rFonts w:ascii="Arial"/>
                              <w:sz w:val="18"/>
                            </w:rPr>
                          </w:pPr>
                          <w:r>
                            <w:rPr>
                              <w:rFonts w:ascii="Arial"/>
                              <w:spacing w:val="-2"/>
                              <w:sz w:val="18"/>
                            </w:rPr>
                            <w:t>Page</w:t>
                          </w:r>
                          <w:r>
                            <w:rPr>
                              <w:rFonts w:ascii="Arial"/>
                              <w:spacing w:val="-6"/>
                              <w:sz w:val="18"/>
                            </w:rPr>
                            <w:t xml:space="preserve"> </w:t>
                          </w:r>
                          <w:r>
                            <w:rPr>
                              <w:rFonts w:ascii="Arial"/>
                              <w:spacing w:val="-2"/>
                              <w:sz w:val="18"/>
                            </w:rPr>
                            <w:fldChar w:fldCharType="begin"/>
                          </w:r>
                          <w:r>
                            <w:rPr>
                              <w:rFonts w:ascii="Arial"/>
                              <w:spacing w:val="-2"/>
                              <w:sz w:val="18"/>
                            </w:rPr>
                            <w:instrText xml:space="preserve"> PAGE </w:instrText>
                          </w:r>
                          <w:r>
                            <w:rPr>
                              <w:rFonts w:ascii="Arial"/>
                              <w:spacing w:val="-2"/>
                              <w:sz w:val="18"/>
                            </w:rPr>
                            <w:fldChar w:fldCharType="separate"/>
                          </w:r>
                          <w:r>
                            <w:rPr>
                              <w:rFonts w:ascii="Arial"/>
                              <w:spacing w:val="-2"/>
                              <w:sz w:val="18"/>
                            </w:rPr>
                            <w:t>10</w:t>
                          </w:r>
                          <w:r>
                            <w:rPr>
                              <w:rFonts w:ascii="Arial"/>
                              <w:spacing w:val="-2"/>
                              <w:sz w:val="18"/>
                            </w:rPr>
                            <w:fldChar w:fldCharType="end"/>
                          </w:r>
                          <w:r>
                            <w:rPr>
                              <w:rFonts w:ascii="Arial"/>
                              <w:spacing w:val="-6"/>
                              <w:sz w:val="18"/>
                            </w:rPr>
                            <w:t xml:space="preserve"> </w:t>
                          </w:r>
                          <w:r>
                            <w:rPr>
                              <w:rFonts w:ascii="Arial"/>
                              <w:spacing w:val="-2"/>
                              <w:sz w:val="18"/>
                            </w:rPr>
                            <w:t>of</w:t>
                          </w:r>
                          <w:r>
                            <w:rPr>
                              <w:rFonts w:ascii="Arial"/>
                              <w:spacing w:val="-6"/>
                              <w:sz w:val="18"/>
                            </w:rPr>
                            <w:t xml:space="preserve"> </w:t>
                          </w:r>
                          <w:r>
                            <w:rPr>
                              <w:rFonts w:ascii="Arial"/>
                              <w:spacing w:val="-5"/>
                              <w:sz w:val="18"/>
                            </w:rPr>
                            <w:t>14</w:t>
                          </w:r>
                        </w:p>
                      </w:txbxContent>
                    </wps:txbx>
                    <wps:bodyPr wrap="square" lIns="0" tIns="0" rIns="0" bIns="0" rtlCol="0">
                      <a:noAutofit/>
                    </wps:bodyPr>
                  </wps:wsp>
                </a:graphicData>
              </a:graphic>
            </wp:anchor>
          </w:drawing>
        </mc:Choice>
        <mc:Fallback>
          <w:pict>
            <v:shapetype w14:anchorId="508AADB9" id="_x0000_t202" coordsize="21600,21600" o:spt="202" path="m,l,21600r21600,l21600,xe">
              <v:stroke joinstyle="miter"/>
              <v:path gradientshapeok="t" o:connecttype="rect"/>
            </v:shapetype>
            <v:shape id="Textbox 20" o:spid="_x0000_s1027" type="#_x0000_t202" style="position:absolute;left:0;text-align:left;margin-left:489.35pt;margin-top:753.65pt;width:55.9pt;height:15.2pt;z-index:-2516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" filled="f" stroked="f">
              <v:textbox inset="0,0,0,0">
                <w:txbxContent>
                  <w:p w14:paraId="5404C95B" w14:textId="77777777" w:rsidR="009C0070" w:rsidRDefault="00000000">
                    <w:pPr>
                      <w:spacing w:before="58"/>
                      <w:ind w:left="20"/>
                      <w:rPr>
                        <w:rFonts w:ascii="Arial"/>
                        <w:sz w:val="18"/>
                      </w:rPr>
                    </w:pPr>
                    <w:r>
                      <w:rPr>
                        <w:rFonts w:ascii="Arial"/>
                        <w:spacing w:val="-2"/>
                        <w:sz w:val="18"/>
                      </w:rPr>
                      <w:t>Page</w:t>
                    </w:r>
                    <w:r>
                      <w:rPr>
                        <w:rFonts w:ascii="Arial"/>
                        <w:spacing w:val="-6"/>
                        <w:sz w:val="18"/>
                      </w:rPr>
                      <w:t xml:space="preserve"> </w:t>
                    </w:r>
                    <w:r>
                      <w:rPr>
                        <w:rFonts w:ascii="Arial"/>
                        <w:spacing w:val="-2"/>
                        <w:sz w:val="18"/>
                      </w:rPr>
                      <w:fldChar w:fldCharType="begin"/>
                    </w:r>
                    <w:r>
                      <w:rPr>
                        <w:rFonts w:ascii="Arial"/>
                        <w:spacing w:val="-2"/>
                        <w:sz w:val="18"/>
                      </w:rPr>
                      <w:instrText xml:space="preserve"> PAGE </w:instrText>
                    </w:r>
                    <w:r>
                      <w:rPr>
                        <w:rFonts w:ascii="Arial"/>
                        <w:spacing w:val="-2"/>
                        <w:sz w:val="18"/>
                      </w:rPr>
                      <w:fldChar w:fldCharType="separate"/>
                    </w:r>
                    <w:r>
                      <w:rPr>
                        <w:rFonts w:ascii="Arial"/>
                        <w:spacing w:val="-2"/>
                        <w:sz w:val="18"/>
                      </w:rPr>
                      <w:t>10</w:t>
                    </w:r>
                    <w:r>
                      <w:rPr>
                        <w:rFonts w:ascii="Arial"/>
                        <w:spacing w:val="-2"/>
                        <w:sz w:val="18"/>
                      </w:rPr>
                      <w:fldChar w:fldCharType="end"/>
                    </w:r>
                    <w:r>
                      <w:rPr>
                        <w:rFonts w:ascii="Arial"/>
                        <w:spacing w:val="-6"/>
                        <w:sz w:val="18"/>
                      </w:rPr>
                      <w:t xml:space="preserve"> </w:t>
                    </w:r>
                    <w:r>
                      <w:rPr>
                        <w:rFonts w:ascii="Arial"/>
                        <w:spacing w:val="-2"/>
                        <w:sz w:val="18"/>
                      </w:rPr>
                      <w:t>of</w:t>
                    </w:r>
                    <w:r>
                      <w:rPr>
                        <w:rFonts w:ascii="Arial"/>
                        <w:spacing w:val="-6"/>
                        <w:sz w:val="18"/>
                      </w:rPr>
                      <w:t xml:space="preserve"> </w:t>
                    </w:r>
                    <w:r>
                      <w:rPr>
                        <w:rFonts w:ascii="Arial"/>
                        <w:spacing w:val="-5"/>
                        <w:sz w:val="18"/>
                      </w:rPr>
                      <w:t>14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4D43C" w14:textId="77777777" w:rsidR="003407CD" w:rsidRDefault="003407CD">
      <w:r>
        <w:separator/>
      </w:r>
    </w:p>
  </w:footnote>
  <w:footnote w:type="continuationSeparator" w:id="0">
    <w:p w14:paraId="1F21E17E" w14:textId="77777777" w:rsidR="003407CD" w:rsidRDefault="00340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567B" w14:textId="77777777" w:rsidR="009C0070" w:rsidRDefault="009C0070">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33F5A" w14:textId="28ED65F3" w:rsidR="009C0070" w:rsidRDefault="009C0070">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31D67"/>
    <w:multiLevelType w:val="multilevel"/>
    <w:tmpl w:val="52EEC6A6"/>
    <w:lvl w:ilvl="0">
      <w:start w:val="1"/>
      <w:numFmt w:val="decimal"/>
      <w:lvlText w:val="%1."/>
      <w:lvlJc w:val="left"/>
      <w:pPr>
        <w:ind w:left="4166" w:hanging="296"/>
      </w:pPr>
      <w:rPr>
        <w:rFonts w:ascii="Times New Roman" w:eastAsia="Times New Roman" w:hAnsi="Times New Roman" w:cs="Times New Roman" w:hint="default"/>
        <w:b/>
        <w:bCs/>
        <w:i w:val="0"/>
        <w:iCs w:val="0"/>
        <w:spacing w:val="0"/>
        <w:w w:val="97"/>
        <w:sz w:val="24"/>
        <w:szCs w:val="24"/>
        <w:lang w:val="en-US" w:eastAsia="en-US" w:bidi="ar-SA"/>
      </w:rPr>
    </w:lvl>
    <w:lvl w:ilvl="1">
      <w:start w:val="1"/>
      <w:numFmt w:val="decimal"/>
      <w:lvlText w:val="%1.%2."/>
      <w:lvlJc w:val="left"/>
      <w:pPr>
        <w:ind w:left="4302" w:hanging="432"/>
      </w:pPr>
      <w:rPr>
        <w:rFonts w:ascii="Times New Roman" w:eastAsia="Times New Roman" w:hAnsi="Times New Roman" w:cs="Times New Roman" w:hint="default"/>
        <w:b/>
        <w:bCs/>
        <w:i w:val="0"/>
        <w:iCs w:val="0"/>
        <w:spacing w:val="0"/>
        <w:w w:val="97"/>
        <w:sz w:val="22"/>
        <w:szCs w:val="22"/>
        <w:lang w:val="en-US" w:eastAsia="en-US" w:bidi="ar-SA"/>
      </w:rPr>
    </w:lvl>
    <w:lvl w:ilvl="2">
      <w:start w:val="1"/>
      <w:numFmt w:val="decimal"/>
      <w:lvlText w:val="%1.%2.%3."/>
      <w:lvlJc w:val="left"/>
      <w:pPr>
        <w:ind w:left="4415" w:hanging="553"/>
      </w:pPr>
      <w:rPr>
        <w:rFonts w:ascii="Times New Roman" w:eastAsia="Times New Roman" w:hAnsi="Times New Roman" w:cs="Times New Roman" w:hint="default"/>
        <w:b/>
        <w:bCs/>
        <w:i/>
        <w:iCs/>
        <w:spacing w:val="0"/>
        <w:w w:val="94"/>
        <w:sz w:val="21"/>
        <w:szCs w:val="21"/>
        <w:lang w:val="en-US" w:eastAsia="en-US" w:bidi="ar-SA"/>
      </w:rPr>
    </w:lvl>
    <w:lvl w:ilvl="3">
      <w:start w:val="1"/>
      <w:numFmt w:val="decimal"/>
      <w:lvlText w:val="%4."/>
      <w:lvlJc w:val="left"/>
      <w:pPr>
        <w:ind w:left="4369" w:hanging="237"/>
      </w:pPr>
      <w:rPr>
        <w:rFonts w:ascii="Times New Roman" w:eastAsia="Times New Roman" w:hAnsi="Times New Roman" w:cs="Times New Roman" w:hint="default"/>
        <w:b w:val="0"/>
        <w:bCs w:val="0"/>
        <w:i w:val="0"/>
        <w:iCs w:val="0"/>
        <w:spacing w:val="0"/>
        <w:w w:val="90"/>
        <w:sz w:val="20"/>
        <w:szCs w:val="20"/>
        <w:lang w:val="en-US" w:eastAsia="en-US" w:bidi="ar-SA"/>
      </w:rPr>
    </w:lvl>
    <w:lvl w:ilvl="4">
      <w:numFmt w:val="bullet"/>
      <w:lvlText w:val="•"/>
      <w:lvlJc w:val="left"/>
      <w:pPr>
        <w:ind w:left="4397" w:hanging="237"/>
      </w:pPr>
      <w:rPr>
        <w:rFonts w:hint="default"/>
        <w:lang w:val="en-US" w:eastAsia="en-US" w:bidi="ar-SA"/>
      </w:rPr>
    </w:lvl>
    <w:lvl w:ilvl="5">
      <w:numFmt w:val="bullet"/>
      <w:lvlText w:val="•"/>
      <w:lvlJc w:val="left"/>
      <w:pPr>
        <w:ind w:left="4417" w:hanging="237"/>
      </w:pPr>
      <w:rPr>
        <w:rFonts w:hint="default"/>
        <w:lang w:val="en-US" w:eastAsia="en-US" w:bidi="ar-SA"/>
      </w:rPr>
    </w:lvl>
    <w:lvl w:ilvl="6">
      <w:numFmt w:val="bullet"/>
      <w:lvlText w:val="•"/>
      <w:lvlJc w:val="left"/>
      <w:pPr>
        <w:ind w:left="4437" w:hanging="237"/>
      </w:pPr>
      <w:rPr>
        <w:rFonts w:hint="default"/>
        <w:lang w:val="en-US" w:eastAsia="en-US" w:bidi="ar-SA"/>
      </w:rPr>
    </w:lvl>
    <w:lvl w:ilvl="7">
      <w:numFmt w:val="bullet"/>
      <w:lvlText w:val="•"/>
      <w:lvlJc w:val="left"/>
      <w:pPr>
        <w:ind w:left="4212" w:hanging="237"/>
      </w:pPr>
      <w:rPr>
        <w:rFonts w:hint="default"/>
        <w:lang w:val="en-US" w:eastAsia="en-US" w:bidi="ar-SA"/>
      </w:rPr>
    </w:lvl>
    <w:lvl w:ilvl="8">
      <w:numFmt w:val="bullet"/>
      <w:lvlText w:val="•"/>
      <w:lvlJc w:val="left"/>
      <w:pPr>
        <w:ind w:left="3988" w:hanging="237"/>
      </w:pPr>
      <w:rPr>
        <w:rFonts w:hint="default"/>
        <w:lang w:val="en-US" w:eastAsia="en-US" w:bidi="ar-SA"/>
      </w:rPr>
    </w:lvl>
  </w:abstractNum>
  <w:abstractNum w:abstractNumId="1" w15:restartNumberingAfterBreak="0">
    <w:nsid w:val="2F562DE6"/>
    <w:multiLevelType w:val="hybridMultilevel"/>
    <w:tmpl w:val="216E03CC"/>
    <w:lvl w:ilvl="0" w:tplc="05A87F24">
      <w:numFmt w:val="bullet"/>
      <w:lvlText w:val="•"/>
      <w:lvlJc w:val="left"/>
      <w:pPr>
        <w:ind w:left="540"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FBBE3740">
      <w:numFmt w:val="bullet"/>
      <w:lvlText w:val="•"/>
      <w:lvlJc w:val="left"/>
      <w:pPr>
        <w:ind w:left="967" w:hanging="170"/>
      </w:pPr>
      <w:rPr>
        <w:rFonts w:hint="default"/>
        <w:lang w:val="en-US" w:eastAsia="en-US" w:bidi="ar-SA"/>
      </w:rPr>
    </w:lvl>
    <w:lvl w:ilvl="2" w:tplc="EBA49534">
      <w:numFmt w:val="bullet"/>
      <w:lvlText w:val="•"/>
      <w:lvlJc w:val="left"/>
      <w:pPr>
        <w:ind w:left="1395" w:hanging="170"/>
      </w:pPr>
      <w:rPr>
        <w:rFonts w:hint="default"/>
        <w:lang w:val="en-US" w:eastAsia="en-US" w:bidi="ar-SA"/>
      </w:rPr>
    </w:lvl>
    <w:lvl w:ilvl="3" w:tplc="766ECC76">
      <w:numFmt w:val="bullet"/>
      <w:lvlText w:val="•"/>
      <w:lvlJc w:val="left"/>
      <w:pPr>
        <w:ind w:left="1823" w:hanging="170"/>
      </w:pPr>
      <w:rPr>
        <w:rFonts w:hint="default"/>
        <w:lang w:val="en-US" w:eastAsia="en-US" w:bidi="ar-SA"/>
      </w:rPr>
    </w:lvl>
    <w:lvl w:ilvl="4" w:tplc="8322168C">
      <w:numFmt w:val="bullet"/>
      <w:lvlText w:val="•"/>
      <w:lvlJc w:val="left"/>
      <w:pPr>
        <w:ind w:left="2251" w:hanging="170"/>
      </w:pPr>
      <w:rPr>
        <w:rFonts w:hint="default"/>
        <w:lang w:val="en-US" w:eastAsia="en-US" w:bidi="ar-SA"/>
      </w:rPr>
    </w:lvl>
    <w:lvl w:ilvl="5" w:tplc="5184BC0E">
      <w:numFmt w:val="bullet"/>
      <w:lvlText w:val="•"/>
      <w:lvlJc w:val="left"/>
      <w:pPr>
        <w:ind w:left="2678" w:hanging="170"/>
      </w:pPr>
      <w:rPr>
        <w:rFonts w:hint="default"/>
        <w:lang w:val="en-US" w:eastAsia="en-US" w:bidi="ar-SA"/>
      </w:rPr>
    </w:lvl>
    <w:lvl w:ilvl="6" w:tplc="F844F3C0">
      <w:numFmt w:val="bullet"/>
      <w:lvlText w:val="•"/>
      <w:lvlJc w:val="left"/>
      <w:pPr>
        <w:ind w:left="3106" w:hanging="170"/>
      </w:pPr>
      <w:rPr>
        <w:rFonts w:hint="default"/>
        <w:lang w:val="en-US" w:eastAsia="en-US" w:bidi="ar-SA"/>
      </w:rPr>
    </w:lvl>
    <w:lvl w:ilvl="7" w:tplc="C7186D5E">
      <w:numFmt w:val="bullet"/>
      <w:lvlText w:val="•"/>
      <w:lvlJc w:val="left"/>
      <w:pPr>
        <w:ind w:left="3534" w:hanging="170"/>
      </w:pPr>
      <w:rPr>
        <w:rFonts w:hint="default"/>
        <w:lang w:val="en-US" w:eastAsia="en-US" w:bidi="ar-SA"/>
      </w:rPr>
    </w:lvl>
    <w:lvl w:ilvl="8" w:tplc="2376E280">
      <w:numFmt w:val="bullet"/>
      <w:lvlText w:val="•"/>
      <w:lvlJc w:val="left"/>
      <w:pPr>
        <w:ind w:left="3962" w:hanging="170"/>
      </w:pPr>
      <w:rPr>
        <w:rFonts w:hint="default"/>
        <w:lang w:val="en-US" w:eastAsia="en-US" w:bidi="ar-SA"/>
      </w:rPr>
    </w:lvl>
  </w:abstractNum>
  <w:abstractNum w:abstractNumId="2" w15:restartNumberingAfterBreak="0">
    <w:nsid w:val="3D4B3791"/>
    <w:multiLevelType w:val="hybridMultilevel"/>
    <w:tmpl w:val="FDECDF02"/>
    <w:lvl w:ilvl="0" w:tplc="DDF4849E">
      <w:start w:val="1"/>
      <w:numFmt w:val="decimal"/>
      <w:lvlText w:val="%1."/>
      <w:lvlJc w:val="left"/>
      <w:pPr>
        <w:ind w:left="548" w:hanging="237"/>
      </w:pPr>
      <w:rPr>
        <w:rFonts w:ascii="Times New Roman" w:eastAsia="Times New Roman" w:hAnsi="Times New Roman" w:cs="Times New Roman" w:hint="default"/>
        <w:b w:val="0"/>
        <w:bCs w:val="0"/>
        <w:i w:val="0"/>
        <w:iCs w:val="0"/>
        <w:spacing w:val="0"/>
        <w:w w:val="90"/>
        <w:sz w:val="20"/>
        <w:szCs w:val="20"/>
        <w:lang w:val="en-US" w:eastAsia="en-US" w:bidi="ar-SA"/>
      </w:rPr>
    </w:lvl>
    <w:lvl w:ilvl="1" w:tplc="24BCAED6">
      <w:numFmt w:val="bullet"/>
      <w:lvlText w:val="•"/>
      <w:lvlJc w:val="left"/>
      <w:pPr>
        <w:ind w:left="997" w:hanging="237"/>
      </w:pPr>
      <w:rPr>
        <w:rFonts w:hint="default"/>
        <w:lang w:val="en-US" w:eastAsia="en-US" w:bidi="ar-SA"/>
      </w:rPr>
    </w:lvl>
    <w:lvl w:ilvl="2" w:tplc="E982C788">
      <w:numFmt w:val="bullet"/>
      <w:lvlText w:val="•"/>
      <w:lvlJc w:val="left"/>
      <w:pPr>
        <w:ind w:left="1455" w:hanging="237"/>
      </w:pPr>
      <w:rPr>
        <w:rFonts w:hint="default"/>
        <w:lang w:val="en-US" w:eastAsia="en-US" w:bidi="ar-SA"/>
      </w:rPr>
    </w:lvl>
    <w:lvl w:ilvl="3" w:tplc="38CC502C">
      <w:numFmt w:val="bullet"/>
      <w:lvlText w:val="•"/>
      <w:lvlJc w:val="left"/>
      <w:pPr>
        <w:ind w:left="1912" w:hanging="237"/>
      </w:pPr>
      <w:rPr>
        <w:rFonts w:hint="default"/>
        <w:lang w:val="en-US" w:eastAsia="en-US" w:bidi="ar-SA"/>
      </w:rPr>
    </w:lvl>
    <w:lvl w:ilvl="4" w:tplc="FDF8A04A">
      <w:numFmt w:val="bullet"/>
      <w:lvlText w:val="•"/>
      <w:lvlJc w:val="left"/>
      <w:pPr>
        <w:ind w:left="2370" w:hanging="237"/>
      </w:pPr>
      <w:rPr>
        <w:rFonts w:hint="default"/>
        <w:lang w:val="en-US" w:eastAsia="en-US" w:bidi="ar-SA"/>
      </w:rPr>
    </w:lvl>
    <w:lvl w:ilvl="5" w:tplc="C2A6E9C6">
      <w:numFmt w:val="bullet"/>
      <w:lvlText w:val="•"/>
      <w:lvlJc w:val="left"/>
      <w:pPr>
        <w:ind w:left="2827" w:hanging="237"/>
      </w:pPr>
      <w:rPr>
        <w:rFonts w:hint="default"/>
        <w:lang w:val="en-US" w:eastAsia="en-US" w:bidi="ar-SA"/>
      </w:rPr>
    </w:lvl>
    <w:lvl w:ilvl="6" w:tplc="D8A27A90">
      <w:numFmt w:val="bullet"/>
      <w:lvlText w:val="•"/>
      <w:lvlJc w:val="left"/>
      <w:pPr>
        <w:ind w:left="3285" w:hanging="237"/>
      </w:pPr>
      <w:rPr>
        <w:rFonts w:hint="default"/>
        <w:lang w:val="en-US" w:eastAsia="en-US" w:bidi="ar-SA"/>
      </w:rPr>
    </w:lvl>
    <w:lvl w:ilvl="7" w:tplc="82F09428">
      <w:numFmt w:val="bullet"/>
      <w:lvlText w:val="•"/>
      <w:lvlJc w:val="left"/>
      <w:pPr>
        <w:ind w:left="3742" w:hanging="237"/>
      </w:pPr>
      <w:rPr>
        <w:rFonts w:hint="default"/>
        <w:lang w:val="en-US" w:eastAsia="en-US" w:bidi="ar-SA"/>
      </w:rPr>
    </w:lvl>
    <w:lvl w:ilvl="8" w:tplc="4E52093A">
      <w:numFmt w:val="bullet"/>
      <w:lvlText w:val="•"/>
      <w:lvlJc w:val="left"/>
      <w:pPr>
        <w:ind w:left="4200" w:hanging="237"/>
      </w:pPr>
      <w:rPr>
        <w:rFonts w:hint="default"/>
        <w:lang w:val="en-US" w:eastAsia="en-US" w:bidi="ar-SA"/>
      </w:rPr>
    </w:lvl>
  </w:abstractNum>
  <w:abstractNum w:abstractNumId="3" w15:restartNumberingAfterBreak="0">
    <w:nsid w:val="4E456E6F"/>
    <w:multiLevelType w:val="hybridMultilevel"/>
    <w:tmpl w:val="EC840238"/>
    <w:lvl w:ilvl="0" w:tplc="6778BCA4">
      <w:numFmt w:val="bullet"/>
      <w:lvlText w:val="•"/>
      <w:lvlJc w:val="left"/>
      <w:pPr>
        <w:ind w:left="526" w:hanging="164"/>
      </w:pPr>
      <w:rPr>
        <w:rFonts w:ascii="Times New Roman" w:eastAsia="Times New Roman" w:hAnsi="Times New Roman" w:cs="Times New Roman" w:hint="default"/>
        <w:b w:val="0"/>
        <w:bCs w:val="0"/>
        <w:i w:val="0"/>
        <w:iCs w:val="0"/>
        <w:spacing w:val="0"/>
        <w:w w:val="99"/>
        <w:sz w:val="20"/>
        <w:szCs w:val="20"/>
        <w:lang w:val="en-US" w:eastAsia="en-US" w:bidi="ar-SA"/>
      </w:rPr>
    </w:lvl>
    <w:lvl w:ilvl="1" w:tplc="568CBA0A">
      <w:numFmt w:val="bullet"/>
      <w:lvlText w:val="•"/>
      <w:lvlJc w:val="left"/>
      <w:pPr>
        <w:ind w:left="1488" w:hanging="164"/>
      </w:pPr>
      <w:rPr>
        <w:rFonts w:hint="default"/>
        <w:lang w:val="en-US" w:eastAsia="en-US" w:bidi="ar-SA"/>
      </w:rPr>
    </w:lvl>
    <w:lvl w:ilvl="2" w:tplc="84E83EAE">
      <w:numFmt w:val="bullet"/>
      <w:lvlText w:val="•"/>
      <w:lvlJc w:val="left"/>
      <w:pPr>
        <w:ind w:left="2457" w:hanging="164"/>
      </w:pPr>
      <w:rPr>
        <w:rFonts w:hint="default"/>
        <w:lang w:val="en-US" w:eastAsia="en-US" w:bidi="ar-SA"/>
      </w:rPr>
    </w:lvl>
    <w:lvl w:ilvl="3" w:tplc="1D0A61FC">
      <w:numFmt w:val="bullet"/>
      <w:lvlText w:val="•"/>
      <w:lvlJc w:val="left"/>
      <w:pPr>
        <w:ind w:left="3425" w:hanging="164"/>
      </w:pPr>
      <w:rPr>
        <w:rFonts w:hint="default"/>
        <w:lang w:val="en-US" w:eastAsia="en-US" w:bidi="ar-SA"/>
      </w:rPr>
    </w:lvl>
    <w:lvl w:ilvl="4" w:tplc="54C2E8EE">
      <w:numFmt w:val="bullet"/>
      <w:lvlText w:val="•"/>
      <w:lvlJc w:val="left"/>
      <w:pPr>
        <w:ind w:left="4394" w:hanging="164"/>
      </w:pPr>
      <w:rPr>
        <w:rFonts w:hint="default"/>
        <w:lang w:val="en-US" w:eastAsia="en-US" w:bidi="ar-SA"/>
      </w:rPr>
    </w:lvl>
    <w:lvl w:ilvl="5" w:tplc="879E252A">
      <w:numFmt w:val="bullet"/>
      <w:lvlText w:val="•"/>
      <w:lvlJc w:val="left"/>
      <w:pPr>
        <w:ind w:left="5362" w:hanging="164"/>
      </w:pPr>
      <w:rPr>
        <w:rFonts w:hint="default"/>
        <w:lang w:val="en-US" w:eastAsia="en-US" w:bidi="ar-SA"/>
      </w:rPr>
    </w:lvl>
    <w:lvl w:ilvl="6" w:tplc="01940C24">
      <w:numFmt w:val="bullet"/>
      <w:lvlText w:val="•"/>
      <w:lvlJc w:val="left"/>
      <w:pPr>
        <w:ind w:left="6331" w:hanging="164"/>
      </w:pPr>
      <w:rPr>
        <w:rFonts w:hint="default"/>
        <w:lang w:val="en-US" w:eastAsia="en-US" w:bidi="ar-SA"/>
      </w:rPr>
    </w:lvl>
    <w:lvl w:ilvl="7" w:tplc="34FC0498">
      <w:numFmt w:val="bullet"/>
      <w:lvlText w:val="•"/>
      <w:lvlJc w:val="left"/>
      <w:pPr>
        <w:ind w:left="7299" w:hanging="164"/>
      </w:pPr>
      <w:rPr>
        <w:rFonts w:hint="default"/>
        <w:lang w:val="en-US" w:eastAsia="en-US" w:bidi="ar-SA"/>
      </w:rPr>
    </w:lvl>
    <w:lvl w:ilvl="8" w:tplc="88EC5260">
      <w:numFmt w:val="bullet"/>
      <w:lvlText w:val="•"/>
      <w:lvlJc w:val="left"/>
      <w:pPr>
        <w:ind w:left="8268" w:hanging="164"/>
      </w:pPr>
      <w:rPr>
        <w:rFonts w:hint="default"/>
        <w:lang w:val="en-US" w:eastAsia="en-US" w:bidi="ar-SA"/>
      </w:rPr>
    </w:lvl>
  </w:abstractNum>
  <w:num w:numId="1" w16cid:durableId="468330708">
    <w:abstractNumId w:val="2"/>
  </w:num>
  <w:num w:numId="2" w16cid:durableId="561864764">
    <w:abstractNumId w:val="1"/>
  </w:num>
  <w:num w:numId="3" w16cid:durableId="392192436">
    <w:abstractNumId w:val="0"/>
  </w:num>
  <w:num w:numId="4" w16cid:durableId="52471244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anco Rocha, C.F. (Carlos Felipe)">
    <w15:presenceInfo w15:providerId="AD" w15:userId="S::blancorochacf@vuw.leidenuniv.nl::50ec03d3-08f5-4ce7-9cb4-48ea6afde9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0070"/>
    <w:rsid w:val="001266F1"/>
    <w:rsid w:val="00174CB9"/>
    <w:rsid w:val="00245E53"/>
    <w:rsid w:val="003407CD"/>
    <w:rsid w:val="004542D3"/>
    <w:rsid w:val="0050565A"/>
    <w:rsid w:val="007714F2"/>
    <w:rsid w:val="00834F9B"/>
    <w:rsid w:val="00840D2C"/>
    <w:rsid w:val="00876827"/>
    <w:rsid w:val="008D3193"/>
    <w:rsid w:val="00946176"/>
    <w:rsid w:val="009C0070"/>
    <w:rsid w:val="00AD074B"/>
    <w:rsid w:val="00BA44FC"/>
    <w:rsid w:val="00C33120"/>
    <w:rsid w:val="00E46CA3"/>
    <w:rsid w:val="00F61435"/>
    <w:rsid w:val="00FA48A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258CC"/>
  <w15:docId w15:val="{7DE90927-3248-4169-98D8-0B3D2695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rsid w:val="00E46CA3"/>
    <w:pPr>
      <w:spacing w:before="240" w:after="120"/>
      <w:ind w:left="29"/>
      <w:jc w:val="both"/>
      <w:outlineLvl w:val="0"/>
    </w:pPr>
    <w:rPr>
      <w:b/>
      <w:bCs/>
      <w:sz w:val="24"/>
      <w:szCs w:val="24"/>
    </w:rPr>
  </w:style>
  <w:style w:type="paragraph" w:styleId="Heading2">
    <w:name w:val="heading 2"/>
    <w:basedOn w:val="Normal"/>
    <w:uiPriority w:val="9"/>
    <w:unhideWhenUsed/>
    <w:qFormat/>
    <w:rsid w:val="008D3193"/>
    <w:pPr>
      <w:spacing w:before="82" w:after="120"/>
      <w:ind w:left="461" w:hanging="432"/>
      <w:jc w:val="both"/>
      <w:outlineLvl w:val="1"/>
    </w:pPr>
    <w:rPr>
      <w:b/>
      <w:bCs/>
    </w:rPr>
  </w:style>
  <w:style w:type="paragraph" w:styleId="Heading3">
    <w:name w:val="heading 3"/>
    <w:basedOn w:val="Normal"/>
    <w:uiPriority w:val="9"/>
    <w:unhideWhenUsed/>
    <w:qFormat/>
    <w:pPr>
      <w:ind w:left="585" w:hanging="551"/>
      <w:jc w:val="both"/>
      <w:outlineLvl w:val="2"/>
    </w:pPr>
    <w:rPr>
      <w:b/>
      <w:bCs/>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46CA3"/>
    <w:pPr>
      <w:spacing w:after="120"/>
      <w:jc w:val="both"/>
    </w:pPr>
    <w:rPr>
      <w:sz w:val="20"/>
      <w:szCs w:val="20"/>
    </w:rPr>
  </w:style>
  <w:style w:type="paragraph" w:styleId="ListParagraph">
    <w:name w:val="List Paragraph"/>
    <w:basedOn w:val="Normal"/>
    <w:uiPriority w:val="1"/>
    <w:qFormat/>
    <w:pPr>
      <w:ind w:left="530" w:hanging="235"/>
    </w:pPr>
  </w:style>
  <w:style w:type="paragraph" w:customStyle="1" w:styleId="TableParagraph">
    <w:name w:val="Table Paragraph"/>
    <w:basedOn w:val="Normal"/>
    <w:uiPriority w:val="1"/>
    <w:qFormat/>
    <w:pPr>
      <w:spacing w:before="16" w:line="183" w:lineRule="exact"/>
      <w:ind w:left="119"/>
    </w:pPr>
    <w:rPr>
      <w:rFonts w:ascii="Arial" w:eastAsia="Arial" w:hAnsi="Arial" w:cs="Arial"/>
    </w:rPr>
  </w:style>
  <w:style w:type="paragraph" w:styleId="Header">
    <w:name w:val="header"/>
    <w:basedOn w:val="Normal"/>
    <w:link w:val="HeaderChar"/>
    <w:uiPriority w:val="99"/>
    <w:unhideWhenUsed/>
    <w:rsid w:val="00C33120"/>
    <w:pPr>
      <w:tabs>
        <w:tab w:val="center" w:pos="4513"/>
        <w:tab w:val="right" w:pos="9026"/>
      </w:tabs>
    </w:pPr>
  </w:style>
  <w:style w:type="character" w:customStyle="1" w:styleId="HeaderChar">
    <w:name w:val="Header Char"/>
    <w:basedOn w:val="DefaultParagraphFont"/>
    <w:link w:val="Header"/>
    <w:uiPriority w:val="99"/>
    <w:rsid w:val="00C33120"/>
    <w:rPr>
      <w:rFonts w:ascii="Times New Roman" w:eastAsia="Times New Roman" w:hAnsi="Times New Roman" w:cs="Times New Roman"/>
    </w:rPr>
  </w:style>
  <w:style w:type="paragraph" w:styleId="Footer">
    <w:name w:val="footer"/>
    <w:basedOn w:val="Normal"/>
    <w:link w:val="FooterChar"/>
    <w:uiPriority w:val="99"/>
    <w:unhideWhenUsed/>
    <w:rsid w:val="00C33120"/>
    <w:pPr>
      <w:tabs>
        <w:tab w:val="center" w:pos="4513"/>
        <w:tab w:val="right" w:pos="9026"/>
      </w:tabs>
    </w:pPr>
  </w:style>
  <w:style w:type="character" w:customStyle="1" w:styleId="FooterChar">
    <w:name w:val="Footer Char"/>
    <w:basedOn w:val="DefaultParagraphFont"/>
    <w:link w:val="Footer"/>
    <w:uiPriority w:val="99"/>
    <w:rsid w:val="00C33120"/>
    <w:rPr>
      <w:rFonts w:ascii="Times New Roman" w:eastAsia="Times New Roman" w:hAnsi="Times New Roman" w:cs="Times New Roman"/>
    </w:rPr>
  </w:style>
  <w:style w:type="paragraph" w:styleId="Revision">
    <w:name w:val="Revision"/>
    <w:hidden/>
    <w:uiPriority w:val="99"/>
    <w:semiHidden/>
    <w:rsid w:val="007714F2"/>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doi.org/10.1016/j.ecolind.2013.05.024" TargetMode="External"/><Relationship Id="rId21" Type="http://schemas.openxmlformats.org/officeDocument/2006/relationships/hyperlink" Target="https://doi.org/10.2760/798894" TargetMode="External"/><Relationship Id="rId42" Type="http://schemas.openxmlformats.org/officeDocument/2006/relationships/hyperlink" Target="http://doi.org/10.1016/j.jclepro.2020.120968" TargetMode="External"/><Relationship Id="rId63" Type="http://schemas.openxmlformats.org/officeDocument/2006/relationships/hyperlink" Target="https://doi.org/10.1016/j.fuel.2023.127776" TargetMode="External"/><Relationship Id="rId84" Type="http://schemas.openxmlformats.org/officeDocument/2006/relationships/hyperlink" Target="http://dx.doi.org/10.1016/j.jclepro.2023.138018" TargetMode="External"/><Relationship Id="rId138" Type="http://schemas.openxmlformats.org/officeDocument/2006/relationships/hyperlink" Target="https://doi.org/10.21105/joss.00236" TargetMode="External"/><Relationship Id="rId159" Type="http://schemas.openxmlformats.org/officeDocument/2006/relationships/hyperlink" Target="https://premise.readthedocs.io/" TargetMode="External"/><Relationship Id="rId170" Type="http://schemas.openxmlformats.org/officeDocument/2006/relationships/hyperlink" Target="https://www.pbl.nl/en/publications/integrated-assessment-of-global-environmental-change-with-image-30-model-description-and-policy-applications" TargetMode="External"/><Relationship Id="rId191" Type="http://schemas.openxmlformats.org/officeDocument/2006/relationships/hyperlink" Target="http://dx.doi.org/10.1016/j.scitotenv.2019.133642" TargetMode="External"/><Relationship Id="rId107" Type="http://schemas.openxmlformats.org/officeDocument/2006/relationships/hyperlink" Target="https://doi.org/10.1007/s11367-016-1246-y" TargetMode="External"/><Relationship Id="rId11" Type="http://schemas.openxmlformats.org/officeDocument/2006/relationships/hyperlink" Target="https://zenodo.org/records/10925359" TargetMode="External"/><Relationship Id="rId32" Type="http://schemas.openxmlformats.org/officeDocument/2006/relationships/hyperlink" Target="http://dx.doi.org/10.1007/978-3-031-25577-9_6" TargetMode="External"/><Relationship Id="rId53" Type="http://schemas.openxmlformats.org/officeDocument/2006/relationships/hyperlink" Target="http://doi.org/10.1016/j.resconrec.2021.105678" TargetMode="External"/><Relationship Id="rId74" Type="http://schemas.openxmlformats.org/officeDocument/2006/relationships/hyperlink" Target="http://dx.doi.org/10.2873/725585" TargetMode="External"/><Relationship Id="rId128" Type="http://schemas.openxmlformats.org/officeDocument/2006/relationships/hyperlink" Target="http://dx.doi.org/10.1038/s41893-021-00811-6" TargetMode="External"/><Relationship Id="rId149" Type="http://schemas.openxmlformats.org/officeDocument/2006/relationships/hyperlink" Target="http://dx.doi.org/%7B10.1016/j.resconrec.2017.08.027%7D" TargetMode="External"/><Relationship Id="rId5" Type="http://schemas.openxmlformats.org/officeDocument/2006/relationships/footnotes" Target="footnotes.xml"/><Relationship Id="rId95" Type="http://schemas.openxmlformats.org/officeDocument/2006/relationships/hyperlink" Target="https://doi.org/10.1016/j.jclepro.2023.140140" TargetMode="External"/><Relationship Id="rId160" Type="http://schemas.openxmlformats.org/officeDocument/2006/relationships/hyperlink" Target="https://dx.doi.org/10.1002/chem.202002844" TargetMode="External"/><Relationship Id="rId181" Type="http://schemas.openxmlformats.org/officeDocument/2006/relationships/hyperlink" Target="http://dx.doi.org/10.1007/978-3-030-39149-2" TargetMode="External"/><Relationship Id="rId22" Type="http://schemas.openxmlformats.org/officeDocument/2006/relationships/hyperlink" Target="http://dx.doi.org/doi/10.2760/798894" TargetMode="External"/><Relationship Id="rId43" Type="http://schemas.openxmlformats.org/officeDocument/2006/relationships/hyperlink" Target="http://dx.doi.org/10.1016/j.jclepro.2020.120968" TargetMode="External"/><Relationship Id="rId64" Type="http://schemas.openxmlformats.org/officeDocument/2006/relationships/hyperlink" Target="http://dx.doi.org/10.1016/j.fuel.2023.127776" TargetMode="External"/><Relationship Id="rId118" Type="http://schemas.openxmlformats.org/officeDocument/2006/relationships/hyperlink" Target="http://dx.doi.org/10.1016/j.ecolind.2013.05.024" TargetMode="External"/><Relationship Id="rId139" Type="http://schemas.openxmlformats.org/officeDocument/2006/relationships/hyperlink" Target="http://dx.doi.org/10.21105/joss.00236" TargetMode="External"/><Relationship Id="rId85" Type="http://schemas.openxmlformats.org/officeDocument/2006/relationships/hyperlink" Target="https://www.universiteitleiden.nl/en/research/research-projects/science/cml-new-dutch-lca-guide" TargetMode="External"/><Relationship Id="rId150" Type="http://schemas.openxmlformats.org/officeDocument/2006/relationships/hyperlink" Target="https://dx.doi.org/10.1557/mrs.2012.57" TargetMode="External"/><Relationship Id="rId171" Type="http://schemas.openxmlformats.org/officeDocument/2006/relationships/hyperlink" Target="https://www.pbl.nl/en/publications/integrated-assessment-of-global-environmental-change-with-image-30-model-description-and-policy-applications" TargetMode="External"/><Relationship Id="rId192" Type="http://schemas.openxmlformats.org/officeDocument/2006/relationships/hyperlink" Target="http://dx.doi.org/10.1016/j.scitotenv.2019.133642" TargetMode="External"/><Relationship Id="rId12" Type="http://schemas.openxmlformats.org/officeDocument/2006/relationships/hyperlink" Target="https://www.github.com/Stew-McD/T-reX" TargetMode="External"/><Relationship Id="rId33" Type="http://schemas.openxmlformats.org/officeDocument/2006/relationships/hyperlink" Target="http://dx.doi.org/10.1007/978-3-031-25577-9_6" TargetMode="External"/><Relationship Id="rId108" Type="http://schemas.openxmlformats.org/officeDocument/2006/relationships/hyperlink" Target="http://dx.doi.org/10.1007/s11367-016-1246-y" TargetMode="External"/><Relationship Id="rId129" Type="http://schemas.openxmlformats.org/officeDocument/2006/relationships/hyperlink" Target="http://dx.doi.org/10.1038/s41893-021-00811-6" TargetMode="External"/><Relationship Id="rId54" Type="http://schemas.openxmlformats.org/officeDocument/2006/relationships/hyperlink" Target="http://dx.doi.org/10.1016/j.resconrec.2021.105678" TargetMode="External"/><Relationship Id="rId75" Type="http://schemas.openxmlformats.org/officeDocument/2006/relationships/hyperlink" Target="https://ecoinvent.org/wp-content/uploads/2023/11/Change-Report-v3.10.pdf" TargetMode="External"/><Relationship Id="rId96" Type="http://schemas.openxmlformats.org/officeDocument/2006/relationships/hyperlink" Target="https://doi.org/10.1016/j.jclepro.2023.140140" TargetMode="External"/><Relationship Id="rId140" Type="http://schemas.openxmlformats.org/officeDocument/2006/relationships/hyperlink" Target="https://buildmedia.readthedocs.org/media/pdf/wurst/stable/wurst.pdf" TargetMode="External"/><Relationship Id="rId161" Type="http://schemas.openxmlformats.org/officeDocument/2006/relationships/hyperlink" Target="https://dx.doi.org/10.1002/chem.202002844" TargetMode="External"/><Relationship Id="rId182" Type="http://schemas.openxmlformats.org/officeDocument/2006/relationships/hyperlink" Target="http://dx.doi.org/10.1007/978-3-030-39149-2" TargetMode="External"/><Relationship Id="rId6" Type="http://schemas.openxmlformats.org/officeDocument/2006/relationships/endnotes" Target="endnotes.xml"/><Relationship Id="rId23" Type="http://schemas.openxmlformats.org/officeDocument/2006/relationships/hyperlink" Target="https://dx.doi.org/10.1007/s11367-020-01781-1" TargetMode="External"/><Relationship Id="rId119" Type="http://schemas.openxmlformats.org/officeDocument/2006/relationships/hyperlink" Target="http://doi.org/10.1021/es204163f" TargetMode="External"/><Relationship Id="rId44" Type="http://schemas.openxmlformats.org/officeDocument/2006/relationships/hyperlink" Target="https://doi.org/10.2760/334074" TargetMode="External"/><Relationship Id="rId65" Type="http://schemas.openxmlformats.org/officeDocument/2006/relationships/hyperlink" Target="https://www.ellenmacarthurfoundation.org/towards-a-circular-economy-business-rationale-for-an-accelerated-transition" TargetMode="External"/><Relationship Id="rId86" Type="http://schemas.openxmlformats.org/officeDocument/2006/relationships/hyperlink" Target="https://www.universiteitleiden.nl/en/research/research-projects/science/cml-new-dutch-lca-guide" TargetMode="External"/><Relationship Id="rId130" Type="http://schemas.openxmlformats.org/officeDocument/2006/relationships/hyperlink" Target="https://doi.org/10.2788/94926" TargetMode="External"/><Relationship Id="rId151" Type="http://schemas.openxmlformats.org/officeDocument/2006/relationships/hyperlink" Target="http://dx.doi.org/10.1557/mrs.2012.57" TargetMode="External"/><Relationship Id="rId172" Type="http://schemas.openxmlformats.org/officeDocument/2006/relationships/hyperlink" Target="https://www.pbl.nl/en/publications/integrated-assessment-of-global-environmental-change-with-image-30-model-description-and-policy-applications" TargetMode="External"/><Relationship Id="rId193" Type="http://schemas.openxmlformats.org/officeDocument/2006/relationships/hyperlink" Target="http://doi.org/10.14288/1.0088048" TargetMode="External"/><Relationship Id="rId13" Type="http://schemas.openxmlformats.org/officeDocument/2006/relationships/hyperlink" Target="https://www.github.com/Stew-McD/T-reX" TargetMode="External"/><Relationship Id="rId109" Type="http://schemas.openxmlformats.org/officeDocument/2006/relationships/hyperlink" Target="https://www.iea.org/reports/critical-minerals-market-review-2023" TargetMode="External"/><Relationship Id="rId34" Type="http://schemas.openxmlformats.org/officeDocument/2006/relationships/hyperlink" Target="http://dx.doi.org/10.1007/978-3-031-25577-9_6" TargetMode="External"/><Relationship Id="rId55" Type="http://schemas.openxmlformats.org/officeDocument/2006/relationships/hyperlink" Target="http://doi.org/10.1016/B978-0-12-799968-5.00005-1" TargetMode="External"/><Relationship Id="rId76" Type="http://schemas.openxmlformats.org/officeDocument/2006/relationships/hyperlink" Target="http://doi.org/10.1016/j.ecolind.2014.01.030" TargetMode="External"/><Relationship Id="rId97" Type="http://schemas.openxmlformats.org/officeDocument/2006/relationships/hyperlink" Target="http://dx.doi.org/10.1016/j.jclepro.2023.140140" TargetMode="External"/><Relationship Id="rId120" Type="http://schemas.openxmlformats.org/officeDocument/2006/relationships/hyperlink" Target="http://dx.doi.org/10.1021/es204163f" TargetMode="External"/><Relationship Id="rId141" Type="http://schemas.openxmlformats.org/officeDocument/2006/relationships/hyperlink" Target="http://doi.org/10.4337/9781800881136.00014" TargetMode="External"/><Relationship Id="rId7" Type="http://schemas.openxmlformats.org/officeDocument/2006/relationships/header" Target="header1.xml"/><Relationship Id="rId162" Type="http://schemas.openxmlformats.org/officeDocument/2006/relationships/hyperlink" Target="http://dx.doi.org/10.1002/chem.202002844" TargetMode="External"/><Relationship Id="rId183" Type="http://schemas.openxmlformats.org/officeDocument/2006/relationships/hyperlink" Target="https://www.bafu.admin.ch/bafu/en/home/topics/economy-consumption/economy-and-consumption-publications/publications-economy-and-consumption/eco-factors-switzerland.html" TargetMode="External"/><Relationship Id="rId2" Type="http://schemas.openxmlformats.org/officeDocument/2006/relationships/styles" Target="styles.xml"/><Relationship Id="rId29" Type="http://schemas.openxmlformats.org/officeDocument/2006/relationships/hyperlink" Target="http://doi.org/10.1007/s11367-020-01737-5" TargetMode="External"/><Relationship Id="rId24" Type="http://schemas.openxmlformats.org/officeDocument/2006/relationships/hyperlink" Target="http://dx.doi.org/10.1007/s11367-020-01781-1" TargetMode="External"/><Relationship Id="rId40" Type="http://schemas.openxmlformats.org/officeDocument/2006/relationships/hyperlink" Target="http://dx.doi.org/10.1016/j.wasman.2023.11.021" TargetMode="External"/><Relationship Id="rId45" Type="http://schemas.openxmlformats.org/officeDocument/2006/relationships/hyperlink" Target="https://doi.org/10.2760/334074" TargetMode="External"/><Relationship Id="rId66" Type="http://schemas.openxmlformats.org/officeDocument/2006/relationships/hyperlink" Target="https://www.ellenmacarthurfoundation.org/towards-a-circular-economy-business-rationale-for-an-accelerated-transition" TargetMode="External"/><Relationship Id="rId87" Type="http://schemas.openxmlformats.org/officeDocument/2006/relationships/hyperlink" Target="https://doi.org/10.1007/BF02978533" TargetMode="External"/><Relationship Id="rId110" Type="http://schemas.openxmlformats.org/officeDocument/2006/relationships/hyperlink" Target="https://www.iea.org/reports/critical-minerals-market-review-2023" TargetMode="External"/><Relationship Id="rId115" Type="http://schemas.openxmlformats.org/officeDocument/2006/relationships/hyperlink" Target="http://dx.doi.org/10.1787/7c6b23db-en" TargetMode="External"/><Relationship Id="rId131" Type="http://schemas.openxmlformats.org/officeDocument/2006/relationships/hyperlink" Target="http://dx.doi.org/10.2788/94926" TargetMode="External"/><Relationship Id="rId136" Type="http://schemas.openxmlformats.org/officeDocument/2006/relationships/hyperlink" Target="http://dx.doi.org/10.5194/gmd-13-3571-2020" TargetMode="External"/><Relationship Id="rId157" Type="http://schemas.openxmlformats.org/officeDocument/2006/relationships/hyperlink" Target="http://doi.org/10.1016/j.rser.2022.112311" TargetMode="External"/><Relationship Id="rId178" Type="http://schemas.openxmlformats.org/officeDocument/2006/relationships/hyperlink" Target="http://dx.doi.org/10.1016/j.simpa.2019.100012" TargetMode="External"/><Relationship Id="rId61" Type="http://schemas.openxmlformats.org/officeDocument/2006/relationships/hyperlink" Target="https://www.doka.ch/publications.htm" TargetMode="External"/><Relationship Id="rId82" Type="http://schemas.openxmlformats.org/officeDocument/2006/relationships/hyperlink" Target="https://www.government.nl/binaries/government/documenten/reports/2023/09/27/national-circular-economy-programme-2023-2030/NPCE%2BCirculaire%2BEconomie%2Brapport%2BEngels.pdf" TargetMode="External"/><Relationship Id="rId152" Type="http://schemas.openxmlformats.org/officeDocument/2006/relationships/hyperlink" Target="http://doi.org/10.1016/j.jclepro.2010.07.011" TargetMode="External"/><Relationship Id="rId173" Type="http://schemas.openxmlformats.org/officeDocument/2006/relationships/hyperlink" Target="https://dx.doi.org/10.1021/acs.est.7b00698" TargetMode="External"/><Relationship Id="rId194" Type="http://schemas.openxmlformats.org/officeDocument/2006/relationships/hyperlink" Target="http://doi.org/10.14288/1.0088048" TargetMode="External"/><Relationship Id="rId199" Type="http://schemas.openxmlformats.org/officeDocument/2006/relationships/hyperlink" Target="http://doi.org/10.1073/pnas.1220362110" TargetMode="External"/><Relationship Id="rId203" Type="http://schemas.microsoft.com/office/2011/relationships/people" Target="people.xml"/><Relationship Id="rId19" Type="http://schemas.openxmlformats.org/officeDocument/2006/relationships/hyperlink" Target="http://dx.doi.org/10.1089/env.2017.0039" TargetMode="External"/><Relationship Id="rId14" Type="http://schemas.openxmlformats.org/officeDocument/2006/relationships/hyperlink" Target="https://T-reX.readthedocs.io/" TargetMode="External"/><Relationship Id="rId30" Type="http://schemas.openxmlformats.org/officeDocument/2006/relationships/hyperlink" Target="http://dx.doi.org/10.1007/s11367-020-01737-5" TargetMode="External"/><Relationship Id="rId35" Type="http://schemas.openxmlformats.org/officeDocument/2006/relationships/hyperlink" Target="https://doi.org/10.1016/j.wasman.2018.08.037" TargetMode="External"/><Relationship Id="rId56" Type="http://schemas.openxmlformats.org/officeDocument/2006/relationships/hyperlink" Target="http://dx.doi.org/10.1016/b978-0-12-799968-5.00005-1" TargetMode="External"/><Relationship Id="rId77" Type="http://schemas.openxmlformats.org/officeDocument/2006/relationships/hyperlink" Target="http://dx.doi.org/10.1016/j.ecolind.2014.01.030" TargetMode="External"/><Relationship Id="rId100" Type="http://schemas.openxmlformats.org/officeDocument/2006/relationships/hyperlink" Target="https://doi.org/10.1007/s13563-023-00394-y" TargetMode="External"/><Relationship Id="rId105" Type="http://schemas.openxmlformats.org/officeDocument/2006/relationships/hyperlink" Target="http://dx.doi.org/10.1021/es902870s" TargetMode="External"/><Relationship Id="rId126" Type="http://schemas.openxmlformats.org/officeDocument/2006/relationships/hyperlink" Target="http://doi.org/10.1038/s41893-021-00811-6" TargetMode="External"/><Relationship Id="rId147" Type="http://schemas.openxmlformats.org/officeDocument/2006/relationships/hyperlink" Target="https://www.remanufacturing.eu/assets/pdfs/remanufacturing-market-study.pdf" TargetMode="External"/><Relationship Id="rId168" Type="http://schemas.openxmlformats.org/officeDocument/2006/relationships/hyperlink" Target="http://dx.doi.org/%7B10.1007/s11367-020-01736-6%7D" TargetMode="External"/><Relationship Id="rId8" Type="http://schemas.openxmlformats.org/officeDocument/2006/relationships/footer" Target="footer1.xml"/><Relationship Id="rId51" Type="http://schemas.openxmlformats.org/officeDocument/2006/relationships/footer" Target="footer2.xml"/><Relationship Id="rId72" Type="http://schemas.openxmlformats.org/officeDocument/2006/relationships/hyperlink" Target="https://environment.ec.europa.eu/publications/proposal-ecodesign-sustainable-products-regulation_en" TargetMode="External"/><Relationship Id="rId93" Type="http://schemas.openxmlformats.org/officeDocument/2006/relationships/hyperlink" Target="http://doi.org/10.1021/es101316v" TargetMode="External"/><Relationship Id="rId98" Type="http://schemas.openxmlformats.org/officeDocument/2006/relationships/hyperlink" Target="http://dx.doi.org/10.1016/j.jclepro.2023.140140" TargetMode="External"/><Relationship Id="rId121" Type="http://schemas.openxmlformats.org/officeDocument/2006/relationships/hyperlink" Target="https://doi.org/10.1016/j.scitotenv.2022.160405" TargetMode="External"/><Relationship Id="rId142" Type="http://schemas.openxmlformats.org/officeDocument/2006/relationships/hyperlink" Target="http://doi.org/10.4337/9781800881136.00014" TargetMode="External"/><Relationship Id="rId163" Type="http://schemas.openxmlformats.org/officeDocument/2006/relationships/hyperlink" Target="http://doi.org/10.1111/jiec.12055" TargetMode="External"/><Relationship Id="rId184" Type="http://schemas.openxmlformats.org/officeDocument/2006/relationships/hyperlink" Target="https://www.bafu.admin.ch/bafu/en/home/topics/economy-consumption/economy-and-consumption-publications/publications-economy-and-consumption/eco-factors-switzerland.html" TargetMode="External"/><Relationship Id="rId189" Type="http://schemas.openxmlformats.org/officeDocument/2006/relationships/hyperlink" Target="http://doi.org/10.1016/j.scitotenv.2019.133642" TargetMode="External"/><Relationship Id="rId3" Type="http://schemas.openxmlformats.org/officeDocument/2006/relationships/settings" Target="settings.xml"/><Relationship Id="rId25" Type="http://schemas.openxmlformats.org/officeDocument/2006/relationships/hyperlink" Target="https://doi.org/10.1016/s0921-8009(98)00098-6" TargetMode="External"/><Relationship Id="rId46" Type="http://schemas.openxmlformats.org/officeDocument/2006/relationships/hyperlink" Target="http://dx.doi.org/10.2760/334074" TargetMode="External"/><Relationship Id="rId67" Type="http://schemas.openxmlformats.org/officeDocument/2006/relationships/hyperlink" Target="https://eur-lex.europa.eu/legal-content/EN/TXT/?uri=COM%3A2019%3A640%3AFIN" TargetMode="External"/><Relationship Id="rId116" Type="http://schemas.openxmlformats.org/officeDocument/2006/relationships/hyperlink" Target="http://doi.org/10.1016/j.ecolind.2013.05.024" TargetMode="External"/><Relationship Id="rId137" Type="http://schemas.openxmlformats.org/officeDocument/2006/relationships/hyperlink" Target="https://github.com/brightway-lca/brightway2-analyzer" TargetMode="External"/><Relationship Id="rId158" Type="http://schemas.openxmlformats.org/officeDocument/2006/relationships/hyperlink" Target="http://dx.doi.org/10.1016/j.rser.2022.112311" TargetMode="External"/><Relationship Id="rId20" Type="http://schemas.openxmlformats.org/officeDocument/2006/relationships/hyperlink" Target="https://data.europa.eu/doi/10.2760/340944" TargetMode="External"/><Relationship Id="rId41" Type="http://schemas.openxmlformats.org/officeDocument/2006/relationships/hyperlink" Target="http://dx.doi.org/10.1016/j.wasman.2023.11.021" TargetMode="External"/><Relationship Id="rId62" Type="http://schemas.openxmlformats.org/officeDocument/2006/relationships/hyperlink" Target="https://doi.org/10.1016/j.fuel.2023.127776" TargetMode="External"/><Relationship Id="rId83" Type="http://schemas.openxmlformats.org/officeDocument/2006/relationships/hyperlink" Target="http://doi.org/10.1016/j.jclepro.2023.138018" TargetMode="External"/><Relationship Id="rId88" Type="http://schemas.openxmlformats.org/officeDocument/2006/relationships/hyperlink" Target="http://dx.doi.org/10.1007/BF02978533" TargetMode="External"/><Relationship Id="rId111" Type="http://schemas.openxmlformats.org/officeDocument/2006/relationships/hyperlink" Target="https://www.iea.org/reports/critical-minerals-market-review-2023" TargetMode="External"/><Relationship Id="rId132" Type="http://schemas.openxmlformats.org/officeDocument/2006/relationships/hyperlink" Target="https://T-reX.readthedocs.io/en/latest/index.html" TargetMode="External"/><Relationship Id="rId153" Type="http://schemas.openxmlformats.org/officeDocument/2006/relationships/hyperlink" Target="http://doi.org/10.1016/j.jclepro.2010.07.011" TargetMode="External"/><Relationship Id="rId174" Type="http://schemas.openxmlformats.org/officeDocument/2006/relationships/hyperlink" Target="https://dx.doi.org/10.1021/acs.est.7b00698" TargetMode="External"/><Relationship Id="rId179" Type="http://schemas.openxmlformats.org/officeDocument/2006/relationships/hyperlink" Target="http://doi.org/10.1007/978-3-030-39149-2" TargetMode="External"/><Relationship Id="rId195" Type="http://schemas.openxmlformats.org/officeDocument/2006/relationships/hyperlink" Target="http://dx.doi.org/10.14288/1.0088048" TargetMode="External"/><Relationship Id="rId190" Type="http://schemas.openxmlformats.org/officeDocument/2006/relationships/hyperlink" Target="http://doi.org/10.1016/j.scitotenv.2019.133642" TargetMode="External"/><Relationship Id="rId204" Type="http://schemas.openxmlformats.org/officeDocument/2006/relationships/theme" Target="theme/theme1.xml"/><Relationship Id="rId15" Type="http://schemas.openxmlformats.org/officeDocument/2006/relationships/hyperlink" Target="https://T-reX.readthedocs.io/" TargetMode="External"/><Relationship Id="rId36" Type="http://schemas.openxmlformats.org/officeDocument/2006/relationships/hyperlink" Target="https://doi.org/10.1016/j.wasman.2018.08.037" TargetMode="External"/><Relationship Id="rId57" Type="http://schemas.openxmlformats.org/officeDocument/2006/relationships/hyperlink" Target="http://doi.org/10.1016/j.procir.2017.11.005" TargetMode="External"/><Relationship Id="rId106" Type="http://schemas.openxmlformats.org/officeDocument/2006/relationships/hyperlink" Target="https://doi.org/10.1007/s11367-016-1246-y" TargetMode="External"/><Relationship Id="rId127" Type="http://schemas.openxmlformats.org/officeDocument/2006/relationships/hyperlink" Target="http://doi.org/10.1038/s41893-021-00811-6" TargetMode="External"/><Relationship Id="rId10" Type="http://schemas.openxmlformats.org/officeDocument/2006/relationships/hyperlink" Target="https://pypi.org/project/T_reX_LCA" TargetMode="External"/><Relationship Id="rId31" Type="http://schemas.openxmlformats.org/officeDocument/2006/relationships/hyperlink" Target="http://dx.doi.org/10.1007/978-3-031-25577-9_6" TargetMode="External"/><Relationship Id="rId52" Type="http://schemas.openxmlformats.org/officeDocument/2006/relationships/hyperlink" Target="http://doi.org/10.1016/j.resconrec.2021.105678" TargetMode="External"/><Relationship Id="rId73" Type="http://schemas.openxmlformats.org/officeDocument/2006/relationships/hyperlink" Target="https://doi.org/10.2873/725585" TargetMode="External"/><Relationship Id="rId78" Type="http://schemas.openxmlformats.org/officeDocument/2006/relationships/hyperlink" Target="https://circulareconomy.europa.eu/platform/sites/default/files/17037circulaireeconomie_en.pdf" TargetMode="External"/><Relationship Id="rId94" Type="http://schemas.openxmlformats.org/officeDocument/2006/relationships/hyperlink" Target="http://dx.doi.org/10.1021/es101316v" TargetMode="External"/><Relationship Id="rId99" Type="http://schemas.openxmlformats.org/officeDocument/2006/relationships/hyperlink" Target="http://dx.doi.org/10.1016/j.jclepro.2023.140140" TargetMode="External"/><Relationship Id="rId101" Type="http://schemas.openxmlformats.org/officeDocument/2006/relationships/hyperlink" Target="http://dx.doi.org/10.1007/s13563-023-00394-y" TargetMode="External"/><Relationship Id="rId122" Type="http://schemas.openxmlformats.org/officeDocument/2006/relationships/hyperlink" Target="https://doi.org/10.1016/j.scitotenv.2022.160405" TargetMode="External"/><Relationship Id="rId143" Type="http://schemas.openxmlformats.org/officeDocument/2006/relationships/hyperlink" Target="http://dx.doi.org/10.4337/9781800881136.00014" TargetMode="External"/><Relationship Id="rId148" Type="http://schemas.openxmlformats.org/officeDocument/2006/relationships/hyperlink" Target="https://doi.org/10.1016/j.resconrec.2017.08.027" TargetMode="External"/><Relationship Id="rId164" Type="http://schemas.openxmlformats.org/officeDocument/2006/relationships/hyperlink" Target="http://doi.org/10.1111/jiec.12055" TargetMode="External"/><Relationship Id="rId169" Type="http://schemas.openxmlformats.org/officeDocument/2006/relationships/hyperlink" Target="https://www.pbl.nl/en/publications/integrated-assessment-of-global-environmental-change-with-image-30-model-description-and-policy-applications" TargetMode="External"/><Relationship Id="rId185" Type="http://schemas.openxmlformats.org/officeDocument/2006/relationships/hyperlink" Target="https://www.bafu.admin.ch/bafu/en/home/topics/economy-consumption/economy-and-consumption-publications/publications-economy-and-consumption/eco-factors-switzerland.html" TargetMode="External"/><Relationship Id="rId4" Type="http://schemas.openxmlformats.org/officeDocument/2006/relationships/webSettings" Target="webSettings.xml"/><Relationship Id="rId9" Type="http://schemas.openxmlformats.org/officeDocument/2006/relationships/image" Target="media/image1.png"/><Relationship Id="rId180" Type="http://schemas.openxmlformats.org/officeDocument/2006/relationships/hyperlink" Target="http://doi.org/10.1007/978-3-030-39149-2" TargetMode="External"/><Relationship Id="rId26" Type="http://schemas.openxmlformats.org/officeDocument/2006/relationships/hyperlink" Target="https://doi.org/10.1016/s0921-8009(98)00098-6" TargetMode="External"/><Relationship Id="rId47" Type="http://schemas.openxmlformats.org/officeDocument/2006/relationships/hyperlink" Target="https://standards.cencenelec.eu/dyn/www/f?p=205%3A7%3A0%3A%3A%3A%3AFSP_ORG_ID%3A481830&amp;cs=1F34565A9E5B582575682802C33AE3275" TargetMode="External"/><Relationship Id="rId68" Type="http://schemas.openxmlformats.org/officeDocument/2006/relationships/hyperlink" Target="https://eur-lex.europa.eu/legal-content/EN/TXT/?uri=COM%3A2019%3A640%3AFIN" TargetMode="External"/><Relationship Id="rId89" Type="http://schemas.openxmlformats.org/officeDocument/2006/relationships/hyperlink" Target="http://doi.org/10.1007/s11367-021-01955-5" TargetMode="External"/><Relationship Id="rId112" Type="http://schemas.openxmlformats.org/officeDocument/2006/relationships/hyperlink" Target="https://www.oecd-ilibrary.org/energy/energy-technology-perspectives-2023_7c6b23db-en" TargetMode="External"/><Relationship Id="rId133" Type="http://schemas.openxmlformats.org/officeDocument/2006/relationships/hyperlink" Target="https://zenodo.org/doi/10.5281/zenodo.10431180" TargetMode="External"/><Relationship Id="rId154" Type="http://schemas.openxmlformats.org/officeDocument/2006/relationships/hyperlink" Target="http://dx.doi.org/10.1016/j.jclepro.2010.07.011" TargetMode="External"/><Relationship Id="rId175" Type="http://schemas.openxmlformats.org/officeDocument/2006/relationships/hyperlink" Target="http://dx.doi.org/10.1021/acs.est.7b00698" TargetMode="External"/><Relationship Id="rId196" Type="http://schemas.openxmlformats.org/officeDocument/2006/relationships/hyperlink" Target="http://doi.org/10.1007/s11367-016-1087-8" TargetMode="External"/><Relationship Id="rId200" Type="http://schemas.openxmlformats.org/officeDocument/2006/relationships/hyperlink" Target="http://doi.org/10.1073/pnas.1220362110" TargetMode="External"/><Relationship Id="rId16" Type="http://schemas.openxmlformats.org/officeDocument/2006/relationships/hyperlink" Target="https://www.pik-potsdam.de/research/transformation-pathways/models/remind" TargetMode="External"/><Relationship Id="rId37" Type="http://schemas.openxmlformats.org/officeDocument/2006/relationships/hyperlink" Target="http://dx.doi.org/10.1016/j.wasman.2018.08.037" TargetMode="External"/><Relationship Id="rId58" Type="http://schemas.openxmlformats.org/officeDocument/2006/relationships/hyperlink" Target="http://doi.org/10.1016/j.procir.2017.11.005" TargetMode="External"/><Relationship Id="rId79" Type="http://schemas.openxmlformats.org/officeDocument/2006/relationships/hyperlink" Target="https://circulareconomy.europa.eu/platform/sites/default/files/17037circulaireeconomie_en.pdf" TargetMode="External"/><Relationship Id="rId102" Type="http://schemas.openxmlformats.org/officeDocument/2006/relationships/hyperlink" Target="http://dx.doi.org/10.1007/s13563-023-00394-y" TargetMode="External"/><Relationship Id="rId123" Type="http://schemas.openxmlformats.org/officeDocument/2006/relationships/hyperlink" Target="http://dx.doi.org/10.1016/j.scitotenv.2022.160405" TargetMode="External"/><Relationship Id="rId144" Type="http://schemas.openxmlformats.org/officeDocument/2006/relationships/hyperlink" Target="http://dx.doi.org/10.1007/s11367-019-01683-x" TargetMode="External"/><Relationship Id="rId90" Type="http://schemas.openxmlformats.org/officeDocument/2006/relationships/hyperlink" Target="http://doi.org/10.1007/s11367-021-01955-5" TargetMode="External"/><Relationship Id="rId165" Type="http://schemas.openxmlformats.org/officeDocument/2006/relationships/hyperlink" Target="http://dx.doi.org/10.1111/jiec.12055" TargetMode="External"/><Relationship Id="rId186" Type="http://schemas.openxmlformats.org/officeDocument/2006/relationships/hyperlink" Target="https://www.bafu.admin.ch/bafu/en/home/topics/economy-consumption/economy-and-consumption-publications/publications-economy-and-consumption/eco-factors-switzerland.html" TargetMode="External"/><Relationship Id="rId27" Type="http://schemas.openxmlformats.org/officeDocument/2006/relationships/hyperlink" Target="http://dx.doi.org/10.1016/s0921-8009(98)00098-6" TargetMode="External"/><Relationship Id="rId48" Type="http://schemas.openxmlformats.org/officeDocument/2006/relationships/hyperlink" Target="https://standards.cencenelec.eu/dyn/www/f?p=205%3A7%3A0%3A%3A%3A%3AFSP_ORG_ID%3A481830&amp;cs=1F34565A9E5B582575682802C33AE3275" TargetMode="External"/><Relationship Id="rId69" Type="http://schemas.openxmlformats.org/officeDocument/2006/relationships/hyperlink" Target="https://doi.org/10.2779/05068" TargetMode="External"/><Relationship Id="rId113" Type="http://schemas.openxmlformats.org/officeDocument/2006/relationships/hyperlink" Target="https://www.oecd-ilibrary.org/energy/energy-technology-perspectives-2023_7c6b23db-en" TargetMode="External"/><Relationship Id="rId134" Type="http://schemas.openxmlformats.org/officeDocument/2006/relationships/hyperlink" Target="https://pypi.org/project/T-reX/" TargetMode="External"/><Relationship Id="rId80" Type="http://schemas.openxmlformats.org/officeDocument/2006/relationships/hyperlink" Target="https://www.government.nl/binaries/government/documenten/reports/2023/09/27/national-circular-economy-programme-2023-2030/NPCE%2BCirculaire%2BEconomie%2Brapport%2BEngels.pdf" TargetMode="External"/><Relationship Id="rId155" Type="http://schemas.openxmlformats.org/officeDocument/2006/relationships/hyperlink" Target="http://doi.org/10.1111/jiec.12026" TargetMode="External"/><Relationship Id="rId176" Type="http://schemas.openxmlformats.org/officeDocument/2006/relationships/hyperlink" Target="http://doi.org/10.1016/j.simpa.2019.100012" TargetMode="External"/><Relationship Id="rId197" Type="http://schemas.openxmlformats.org/officeDocument/2006/relationships/hyperlink" Target="http://doi.org/10.1007/s11367-016-1087-8" TargetMode="External"/><Relationship Id="rId201" Type="http://schemas.openxmlformats.org/officeDocument/2006/relationships/hyperlink" Target="http://dx.doi.org/10.1073/pnas.1220362110" TargetMode="External"/><Relationship Id="rId17" Type="http://schemas.openxmlformats.org/officeDocument/2006/relationships/hyperlink" Target="http://dx.doi.org/10.5281/zenodo.3730918" TargetMode="External"/><Relationship Id="rId38" Type="http://schemas.openxmlformats.org/officeDocument/2006/relationships/hyperlink" Target="http://doi.org/10.1016/j.wasman.2023.11.021" TargetMode="External"/><Relationship Id="rId59" Type="http://schemas.openxmlformats.org/officeDocument/2006/relationships/hyperlink" Target="https://urn.kb.se/resolve?urn=urn%3Anbn%3Ase%3Akth%3Adiva-263130" TargetMode="External"/><Relationship Id="rId103" Type="http://schemas.openxmlformats.org/officeDocument/2006/relationships/hyperlink" Target="http://doi.org/10.1021/es902870s" TargetMode="External"/><Relationship Id="rId124" Type="http://schemas.openxmlformats.org/officeDocument/2006/relationships/hyperlink" Target="https://doi.org/10.1177/0734242x16675686" TargetMode="External"/><Relationship Id="rId70" Type="http://schemas.openxmlformats.org/officeDocument/2006/relationships/hyperlink" Target="http://dx.doi.org/10.2779/05068" TargetMode="External"/><Relationship Id="rId91" Type="http://schemas.openxmlformats.org/officeDocument/2006/relationships/hyperlink" Target="http://dx.doi.org/10.1007/s11367-021-01955-5" TargetMode="External"/><Relationship Id="rId145" Type="http://schemas.openxmlformats.org/officeDocument/2006/relationships/hyperlink" Target="https://circulareconomy.europa.eu/platform/sites/default/files/think_2030_circular_economy.pdf" TargetMode="External"/><Relationship Id="rId166" Type="http://schemas.openxmlformats.org/officeDocument/2006/relationships/hyperlink" Target="http://doi.org/10.1007/s11367-020-01736-6" TargetMode="External"/><Relationship Id="rId187" Type="http://schemas.openxmlformats.org/officeDocument/2006/relationships/hyperlink" Target="http://doi.org/10.1016/j.jclepro.2019.119359" TargetMode="External"/><Relationship Id="rId1" Type="http://schemas.openxmlformats.org/officeDocument/2006/relationships/numbering" Target="numbering.xml"/><Relationship Id="rId28" Type="http://schemas.openxmlformats.org/officeDocument/2006/relationships/hyperlink" Target="http://doi.org/10.1007/s11367-020-01737-5" TargetMode="External"/><Relationship Id="rId49" Type="http://schemas.openxmlformats.org/officeDocument/2006/relationships/hyperlink" Target="https://standards.cencenelec.eu/dyn/www/f?p=205%3A7%3A0%3A%3A%3A%3AFSP_ORG_ID%3A481830&amp;cs=1F34565A9E5B582575682802C33AE3275" TargetMode="External"/><Relationship Id="rId114" Type="http://schemas.openxmlformats.org/officeDocument/2006/relationships/hyperlink" Target="https://www.oecd-ilibrary.org/energy/energy-technology-perspectives-2023_7c6b23db-en" TargetMode="External"/><Relationship Id="rId60" Type="http://schemas.openxmlformats.org/officeDocument/2006/relationships/hyperlink" Target="https://urn.kb.se/resolve?urn=urn%3Anbn%3Ase%3Akth%3Adiva-263130" TargetMode="External"/><Relationship Id="rId81" Type="http://schemas.openxmlformats.org/officeDocument/2006/relationships/hyperlink" Target="https://www.government.nl/binaries/government/documenten/reports/2023/09/27/national-circular-economy-programme-2023-2030/NPCE%2BCirculaire%2BEconomie%2Brapport%2BEngels.pdf" TargetMode="External"/><Relationship Id="rId135" Type="http://schemas.openxmlformats.org/officeDocument/2006/relationships/hyperlink" Target="https://dx.doi.org/10.5194/gmd-13-3571-2020" TargetMode="External"/><Relationship Id="rId156" Type="http://schemas.openxmlformats.org/officeDocument/2006/relationships/hyperlink" Target="http://dx.doi.org/10.1111/jiec.12026" TargetMode="External"/><Relationship Id="rId177" Type="http://schemas.openxmlformats.org/officeDocument/2006/relationships/hyperlink" Target="http://doi.org/10.1016/j.simpa.2019.100012" TargetMode="External"/><Relationship Id="rId198" Type="http://schemas.openxmlformats.org/officeDocument/2006/relationships/hyperlink" Target="http://dx.doi.org/10.1007/s11367-016-1087-8" TargetMode="External"/><Relationship Id="rId202" Type="http://schemas.openxmlformats.org/officeDocument/2006/relationships/fontTable" Target="fontTable.xml"/><Relationship Id="rId18" Type="http://schemas.openxmlformats.org/officeDocument/2006/relationships/hyperlink" Target="http://dx.doi.org/10.1089/env.2017.0039" TargetMode="External"/><Relationship Id="rId39" Type="http://schemas.openxmlformats.org/officeDocument/2006/relationships/hyperlink" Target="http://doi.org/10.1016/j.wasman.2023.11.021" TargetMode="External"/><Relationship Id="rId50" Type="http://schemas.openxmlformats.org/officeDocument/2006/relationships/header" Target="header2.xml"/><Relationship Id="rId104" Type="http://schemas.openxmlformats.org/officeDocument/2006/relationships/hyperlink" Target="http://dx.doi.org/10.1021/es902870s" TargetMode="External"/><Relationship Id="rId125" Type="http://schemas.openxmlformats.org/officeDocument/2006/relationships/hyperlink" Target="http://dx.doi.org/10.1177/0734242x16675686" TargetMode="External"/><Relationship Id="rId146" Type="http://schemas.openxmlformats.org/officeDocument/2006/relationships/hyperlink" Target="https://circulareconomy.europa.eu/platform/sites/default/files/think_2030_circular_economy.pdf" TargetMode="External"/><Relationship Id="rId167" Type="http://schemas.openxmlformats.org/officeDocument/2006/relationships/hyperlink" Target="http://doi.org/10.1007/s11367-020-01736-6" TargetMode="External"/><Relationship Id="rId188" Type="http://schemas.openxmlformats.org/officeDocument/2006/relationships/hyperlink" Target="http://dx.doi.org/10.1016/j.jclepro.2019.119359" TargetMode="External"/><Relationship Id="rId71" Type="http://schemas.openxmlformats.org/officeDocument/2006/relationships/hyperlink" Target="https://environment.ec.europa.eu/publications/proposal-ecodesign-sustainable-products-regulation_en" TargetMode="External"/><Relationship Id="rId92" Type="http://schemas.openxmlformats.org/officeDocument/2006/relationships/hyperlink" Target="http://dx.doi.org/10.1007/s11367-021-0195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TotalTime>
  <Pages>19</Pages>
  <Words>14169</Words>
  <Characters>80769</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T-reX: Quantifying waste and material footprints in current and future Life Cycle Assessment (LCA) databases</vt:lpstr>
    </vt:vector>
  </TitlesOfParts>
  <Company/>
  <LinksUpToDate>false</LinksUpToDate>
  <CharactersWithSpaces>94749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T-reX: Quantifying waste and material footprints in current and future Life Cycle Assessment (LCA) databases</dc:title>
  <cp:lastModifiedBy>Blanco Rocha, C.F. (Carlos Felipe)</cp:lastModifiedBy>
  <cp:revision>5</cp:revision>
  <dcterms:created xsi:type="dcterms:W3CDTF">2025-06-04T06:51:00Z</dcterms:created>
  <dcterms:modified xsi:type="dcterms:W3CDTF">2025-06-04T10:33:00Z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2024-12-02T00:00:00Z</vt:filetime>
  </property>
  <property fmtid="{D5CDD505-2E9C-101B-9397-08002B2CF9AE}" pid="3" name="Creator">
    <vt:lpwstr>LaTeX3; cas-sc.cls; hyperref.sty</vt:lpwstr>
  </property>
  <property fmtid="{D5CDD505-2E9C-101B-9397-08002B2CF9AE}" pid="4" name="Producer">
    <vt:lpwstr>pdfTeX;</vt:lpwstr>
  </property>
  <property fmtid="{D5CDD505-2E9C-101B-9397-08002B2CF9AE}" pid="5" name="LastSaved">
    <vt:filetime>2024-12-02T00:00:00Z</vt:filetime>
  </property>
</Properties>
</file>